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50420" w14:textId="77777777" w:rsidR="00B04D43" w:rsidRPr="00B04D43" w:rsidRDefault="00B04D43" w:rsidP="00B04D43">
      <w:pPr>
        <w:pStyle w:val="Authors"/>
        <w:rPr>
          <w:b/>
          <w:sz w:val="34"/>
          <w:lang w:val="en-US"/>
        </w:rPr>
      </w:pPr>
      <w:bookmarkStart w:id="0" w:name="_Hlk156475633"/>
      <w:bookmarkEnd w:id="0"/>
      <w:r w:rsidRPr="00B04D43">
        <w:rPr>
          <w:b/>
          <w:sz w:val="34"/>
          <w:lang w:val="en-US"/>
        </w:rPr>
        <w:t>Using Soil CO</w:t>
      </w:r>
      <w:r w:rsidRPr="00B04D43">
        <w:rPr>
          <w:b/>
          <w:sz w:val="34"/>
          <w:vertAlign w:val="subscript"/>
          <w:lang w:val="en-US"/>
        </w:rPr>
        <w:t>2</w:t>
      </w:r>
      <w:r w:rsidRPr="00B04D43">
        <w:rPr>
          <w:b/>
          <w:sz w:val="34"/>
          <w:lang w:val="en-US"/>
        </w:rPr>
        <w:t xml:space="preserve"> and O</w:t>
      </w:r>
      <w:r w:rsidRPr="00B04D43">
        <w:rPr>
          <w:b/>
          <w:sz w:val="34"/>
          <w:vertAlign w:val="subscript"/>
          <w:lang w:val="en-US"/>
        </w:rPr>
        <w:t>2</w:t>
      </w:r>
      <w:r w:rsidRPr="00B04D43">
        <w:rPr>
          <w:b/>
          <w:sz w:val="34"/>
          <w:lang w:val="en-US"/>
        </w:rPr>
        <w:t xml:space="preserve"> Measurements to Understand the Interplay of Microbial Respiration and Biosynthesis</w:t>
      </w:r>
    </w:p>
    <w:p w14:paraId="538659D3" w14:textId="1D6CC4B2" w:rsidR="00B4015F" w:rsidRPr="00F76AD2" w:rsidRDefault="00B04D43" w:rsidP="00450DB9">
      <w:pPr>
        <w:pStyle w:val="Authors"/>
        <w:rPr>
          <w:vertAlign w:val="superscript"/>
        </w:rPr>
      </w:pPr>
      <w:r>
        <w:t>Kyle E. Smart</w:t>
      </w:r>
      <w:r w:rsidR="00B4015F" w:rsidRPr="00C26311">
        <w:rPr>
          <w:vertAlign w:val="superscript"/>
        </w:rPr>
        <w:t>1</w:t>
      </w:r>
      <w:r w:rsidR="00B4015F" w:rsidRPr="00C26311">
        <w:t xml:space="preserve">, </w:t>
      </w:r>
      <w:r w:rsidR="00B85233">
        <w:t>Daniel O. Breecker</w:t>
      </w:r>
      <w:r w:rsidR="00B85233">
        <w:rPr>
          <w:vertAlign w:val="superscript"/>
        </w:rPr>
        <w:t>2</w:t>
      </w:r>
      <w:r w:rsidR="00B4015F" w:rsidRPr="00C26311">
        <w:t xml:space="preserve">, </w:t>
      </w:r>
      <w:r w:rsidR="00B85233">
        <w:t>Christopher</w:t>
      </w:r>
      <w:r w:rsidR="00045E09">
        <w:t xml:space="preserve"> B. Blackwood</w:t>
      </w:r>
      <w:r w:rsidR="00045E09">
        <w:rPr>
          <w:vertAlign w:val="superscript"/>
        </w:rPr>
        <w:t>3</w:t>
      </w:r>
      <w:r w:rsidR="00A71E73">
        <w:rPr>
          <w:vertAlign w:val="superscript"/>
        </w:rPr>
        <w:t>,4,5</w:t>
      </w:r>
      <w:r w:rsidR="00F76AD2">
        <w:t>, and Timothy M. Gallagher</w:t>
      </w:r>
      <w:r w:rsidR="00F76AD2">
        <w:rPr>
          <w:vertAlign w:val="superscript"/>
        </w:rPr>
        <w:t>1</w:t>
      </w:r>
    </w:p>
    <w:p w14:paraId="6430C339" w14:textId="4406D2B8" w:rsidR="00B4015F" w:rsidRDefault="00B4015F" w:rsidP="000A1B66">
      <w:pPr>
        <w:pStyle w:val="Affiliation"/>
      </w:pPr>
      <w:r w:rsidRPr="000A1B66">
        <w:rPr>
          <w:vertAlign w:val="superscript"/>
        </w:rPr>
        <w:t>1</w:t>
      </w:r>
      <w:r w:rsidR="00F76AD2">
        <w:t>Department of Earth Sciences</w:t>
      </w:r>
      <w:r w:rsidR="000A1B66">
        <w:t xml:space="preserve">, </w:t>
      </w:r>
      <w:r w:rsidR="00F76AD2">
        <w:t>Kent State University</w:t>
      </w:r>
      <w:r w:rsidR="000A1B66">
        <w:t xml:space="preserve">, </w:t>
      </w:r>
      <w:r w:rsidR="00F76AD2">
        <w:t>Kent</w:t>
      </w:r>
      <w:r w:rsidR="0055783D">
        <w:t>,</w:t>
      </w:r>
      <w:r w:rsidR="00777CC8">
        <w:t xml:space="preserve"> OH</w:t>
      </w:r>
      <w:r w:rsidR="000A1B66">
        <w:t xml:space="preserve">, </w:t>
      </w:r>
      <w:r w:rsidR="0055783D">
        <w:t>44242</w:t>
      </w:r>
      <w:r w:rsidR="000A1B66">
        <w:t xml:space="preserve">, </w:t>
      </w:r>
      <w:r w:rsidR="0055783D">
        <w:t>USA</w:t>
      </w:r>
      <w:r w:rsidR="00843A68">
        <w:t>.</w:t>
      </w:r>
    </w:p>
    <w:p w14:paraId="3DBE5E2A" w14:textId="2AC30C25" w:rsidR="000A1B66" w:rsidRDefault="000A1B66" w:rsidP="00450DB9">
      <w:pPr>
        <w:pStyle w:val="Affiliation"/>
      </w:pPr>
      <w:r w:rsidRPr="000A1B66">
        <w:rPr>
          <w:vertAlign w:val="superscript"/>
        </w:rPr>
        <w:t>2</w:t>
      </w:r>
      <w:r w:rsidR="00843A68">
        <w:t>Department of Geological Sciences</w:t>
      </w:r>
      <w:r>
        <w:t xml:space="preserve">, </w:t>
      </w:r>
      <w:r w:rsidR="00777CC8">
        <w:t>University of Texas at Austin</w:t>
      </w:r>
      <w:r>
        <w:t xml:space="preserve">, </w:t>
      </w:r>
      <w:r w:rsidR="00777CC8">
        <w:t>Austin, TX</w:t>
      </w:r>
      <w:r>
        <w:t xml:space="preserve">, </w:t>
      </w:r>
      <w:r w:rsidR="00BB00D6">
        <w:t>78712, USA.</w:t>
      </w:r>
    </w:p>
    <w:p w14:paraId="2D5D70C8" w14:textId="46A59584" w:rsidR="00FA63A4" w:rsidRDefault="00FA63A4" w:rsidP="00450DB9">
      <w:pPr>
        <w:pStyle w:val="Affiliation"/>
      </w:pPr>
      <w:r>
        <w:rPr>
          <w:vertAlign w:val="superscript"/>
        </w:rPr>
        <w:t>3</w:t>
      </w:r>
      <w:r>
        <w:t xml:space="preserve">Department of </w:t>
      </w:r>
      <w:r w:rsidR="002A2E2F">
        <w:t>Plant, Soil</w:t>
      </w:r>
      <w:r w:rsidR="00105FF7">
        <w:t xml:space="preserve"> and Microbial Sciences</w:t>
      </w:r>
      <w:r w:rsidR="006B3217">
        <w:t>,</w:t>
      </w:r>
      <w:r w:rsidR="00AE5CD6">
        <w:t xml:space="preserve"> Michigan State University, East Lansing, MI, 48824, USA.</w:t>
      </w:r>
    </w:p>
    <w:p w14:paraId="771853F3" w14:textId="12B14342" w:rsidR="00A71E73" w:rsidRDefault="00A71E73" w:rsidP="00450DB9">
      <w:pPr>
        <w:pStyle w:val="Affiliation"/>
      </w:pPr>
      <w:r>
        <w:rPr>
          <w:vertAlign w:val="superscript"/>
        </w:rPr>
        <w:t>4</w:t>
      </w:r>
      <w:r>
        <w:t>Department</w:t>
      </w:r>
      <w:r w:rsidR="00B317FD">
        <w:t xml:space="preserve"> of Plant Biology</w:t>
      </w:r>
      <w:r w:rsidR="00347114">
        <w:t>, Michigan State University, East Lansing, MI, 48824, USA.</w:t>
      </w:r>
    </w:p>
    <w:p w14:paraId="77FE8C1F" w14:textId="356E07C7" w:rsidR="00A71E73" w:rsidRPr="00A71E73" w:rsidRDefault="00A71E73" w:rsidP="00450DB9">
      <w:pPr>
        <w:pStyle w:val="Affiliation"/>
      </w:pPr>
      <w:r>
        <w:rPr>
          <w:vertAlign w:val="superscript"/>
        </w:rPr>
        <w:t>5</w:t>
      </w:r>
      <w:r w:rsidR="00B317FD">
        <w:t>Ecology, Evolution, and Behaviour Program</w:t>
      </w:r>
      <w:r w:rsidR="00347114">
        <w:t>, Michigan State University, East Lansing, MI, 48824, USA.</w:t>
      </w:r>
    </w:p>
    <w:p w14:paraId="4B2F3FC8" w14:textId="55AE1852" w:rsidR="000A1B66" w:rsidRDefault="000A1B66" w:rsidP="008E213F">
      <w:pPr>
        <w:pStyle w:val="Correspondence"/>
      </w:pPr>
      <w:r w:rsidRPr="000A1B66">
        <w:rPr>
          <w:i/>
        </w:rPr>
        <w:t>Correspondence to</w:t>
      </w:r>
      <w:r>
        <w:t xml:space="preserve">: </w:t>
      </w:r>
      <w:r w:rsidR="00347114">
        <w:t>Kyle E. Smart</w:t>
      </w:r>
      <w:r>
        <w:t xml:space="preserve"> (</w:t>
      </w:r>
      <w:r w:rsidR="00347114">
        <w:t>ksmart4@kent.edu</w:t>
      </w:r>
      <w:r>
        <w:t>)</w:t>
      </w:r>
    </w:p>
    <w:p w14:paraId="39AED855" w14:textId="77777777" w:rsidR="00BB4DF6" w:rsidRDefault="000A1B66" w:rsidP="00BB4DF6">
      <w:r w:rsidRPr="000A1B66">
        <w:rPr>
          <w:b/>
        </w:rPr>
        <w:t>Abstract.</w:t>
      </w:r>
      <w:r>
        <w:t xml:space="preserve"> </w:t>
      </w:r>
    </w:p>
    <w:p w14:paraId="6DCBE93D" w14:textId="3665C6A0" w:rsidR="00200B97" w:rsidRDefault="00BB4DF6" w:rsidP="00B4015F">
      <w:r>
        <w:t xml:space="preserve">Soils comprise the largest terrestrial carbon pool; therefore, </w:t>
      </w:r>
      <w:commentRangeStart w:id="1"/>
      <w:r>
        <w:t xml:space="preserve">constraining </w:t>
      </w:r>
      <w:commentRangeEnd w:id="1"/>
      <w:r>
        <w:rPr>
          <w:rStyle w:val="CommentReference"/>
        </w:rPr>
        <w:commentReference w:id="1"/>
      </w:r>
      <w:r>
        <w:t xml:space="preserve">processes that control how carbon is either stabilized in soils or released to the atmosphere is vital to improving our understanding of the global carbon cycle. </w:t>
      </w:r>
      <w:commentRangeStart w:id="2"/>
      <w:commentRangeEnd w:id="2"/>
      <w:r>
        <w:rPr>
          <w:rStyle w:val="CommentReference"/>
        </w:rPr>
        <w:commentReference w:id="2"/>
      </w:r>
      <w:r>
        <w:t xml:space="preserve"> </w:t>
      </w:r>
      <w:commentRangeStart w:id="3"/>
      <w:commentRangeStart w:id="4"/>
      <w:r>
        <w:t>Heterotrophic respiration is the main pathway by which soil organic carbon</w:t>
      </w:r>
      <w:commentRangeEnd w:id="3"/>
      <w:r>
        <w:rPr>
          <w:rStyle w:val="CommentReference"/>
        </w:rPr>
        <w:commentReference w:id="3"/>
      </w:r>
      <w:commentRangeEnd w:id="4"/>
      <w:r>
        <w:rPr>
          <w:rStyle w:val="CommentReference"/>
        </w:rPr>
        <w:commentReference w:id="4"/>
      </w:r>
      <w:r>
        <w:t xml:space="preserve"> is remineralized and returned to the atmosphere, however not all carbon utilized by heterotrophs shares this fate, as some portion is transformed through processes like biomass production and biosynthesis of extracellular enzymes and/or organic acids</w:t>
      </w:r>
      <w:commentRangeStart w:id="5"/>
      <w:r>
        <w:t>.</w:t>
      </w:r>
      <w:commentRangeEnd w:id="5"/>
      <w:r>
        <w:rPr>
          <w:rStyle w:val="CommentReference"/>
        </w:rPr>
        <w:commentReference w:id="5"/>
      </w:r>
      <w:r>
        <w:t xml:space="preserve"> A potentially powerful approach for studying organic carbon transformations and heterotrophic respiration is the respiratory quotient (RQ), which is the ratio of carbon dioxide produced to oxygen consumed during respiration. The soil RQ should theoretically reflect what carbon compounds are being respired, but other physical and biological processes can impact these values.</w:t>
      </w:r>
      <w:commentRangeStart w:id="6"/>
      <w:commentRangeEnd w:id="6"/>
      <w:r>
        <w:rPr>
          <w:rStyle w:val="CommentReference"/>
        </w:rPr>
        <w:commentReference w:id="6"/>
      </w:r>
      <w:r>
        <w:t xml:space="preserve"> This research investigates how carbon use efficiency (CUE) can affect soil RQ values using a series of soil incubation experiments, in which glucose was added to induce soil respiration. High temporal resolution results demonstrate that soil RQ values deviate significantly from theoretical predictions that are based solely on the stoichiometry of the glucose. </w:t>
      </w:r>
      <w:commentRangeStart w:id="7"/>
      <w:commentRangeStart w:id="8"/>
      <w:commentRangeEnd w:id="7"/>
      <w:r>
        <w:rPr>
          <w:rStyle w:val="CommentReference"/>
        </w:rPr>
        <w:commentReference w:id="7"/>
      </w:r>
      <w:commentRangeEnd w:id="8"/>
      <w:r>
        <w:rPr>
          <w:rStyle w:val="CommentReference"/>
        </w:rPr>
        <w:commentReference w:id="8"/>
      </w:r>
      <w:r w:rsidRPr="00571352">
        <w:t xml:space="preserve"> </w:t>
      </w:r>
      <w:r>
        <w:t xml:space="preserve">A derived relationship between RQ and CUE is applied to incubation results to estimate biomass production, </w:t>
      </w:r>
      <w:r w:rsidRPr="00513977">
        <w:t>and these values compare favourably with independent estimates of biomass production based on chemical extractions</w:t>
      </w:r>
      <w:r>
        <w:t xml:space="preserve"> in treatments provided with smaller quantities (100-200</w:t>
      </w:r>
      <w:r w:rsidR="00294F49">
        <w:t xml:space="preserve"> </w:t>
      </w:r>
      <w:r>
        <w:t>mg) of glucose. However, in incubations provided with larger quantities (500-1000</w:t>
      </w:r>
      <w:r w:rsidR="00294F49">
        <w:t xml:space="preserve"> </w:t>
      </w:r>
      <w:r>
        <w:t>mg) of glucose, we conclude that the chemical extraction carried out through Chloroform Fumigation Extraction may not be reliable in accurately capturing the dissolvable and extractable carbon pools. These findings demonstrate that soil RQ values may be used to continuously monitor changes in CUE and that studies that monitor soil RQ values should consider CUE as a potential key factor when changes in microbial biomass are expected, for instance, with changing environmental conditions or changes in production of plant derived compounds.</w:t>
      </w:r>
      <w:r w:rsidR="00BD4F4F">
        <w:t xml:space="preserve"> These findings demonstrate, how measurements of soil RQ, may be leveraged to understand </w:t>
      </w:r>
      <w:r w:rsidR="00070E35">
        <w:t>soil carbon transformations.</w:t>
      </w:r>
    </w:p>
    <w:p w14:paraId="41868303" w14:textId="648BEA69" w:rsidR="00C82F79" w:rsidRDefault="00C82F79" w:rsidP="00C82F79">
      <w:pPr>
        <w:pStyle w:val="Heading1"/>
      </w:pPr>
      <w:r>
        <w:t xml:space="preserve">1 </w:t>
      </w:r>
      <w:r w:rsidR="008575E9">
        <w:t>Introduction</w:t>
      </w:r>
    </w:p>
    <w:p w14:paraId="0E2993A3" w14:textId="2D894E91" w:rsidR="00DD05D9" w:rsidRPr="00DD05D9" w:rsidRDefault="00DD05D9" w:rsidP="00DD05D9">
      <w:pPr>
        <w:rPr>
          <w:lang w:val="en-US"/>
        </w:rPr>
      </w:pPr>
      <w:r w:rsidRPr="5CD62AC2">
        <w:rPr>
          <w:lang w:val="en-US"/>
        </w:rPr>
        <w:t xml:space="preserve">Soils represent one of the largest pools of carbon on the Earth’s surface, with around 1477 Gt of carbon stored as soil organic matter </w:t>
      </w:r>
      <w:sdt>
        <w:sdtPr>
          <w:rPr>
            <w:color w:val="000000"/>
            <w:lang w:val="en-US"/>
          </w:rPr>
          <w:tag w:val="MENDELEY_CITATION_v3_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"/>
          <w:id w:val="-1894573567"/>
          <w:placeholder>
            <w:docPart w:val="BD3339BB43D8465B99B888B7C8311433"/>
          </w:placeholder>
        </w:sdtPr>
        <w:sdtContent>
          <w:r w:rsidR="00863014" w:rsidRPr="00863014">
            <w:rPr>
              <w:color w:val="000000"/>
              <w:lang w:val="en-US"/>
            </w:rPr>
            <w:t>(</w:t>
          </w:r>
          <w:proofErr w:type="spellStart"/>
          <w:r w:rsidR="00863014" w:rsidRPr="00863014">
            <w:rPr>
              <w:color w:val="000000"/>
              <w:lang w:val="en-US"/>
            </w:rPr>
            <w:t>Scharlemann</w:t>
          </w:r>
          <w:proofErr w:type="spellEnd"/>
          <w:r w:rsidR="00863014" w:rsidRPr="00863014">
            <w:rPr>
              <w:color w:val="000000"/>
              <w:lang w:val="en-US"/>
            </w:rPr>
            <w:t xml:space="preserve"> et al., 2014)</w:t>
          </w:r>
        </w:sdtContent>
      </w:sdt>
      <w:r w:rsidRPr="5CD62AC2">
        <w:rPr>
          <w:lang w:val="en-US"/>
        </w:rPr>
        <w:t xml:space="preserve">. The makeup of this pool can change dynamically as organic carbon is added through litter </w:t>
      </w:r>
      <w:r w:rsidRPr="5CD62AC2">
        <w:rPr>
          <w:lang w:val="en-US"/>
        </w:rPr>
        <w:lastRenderedPageBreak/>
        <w:t xml:space="preserve">and root inputs, transformed by soil biogeochemical processes, and ultimately released back to the atmosphere via respiration </w:t>
      </w:r>
      <w:sdt>
        <w:sdtPr>
          <w:rPr>
            <w:color w:val="000000"/>
            <w:lang w:val="en-US"/>
          </w:rPr>
          <w:tag w:val="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"/>
          <w:id w:val="-898891641"/>
          <w:placeholder>
            <w:docPart w:val="BD3339BB43D8465B99B888B7C8311433"/>
          </w:placeholder>
        </w:sdtPr>
        <w:sdtContent>
          <w:r w:rsidR="00863014" w:rsidRPr="00863014">
            <w:rPr>
              <w:color w:val="000000"/>
              <w:lang w:val="en-US"/>
            </w:rPr>
            <w:t>(Dynarski et al., 2020; Kögel-</w:t>
          </w:r>
          <w:proofErr w:type="spellStart"/>
          <w:r w:rsidR="00863014" w:rsidRPr="00863014">
            <w:rPr>
              <w:color w:val="000000"/>
              <w:lang w:val="en-US"/>
            </w:rPr>
            <w:t>Knabner</w:t>
          </w:r>
          <w:proofErr w:type="spellEnd"/>
          <w:r w:rsidR="00863014" w:rsidRPr="00863014">
            <w:rPr>
              <w:color w:val="000000"/>
              <w:lang w:val="en-US"/>
            </w:rPr>
            <w:t>, 2002; McDaniel et al., 2014; Paul, 2016)</w:t>
          </w:r>
        </w:sdtContent>
      </w:sdt>
      <w:r w:rsidRPr="5CD62AC2">
        <w:rPr>
          <w:lang w:val="en-US"/>
        </w:rPr>
        <w:t xml:space="preserve">. These exchanges of carbon are of particular importance, because as climate conditions continue to change and natural ecosystems exist in a state of increasing disequilibrium from </w:t>
      </w:r>
      <w:commentRangeStart w:id="9"/>
      <w:r w:rsidRPr="5CD62AC2">
        <w:rPr>
          <w:lang w:val="en-US"/>
        </w:rPr>
        <w:t>previous conditions</w:t>
      </w:r>
      <w:commentRangeEnd w:id="9"/>
      <w:r>
        <w:rPr>
          <w:rStyle w:val="CommentReference"/>
        </w:rPr>
        <w:commentReference w:id="9"/>
      </w:r>
      <w:r w:rsidRPr="5CD62AC2">
        <w:rPr>
          <w:lang w:val="en-US"/>
        </w:rPr>
        <w:t xml:space="preserve">, it is difficult to predict the rates at which soils will accumulate or lose stored carbon. The processes that control soil carbon cycling are crucial to understand, not only in the context of global climate </w:t>
      </w:r>
      <w:sdt>
        <w:sdtPr>
          <w:rPr>
            <w:color w:val="000000"/>
            <w:lang w:val="en-US"/>
          </w:rPr>
          <w:tag w:val="MENDELEY_CITATION_v3_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"/>
          <w:id w:val="1877044376"/>
          <w:placeholder>
            <w:docPart w:val="BD3339BB43D8465B99B888B7C8311433"/>
          </w:placeholder>
        </w:sdtPr>
        <w:sdtContent>
          <w:r w:rsidR="00863014" w:rsidRPr="00863014">
            <w:rPr>
              <w:color w:val="000000"/>
              <w:lang w:val="en-US"/>
            </w:rPr>
            <w:t>(</w:t>
          </w:r>
          <w:proofErr w:type="spellStart"/>
          <w:r w:rsidR="00863014" w:rsidRPr="00863014">
            <w:rPr>
              <w:color w:val="000000"/>
              <w:lang w:val="en-US"/>
            </w:rPr>
            <w:t>Scharlemann</w:t>
          </w:r>
          <w:proofErr w:type="spellEnd"/>
          <w:r w:rsidR="00863014" w:rsidRPr="00863014">
            <w:rPr>
              <w:color w:val="000000"/>
              <w:lang w:val="en-US"/>
            </w:rPr>
            <w:t xml:space="preserve"> et al., 2014)</w:t>
          </w:r>
        </w:sdtContent>
      </w:sdt>
      <w:r w:rsidRPr="5CD62AC2">
        <w:rPr>
          <w:lang w:val="en-US"/>
        </w:rPr>
        <w:t xml:space="preserve">, but also because soil organic carbon impacts soil fertility directly by providing essential nutrients and compounds for plants and microbes and indirectly by affecting soil physicochemical properties like wettability and drainage </w:t>
      </w:r>
      <w:sdt>
        <w:sdtPr>
          <w:rPr>
            <w:color w:val="000000" w:themeColor="text1"/>
            <w:lang w:val="en-US"/>
          </w:rPr>
          <w:tag w:val="MENDELEY_CITATION_v3_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"/>
          <w:id w:val="310070972"/>
          <w:placeholder>
            <w:docPart w:val="BD3339BB43D8465B99B888B7C8311433"/>
          </w:placeholder>
        </w:sdtPr>
        <w:sdtContent>
          <w:r w:rsidR="00863014">
            <w:t>(Gaiser &amp; Stahr, 2013)</w:t>
          </w:r>
        </w:sdtContent>
      </w:sdt>
      <w:r w:rsidRPr="5CD62AC2">
        <w:rPr>
          <w:lang w:val="en-US"/>
        </w:rPr>
        <w:t>.</w:t>
      </w:r>
    </w:p>
    <w:p w14:paraId="5C64EA27" w14:textId="77777777" w:rsidR="00387A1B" w:rsidRDefault="00387A1B" w:rsidP="00DD05D9">
      <w:pPr>
        <w:rPr>
          <w:lang w:val="en-US"/>
        </w:rPr>
      </w:pPr>
    </w:p>
    <w:p w14:paraId="6C117DB9" w14:textId="02BC6FF5" w:rsidR="00DD05D9" w:rsidRPr="00DD05D9" w:rsidRDefault="00DD05D9" w:rsidP="00DD05D9">
      <w:pPr>
        <w:rPr>
          <w:lang w:val="en-US"/>
        </w:rPr>
      </w:pPr>
      <w:commentRangeStart w:id="10"/>
      <w:r w:rsidRPr="00DD05D9">
        <w:rPr>
          <w:lang w:val="en-US"/>
        </w:rPr>
        <w:t xml:space="preserve">Accurately quantifying heterotrophic respiration is critical because it is the main mechanism by which carbon is released from soils </w:t>
      </w:r>
      <w:sdt>
        <w:sdtPr>
          <w:rPr>
            <w:color w:val="000000"/>
            <w:lang w:val="en-US"/>
          </w:rPr>
          <w:tag w:val="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"/>
          <w:id w:val="453959464"/>
          <w:placeholder>
            <w:docPart w:val="BD3339BB43D8465B99B888B7C8311433"/>
          </w:placeholder>
        </w:sdtPr>
        <w:sdtContent>
          <w:r w:rsidR="00863014">
            <w:t>(Landsberg &amp; Gower, 1997; Mukul et al., 2020; Walker et al., 2018)</w:t>
          </w:r>
        </w:sdtContent>
      </w:sdt>
      <w:r w:rsidRPr="00DD05D9">
        <w:rPr>
          <w:lang w:val="en-US"/>
        </w:rPr>
        <w:t xml:space="preserve">. </w:t>
      </w:r>
      <w:commentRangeEnd w:id="10"/>
      <w:r w:rsidRPr="00DD05D9">
        <w:rPr>
          <w:lang w:val="en-US"/>
        </w:rPr>
        <w:commentReference w:id="10"/>
      </w:r>
      <w:r w:rsidRPr="00DD05D9">
        <w:rPr>
          <w:lang w:val="en-US"/>
        </w:rPr>
        <w:t>Total soil respiration consists</w:t>
      </w:r>
      <w:commentRangeStart w:id="11"/>
      <w:r w:rsidRPr="00DD05D9">
        <w:rPr>
          <w:lang w:val="en-US"/>
        </w:rPr>
        <w:t xml:space="preserve"> of </w:t>
      </w:r>
      <w:commentRangeEnd w:id="11"/>
      <w:r w:rsidRPr="00DD05D9">
        <w:rPr>
          <w:lang w:val="en-US"/>
        </w:rPr>
        <w:commentReference w:id="11"/>
      </w:r>
      <w:r w:rsidRPr="00DD05D9">
        <w:rPr>
          <w:lang w:val="en-US"/>
        </w:rPr>
        <w:t xml:space="preserve">autotrophic (root) and heterotrophic (microbial and macrofaunal) respiration. The balance between autotrophic and heterotrophic respiration in soils can be highly variable, with estimates of root contributions ranging from 10 to 90 percent of total soil respiration </w:t>
      </w:r>
      <w:sdt>
        <w:sdtPr>
          <w:rPr>
            <w:color w:val="000000"/>
            <w:lang w:val="en-US"/>
          </w:rPr>
          <w:tag w:val="MENDELEY_CITATION_v3_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"/>
          <w:id w:val="-721208783"/>
          <w:placeholder>
            <w:docPart w:val="BD3339BB43D8465B99B888B7C8311433"/>
          </w:placeholder>
        </w:sdtPr>
        <w:sdtContent>
          <w:r w:rsidR="00863014" w:rsidRPr="00863014">
            <w:rPr>
              <w:color w:val="000000"/>
              <w:lang w:val="en-US"/>
            </w:rPr>
            <w:t>(Hanson et al., 2000)</w:t>
          </w:r>
        </w:sdtContent>
      </w:sdt>
      <w:r w:rsidRPr="00DD05D9">
        <w:rPr>
          <w:lang w:val="en-US"/>
        </w:rPr>
        <w:t xml:space="preserve">.  In certain settings, the relative contribution of plants to total soil respiration may shift dramatically across seasons. For example, </w:t>
      </w:r>
      <w:proofErr w:type="spellStart"/>
      <w:r w:rsidRPr="00DD05D9">
        <w:rPr>
          <w:lang w:val="en-US"/>
        </w:rPr>
        <w:t>rhizospheric</w:t>
      </w:r>
      <w:proofErr w:type="spellEnd"/>
      <w:r w:rsidRPr="00DD05D9">
        <w:rPr>
          <w:lang w:val="en-US"/>
        </w:rPr>
        <w:t xml:space="preserve"> inputs in a deciduous forest may be high during the growing season and decline afterwards, leading to “boom and bust” pulses of heterotrophic respiration </w:t>
      </w:r>
      <w:sdt>
        <w:sdtPr>
          <w:rPr>
            <w:color w:val="000000"/>
            <w:lang w:val="en-US"/>
          </w:rPr>
          <w:tag w:val="MENDELEY_CITATION_v3_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"/>
          <w:id w:val="1289082148"/>
          <w:placeholder>
            <w:docPart w:val="BD3339BB43D8465B99B888B7C8311433"/>
          </w:placeholder>
        </w:sdtPr>
        <w:sdtContent>
          <w:r w:rsidR="00863014" w:rsidRPr="00863014">
            <w:rPr>
              <w:color w:val="000000"/>
              <w:lang w:val="en-US"/>
            </w:rPr>
            <w:t>(Scott-Denton et al., 2006)</w:t>
          </w:r>
        </w:sdtContent>
      </w:sdt>
      <w:r w:rsidRPr="00DD05D9">
        <w:rPr>
          <w:lang w:val="en-US"/>
        </w:rPr>
        <w:t xml:space="preserve">. On agricultural land autotrophic respiration can slow or halt completely after crops are harvested. </w:t>
      </w:r>
      <w:commentRangeStart w:id="12"/>
      <w:r w:rsidRPr="00DD05D9">
        <w:rPr>
          <w:lang w:val="en-US"/>
        </w:rPr>
        <w:t xml:space="preserve">Microbes consume soil organic matter not only as a source of energy via respiration, but also as a source of reduced carbon compounds for biosynthesis of compounds </w:t>
      </w:r>
      <w:commentRangeEnd w:id="12"/>
      <w:r w:rsidRPr="00DD05D9">
        <w:rPr>
          <w:lang w:val="en-US"/>
        </w:rPr>
        <w:commentReference w:id="12"/>
      </w:r>
      <w:sdt>
        <w:sdtPr>
          <w:rPr>
            <w:color w:val="000000"/>
            <w:lang w:val="en-US"/>
          </w:rPr>
          <w:tag w:val="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"/>
          <w:id w:val="-1312174546"/>
          <w:placeholder>
            <w:docPart w:val="BD3339BB43D8465B99B888B7C8311433"/>
          </w:placeholder>
        </w:sdtPr>
        <w:sdtContent>
          <w:r w:rsidR="00863014">
            <w:t>(</w:t>
          </w:r>
          <w:proofErr w:type="spellStart"/>
          <w:r w:rsidR="00863014">
            <w:t>Adingo</w:t>
          </w:r>
          <w:proofErr w:type="spellEnd"/>
          <w:r w:rsidR="00863014">
            <w:t xml:space="preserve"> et al., 2021; J. P. Schimel &amp; Weintraub, 2003; J. Schimel &amp; Schaeffer, 2012; Sinsabaugh et al., 2013)</w:t>
          </w:r>
        </w:sdtContent>
      </w:sdt>
      <w:r w:rsidRPr="00DD05D9">
        <w:rPr>
          <w:lang w:val="en-US"/>
        </w:rPr>
        <w:t xml:space="preserve">. Biosynthesis of microbial biomass and extracellular compounds is important </w:t>
      </w:r>
      <w:commentRangeStart w:id="13"/>
      <w:r w:rsidRPr="00DD05D9">
        <w:rPr>
          <w:lang w:val="en-US"/>
        </w:rPr>
        <w:t xml:space="preserve">to constrain </w:t>
      </w:r>
      <w:commentRangeEnd w:id="13"/>
      <w:r w:rsidRPr="00DD05D9">
        <w:rPr>
          <w:lang w:val="en-US"/>
        </w:rPr>
        <w:commentReference w:id="13"/>
      </w:r>
      <w:r w:rsidRPr="00DD05D9">
        <w:rPr>
          <w:lang w:val="en-US"/>
        </w:rPr>
        <w:t xml:space="preserve">because it is thought to be an important pathway for long-term stabilization of organic carbon within soils </w:t>
      </w:r>
      <w:sdt>
        <w:sdtPr>
          <w:rPr>
            <w:color w:val="000000"/>
            <w:lang w:val="en-US"/>
          </w:rPr>
          <w:tag w:val="MENDELEY_CITATION_v3_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"/>
          <w:id w:val="74248287"/>
          <w:placeholder>
            <w:docPart w:val="BD3339BB43D8465B99B888B7C8311433"/>
          </w:placeholder>
        </w:sdtPr>
        <w:sdtContent>
          <w:r w:rsidR="00863014" w:rsidRPr="00863014">
            <w:rPr>
              <w:color w:val="000000"/>
              <w:lang w:val="en-US"/>
            </w:rPr>
            <w:t xml:space="preserve">(A Miltner, 2012; </w:t>
          </w:r>
          <w:proofErr w:type="spellStart"/>
          <w:r w:rsidR="00863014" w:rsidRPr="00863014">
            <w:rPr>
              <w:color w:val="000000"/>
              <w:lang w:val="en-US"/>
            </w:rPr>
            <w:t>Cotrufo</w:t>
          </w:r>
          <w:proofErr w:type="spellEnd"/>
          <w:r w:rsidR="00863014" w:rsidRPr="00863014">
            <w:rPr>
              <w:color w:val="000000"/>
              <w:lang w:val="en-US"/>
            </w:rPr>
            <w:t xml:space="preserve"> et al., 2015; MF </w:t>
          </w:r>
          <w:proofErr w:type="spellStart"/>
          <w:r w:rsidR="00863014" w:rsidRPr="00863014">
            <w:rPr>
              <w:color w:val="000000"/>
              <w:lang w:val="en-US"/>
            </w:rPr>
            <w:t>Cotrufo</w:t>
          </w:r>
          <w:proofErr w:type="spellEnd"/>
          <w:r w:rsidR="00863014" w:rsidRPr="00863014">
            <w:rPr>
              <w:color w:val="000000"/>
              <w:lang w:val="en-US"/>
            </w:rPr>
            <w:t>, 2013; W Wieder, 2014)</w:t>
          </w:r>
        </w:sdtContent>
      </w:sdt>
      <w:r w:rsidRPr="00DD05D9">
        <w:rPr>
          <w:lang w:val="en-US"/>
        </w:rPr>
        <w:t xml:space="preserve">. These complexities underscore the importance of improving our understanding of soil respiration, especially considering how variations in moisture and temperature may impact microbial and root respiratory activities differently </w:t>
      </w:r>
      <w:sdt>
        <w:sdtPr>
          <w:rPr>
            <w:color w:val="000000"/>
            <w:lang w:val="en-US"/>
          </w:rPr>
          <w:tag w:val="MENDELEY_CITATION_v3_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"/>
          <w:id w:val="1687085922"/>
          <w:placeholder>
            <w:docPart w:val="E7E1B4D1E4C04980A1D7F42F87F271C7"/>
          </w:placeholder>
        </w:sdtPr>
        <w:sdtContent>
          <w:r w:rsidR="00863014" w:rsidRPr="00863014">
            <w:rPr>
              <w:color w:val="000000"/>
              <w:lang w:val="en-US"/>
            </w:rPr>
            <w:t>(Lavigne et al., 2004)</w:t>
          </w:r>
        </w:sdtContent>
      </w:sdt>
      <w:r w:rsidRPr="00DD05D9">
        <w:rPr>
          <w:lang w:val="en-US"/>
        </w:rPr>
        <w:t>.</w:t>
      </w:r>
    </w:p>
    <w:p w14:paraId="33D98B39" w14:textId="77777777" w:rsidR="00E7190D" w:rsidRDefault="00E7190D" w:rsidP="00DD05D9">
      <w:pPr>
        <w:rPr>
          <w:lang w:val="en-US"/>
        </w:rPr>
      </w:pPr>
    </w:p>
    <w:p w14:paraId="7611142C" w14:textId="52A67A93" w:rsidR="00DD05D9" w:rsidRPr="00DD05D9" w:rsidRDefault="00DD05D9" w:rsidP="00DD05D9">
      <w:pPr>
        <w:rPr>
          <w:lang w:val="en-US"/>
        </w:rPr>
      </w:pPr>
      <w:commentRangeStart w:id="14"/>
      <w:r w:rsidRPr="030C3F7C">
        <w:rPr>
          <w:lang w:val="en-US"/>
        </w:rPr>
        <w:t>To understand if soils are experiencing a net gain or loss of carbon, it is necessary to first examine the interplay of biosynthesis and respiration</w:t>
      </w:r>
      <w:commentRangeEnd w:id="14"/>
      <w:r>
        <w:rPr>
          <w:rStyle w:val="CommentReference"/>
        </w:rPr>
        <w:commentReference w:id="14"/>
      </w:r>
      <w:r w:rsidRPr="030C3F7C">
        <w:rPr>
          <w:lang w:val="en-US"/>
        </w:rPr>
        <w:t xml:space="preserve"> </w:t>
      </w:r>
      <w:sdt>
        <w:sdtPr>
          <w:rPr>
            <w:color w:val="000000"/>
            <w:lang w:val="en-US"/>
          </w:rPr>
          <w:tag w:val="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"/>
          <w:id w:val="20749534"/>
          <w:placeholder>
            <w:docPart w:val="BD3339BB43D8465B99B888B7C8311433"/>
          </w:placeholder>
        </w:sdtPr>
        <w:sdtContent>
          <w:r w:rsidR="00863014" w:rsidRPr="00863014">
            <w:rPr>
              <w:color w:val="000000"/>
              <w:lang w:val="en-US"/>
            </w:rPr>
            <w:t>(</w:t>
          </w:r>
          <w:proofErr w:type="spellStart"/>
          <w:r w:rsidR="00863014" w:rsidRPr="00863014">
            <w:rPr>
              <w:color w:val="000000"/>
              <w:lang w:val="en-US"/>
            </w:rPr>
            <w:t>Adingo</w:t>
          </w:r>
          <w:proofErr w:type="spellEnd"/>
          <w:r w:rsidR="00863014" w:rsidRPr="00863014">
            <w:rPr>
              <w:color w:val="000000"/>
              <w:lang w:val="en-US"/>
            </w:rPr>
            <w:t xml:space="preserve"> et al., 2021; </w:t>
          </w:r>
          <w:proofErr w:type="spellStart"/>
          <w:r w:rsidR="00863014" w:rsidRPr="00863014">
            <w:rPr>
              <w:color w:val="000000"/>
              <w:lang w:val="en-US"/>
            </w:rPr>
            <w:t>Blagodatskaya</w:t>
          </w:r>
          <w:proofErr w:type="spellEnd"/>
          <w:r w:rsidR="00863014" w:rsidRPr="00863014">
            <w:rPr>
              <w:color w:val="000000"/>
              <w:lang w:val="en-US"/>
            </w:rPr>
            <w:t xml:space="preserve"> et al., 2014; KM Geyer, 2016; Manzoni et al., 2018; Sinsabaugh et al., 2013)</w:t>
          </w:r>
        </w:sdtContent>
      </w:sdt>
      <w:r w:rsidRPr="030C3F7C">
        <w:rPr>
          <w:lang w:val="en-US"/>
        </w:rPr>
        <w:t xml:space="preserve">. The portion of carbon consumed by microbes that is retained in biomass, rather than respired is known as the Carbon-Use Efficiency (CUE). This concept can be applied at different spatial and temporal scales, depending on the question of interest </w:t>
      </w:r>
      <w:sdt>
        <w:sdtPr>
          <w:rPr>
            <w:color w:val="000000"/>
            <w:lang w:val="en-US"/>
          </w:rPr>
          <w:tag w:val="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"/>
          <w:id w:val="1815602032"/>
          <w:placeholder>
            <w:docPart w:val="BD3339BB43D8465B99B888B7C8311433"/>
          </w:placeholder>
        </w:sdtPr>
        <w:sdtContent>
          <w:r w:rsidR="00863014" w:rsidRPr="00863014">
            <w:rPr>
              <w:color w:val="000000"/>
              <w:lang w:val="en-US"/>
            </w:rPr>
            <w:t>(</w:t>
          </w:r>
          <w:proofErr w:type="spellStart"/>
          <w:r w:rsidR="00863014" w:rsidRPr="00863014">
            <w:rPr>
              <w:color w:val="000000"/>
              <w:lang w:val="en-US"/>
            </w:rPr>
            <w:t>Adingo</w:t>
          </w:r>
          <w:proofErr w:type="spellEnd"/>
          <w:r w:rsidR="00863014" w:rsidRPr="00863014">
            <w:rPr>
              <w:color w:val="000000"/>
              <w:lang w:val="en-US"/>
            </w:rPr>
            <w:t xml:space="preserve"> et al., 2021; K. M. Geyer et al., 2019; KM Geyer, 2016)</w:t>
          </w:r>
        </w:sdtContent>
      </w:sdt>
      <w:r w:rsidRPr="030C3F7C">
        <w:rPr>
          <w:lang w:val="en-US"/>
        </w:rPr>
        <w:t xml:space="preserve">. For example, it may be useful to consider the CUE of individual microbial community members when studying ecological processes like competition or response to changes in environmental conditions, and other times the CUE of the community, as a whole, can be estimated when studying its effects on environmental scale factors like ecosystem oxidation state </w:t>
      </w:r>
      <w:sdt>
        <w:sdtPr>
          <w:rPr>
            <w:color w:val="000000"/>
            <w:lang w:val="en-US"/>
          </w:rPr>
          <w:tag w:val="MENDELEY_CITATION_v3_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"/>
          <w:id w:val="-111752236"/>
          <w:placeholder>
            <w:docPart w:val="BD3339BB43D8465B99B888B7C8311433"/>
          </w:placeholder>
        </w:sdtPr>
        <w:sdtContent>
          <w:r w:rsidR="00863014" w:rsidRPr="00863014">
            <w:rPr>
              <w:color w:val="000000"/>
              <w:lang w:val="en-US"/>
            </w:rPr>
            <w:t>(K. M. Geyer et al., 2019; Sinsabaugh et al., 2013)</w:t>
          </w:r>
        </w:sdtContent>
      </w:sdt>
      <w:r w:rsidRPr="030C3F7C">
        <w:rPr>
          <w:lang w:val="en-US"/>
        </w:rPr>
        <w:t xml:space="preserve">. There is also debate as to whether CUE is an inherent value, species specific, and constant or if CUE is a variable that can change over time given the needs of the microbes and the environmental conditions </w:t>
      </w:r>
      <w:sdt>
        <w:sdtPr>
          <w:rPr>
            <w:color w:val="000000"/>
            <w:lang w:val="en-US"/>
          </w:rPr>
          <w:tag w:val="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"/>
          <w:id w:val="40946920"/>
          <w:placeholder>
            <w:docPart w:val="BD3339BB43D8465B99B888B7C8311433"/>
          </w:placeholder>
        </w:sdtPr>
        <w:sdtContent>
          <w:r w:rsidR="00863014" w:rsidRPr="00863014">
            <w:rPr>
              <w:color w:val="000000"/>
              <w:lang w:val="en-US"/>
            </w:rPr>
            <w:t>(</w:t>
          </w:r>
          <w:proofErr w:type="spellStart"/>
          <w:r w:rsidR="00863014" w:rsidRPr="00863014">
            <w:rPr>
              <w:color w:val="000000"/>
              <w:lang w:val="en-US"/>
            </w:rPr>
            <w:t>Adingo</w:t>
          </w:r>
          <w:proofErr w:type="spellEnd"/>
          <w:r w:rsidR="00863014" w:rsidRPr="00863014">
            <w:rPr>
              <w:color w:val="000000"/>
              <w:lang w:val="en-US"/>
            </w:rPr>
            <w:t xml:space="preserve"> et al., 2021; KM Geyer, 2016; Manzoni et al., 2012, </w:t>
          </w:r>
          <w:r w:rsidR="00863014" w:rsidRPr="00863014">
            <w:rPr>
              <w:color w:val="000000"/>
              <w:lang w:val="en-US"/>
            </w:rPr>
            <w:lastRenderedPageBreak/>
            <w:t>2018; Sinsabaugh et al., 2013)</w:t>
          </w:r>
        </w:sdtContent>
      </w:sdt>
      <w:r w:rsidRPr="030C3F7C">
        <w:rPr>
          <w:lang w:val="en-US"/>
        </w:rPr>
        <w:t>. Regardless of the consistency or variation in CUE values, it is clear that when monitoring microbial metabolisms through respiration, CUE is an important factor</w:t>
      </w:r>
      <w:r w:rsidR="41C5A53F" w:rsidRPr="030C3F7C">
        <w:rPr>
          <w:lang w:val="en-US"/>
        </w:rPr>
        <w:t xml:space="preserve"> to</w:t>
      </w:r>
      <w:r w:rsidRPr="030C3F7C">
        <w:rPr>
          <w:lang w:val="en-US"/>
        </w:rPr>
        <w:t xml:space="preserve"> estimate accurately.</w:t>
      </w:r>
    </w:p>
    <w:p w14:paraId="083FC078" w14:textId="42802396" w:rsidR="00DD05D9" w:rsidRPr="00DD05D9" w:rsidRDefault="00DD05D9" w:rsidP="00DD05D9">
      <w:pPr>
        <w:rPr>
          <w:lang w:val="en-US"/>
        </w:rPr>
      </w:pPr>
      <w:commentRangeStart w:id="15"/>
      <w:r w:rsidRPr="030C3F7C">
        <w:rPr>
          <w:lang w:val="en-US"/>
        </w:rPr>
        <w:t>Several</w:t>
      </w:r>
      <w:commentRangeEnd w:id="15"/>
      <w:r>
        <w:rPr>
          <w:rStyle w:val="CommentReference"/>
        </w:rPr>
        <w:commentReference w:id="15"/>
      </w:r>
      <w:r w:rsidRPr="030C3F7C">
        <w:rPr>
          <w:lang w:val="en-US"/>
        </w:rPr>
        <w:t xml:space="preserve"> approaches have been developed over recent decades with the goal of measuring microbial biomass growth in effort to quantify CUE in the context of substrate specific use, across ecosystems, and in small scale incubations. Quantifying growth of biomass is necessary in order to calculate CUE because [ (</w:t>
      </w:r>
      <w:proofErr w:type="spellStart"/>
      <w:r w:rsidRPr="030C3F7C">
        <w:rPr>
          <w:lang w:val="en-US"/>
        </w:rPr>
        <w:t>C</w:t>
      </w:r>
      <w:r w:rsidRPr="030C3F7C">
        <w:rPr>
          <w:vertAlign w:val="subscript"/>
          <w:lang w:val="en-US"/>
        </w:rPr>
        <w:t>Biomass</w:t>
      </w:r>
      <w:proofErr w:type="spellEnd"/>
      <w:r w:rsidRPr="030C3F7C">
        <w:rPr>
          <w:lang w:val="en-US"/>
        </w:rPr>
        <w:t xml:space="preserve"> + </w:t>
      </w:r>
      <w:proofErr w:type="spellStart"/>
      <w:r w:rsidRPr="030C3F7C">
        <w:rPr>
          <w:lang w:val="en-US"/>
        </w:rPr>
        <w:t>C</w:t>
      </w:r>
      <w:r w:rsidRPr="030C3F7C">
        <w:rPr>
          <w:vertAlign w:val="subscript"/>
          <w:lang w:val="en-US"/>
        </w:rPr>
        <w:t>Enzymes</w:t>
      </w:r>
      <w:proofErr w:type="spellEnd"/>
      <w:r w:rsidRPr="030C3F7C">
        <w:rPr>
          <w:lang w:val="en-US"/>
        </w:rPr>
        <w:t xml:space="preserve"> ) / (</w:t>
      </w:r>
      <w:proofErr w:type="spellStart"/>
      <w:r w:rsidRPr="030C3F7C">
        <w:rPr>
          <w:lang w:val="en-US"/>
        </w:rPr>
        <w:t>C</w:t>
      </w:r>
      <w:r w:rsidRPr="030C3F7C">
        <w:rPr>
          <w:vertAlign w:val="subscript"/>
          <w:lang w:val="en-US"/>
        </w:rPr>
        <w:t>Uptake</w:t>
      </w:r>
      <w:proofErr w:type="spellEnd"/>
      <w:r w:rsidRPr="030C3F7C">
        <w:rPr>
          <w:lang w:val="en-US"/>
        </w:rPr>
        <w:t xml:space="preserve">) =CUE], where </w:t>
      </w:r>
      <w:proofErr w:type="spellStart"/>
      <w:r w:rsidRPr="030C3F7C">
        <w:rPr>
          <w:lang w:val="en-US"/>
        </w:rPr>
        <w:t>C</w:t>
      </w:r>
      <w:r w:rsidRPr="030C3F7C">
        <w:rPr>
          <w:vertAlign w:val="subscript"/>
          <w:lang w:val="en-US"/>
        </w:rPr>
        <w:t>Enzymes</w:t>
      </w:r>
      <w:proofErr w:type="spellEnd"/>
      <w:r w:rsidRPr="030C3F7C">
        <w:rPr>
          <w:lang w:val="en-US"/>
        </w:rPr>
        <w:t xml:space="preserve"> is c</w:t>
      </w:r>
      <w:commentRangeStart w:id="16"/>
      <w:r w:rsidRPr="030C3F7C">
        <w:rPr>
          <w:lang w:val="en-US"/>
        </w:rPr>
        <w:t>ommonly measured or assumed to be negligible</w:t>
      </w:r>
      <w:commentRangeEnd w:id="16"/>
      <w:r>
        <w:rPr>
          <w:rStyle w:val="CommentReference"/>
        </w:rPr>
        <w:commentReference w:id="16"/>
      </w:r>
      <w:r w:rsidR="00617AEB">
        <w:rPr>
          <w:lang w:val="en-US"/>
        </w:rPr>
        <w:t>, and has been shown</w:t>
      </w:r>
      <w:r w:rsidR="00D96A13">
        <w:rPr>
          <w:lang w:val="en-US"/>
        </w:rPr>
        <w:t xml:space="preserve"> to be less important when substrate amendments are in labile forms</w:t>
      </w:r>
      <w:r w:rsidR="00345C0F">
        <w:rPr>
          <w:lang w:val="en-US"/>
        </w:rPr>
        <w:t xml:space="preserve"> </w:t>
      </w:r>
      <w:sdt>
        <w:sdtPr>
          <w:rPr>
            <w:lang w:val="en-US"/>
          </w:rPr>
          <w:tag w:val="MENDELEY_CITATION_v3_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"/>
          <w:id w:val="-452873406"/>
          <w:placeholder>
            <w:docPart w:val="DefaultPlaceholder_-1854013440"/>
          </w:placeholder>
        </w:sdtPr>
        <w:sdtContent>
          <w:r w:rsidR="00863014">
            <w:t xml:space="preserve">(Allison &amp; </w:t>
          </w:r>
          <w:proofErr w:type="spellStart"/>
          <w:r w:rsidR="00863014">
            <w:t>Vitousek</w:t>
          </w:r>
          <w:proofErr w:type="spellEnd"/>
          <w:r w:rsidR="00863014">
            <w:t>, 2005)</w:t>
          </w:r>
        </w:sdtContent>
      </w:sdt>
      <w:r w:rsidRPr="030C3F7C">
        <w:rPr>
          <w:lang w:val="en-US"/>
        </w:rPr>
        <w:t xml:space="preserve">.  </w:t>
      </w:r>
      <w:sdt>
        <w:sdtPr>
          <w:rPr>
            <w:color w:val="000000"/>
            <w:lang w:val="en-US"/>
          </w:rPr>
          <w:tag w:val="MENDELEY_CITATION_v3_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"/>
          <w:id w:val="-441459184"/>
          <w:placeholder>
            <w:docPart w:val="BD3339BB43D8465B99B888B7C8311433"/>
          </w:placeholder>
        </w:sdtPr>
        <w:sdtContent>
          <w:r w:rsidR="00863014" w:rsidRPr="00863014">
            <w:rPr>
              <w:color w:val="000000"/>
              <w:lang w:val="en-US"/>
            </w:rPr>
            <w:t xml:space="preserve">Beare et al., (1990) </w:t>
          </w:r>
        </w:sdtContent>
      </w:sdt>
      <w:r w:rsidRPr="030C3F7C">
        <w:rPr>
          <w:lang w:val="en-US"/>
        </w:rPr>
        <w:t xml:space="preserve">described a </w:t>
      </w:r>
      <w:commentRangeStart w:id="17"/>
      <w:r w:rsidRPr="030C3F7C">
        <w:rPr>
          <w:lang w:val="en-US"/>
        </w:rPr>
        <w:t>Substrate Induced Respiration (SIR) method, where soils were incubated in duplicate at constant temperatures, with sterilized and sterilized-reinoculated soils amended with glucose, where measurements of CO</w:t>
      </w:r>
      <w:r w:rsidRPr="030C3F7C">
        <w:rPr>
          <w:vertAlign w:val="subscript"/>
          <w:lang w:val="en-US"/>
        </w:rPr>
        <w:t>2</w:t>
      </w:r>
      <w:r w:rsidRPr="030C3F7C">
        <w:rPr>
          <w:lang w:val="en-US"/>
        </w:rPr>
        <w:t xml:space="preserve"> evolved are used to quantify biomass</w:t>
      </w:r>
      <w:commentRangeEnd w:id="17"/>
      <w:r>
        <w:rPr>
          <w:rStyle w:val="CommentReference"/>
        </w:rPr>
        <w:commentReference w:id="17"/>
      </w:r>
      <w:r w:rsidRPr="030C3F7C">
        <w:rPr>
          <w:lang w:val="en-US"/>
        </w:rPr>
        <w:t xml:space="preserve">. Further research centered on a more direct measurement using optical methods, with applications of flow cytometry for pure cultures and fluorescent methods; however, these methods are more targeted to pure cultures, or species-specific measurements </w:t>
      </w:r>
      <w:sdt>
        <w:sdtPr>
          <w:rPr>
            <w:color w:val="000000" w:themeColor="text1"/>
            <w:lang w:val="en-US"/>
          </w:rPr>
          <w:tag w:val="MENDELEY_CITATION_v3_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"/>
          <w:id w:val="164060444"/>
          <w:placeholder>
            <w:docPart w:val="BD3339BB43D8465B99B888B7C8311433"/>
          </w:placeholder>
        </w:sdtPr>
        <w:sdtContent>
          <w:r w:rsidR="00863014">
            <w:t>(Madrid &amp; Felice, 2008)</w:t>
          </w:r>
        </w:sdtContent>
      </w:sdt>
      <w:r w:rsidRPr="030C3F7C">
        <w:rPr>
          <w:lang w:val="en-US"/>
        </w:rPr>
        <w:t xml:space="preserve">. Chemical extraction methods, such as the chloroform fumigation-extraction method (CFE) </w:t>
      </w:r>
      <w:sdt>
        <w:sdtPr>
          <w:rPr>
            <w:color w:val="000000"/>
            <w:lang w:val="en-US"/>
          </w:rPr>
          <w:tag w:val="MENDELEY_CITATION_v3_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"/>
          <w:id w:val="2075855202"/>
          <w:placeholder>
            <w:docPart w:val="BD3339BB43D8465B99B888B7C8311433"/>
          </w:placeholder>
        </w:sdtPr>
        <w:sdtContent>
          <w:r w:rsidR="00863014" w:rsidRPr="00863014">
            <w:rPr>
              <w:color w:val="000000"/>
              <w:lang w:val="en-US"/>
            </w:rPr>
            <w:t>(Vance et al., 1987)</w:t>
          </w:r>
        </w:sdtContent>
      </w:sdt>
      <w:r w:rsidRPr="030C3F7C">
        <w:rPr>
          <w:lang w:val="en-US"/>
        </w:rPr>
        <w:t xml:space="preserve"> have been developed  and widely applied for a </w:t>
      </w:r>
      <w:commentRangeStart w:id="18"/>
      <w:r w:rsidRPr="030C3F7C">
        <w:rPr>
          <w:lang w:val="en-US"/>
        </w:rPr>
        <w:t>broader range of applications</w:t>
      </w:r>
      <w:commentRangeEnd w:id="18"/>
      <w:r>
        <w:rPr>
          <w:rStyle w:val="CommentReference"/>
        </w:rPr>
        <w:commentReference w:id="18"/>
      </w:r>
      <w:r w:rsidRPr="030C3F7C">
        <w:rPr>
          <w:lang w:val="en-US"/>
        </w:rPr>
        <w:t xml:space="preserve"> </w:t>
      </w:r>
      <w:sdt>
        <w:sdtPr>
          <w:rPr>
            <w:color w:val="000000" w:themeColor="text1"/>
            <w:lang w:val="en-US"/>
          </w:rPr>
          <w:tag w:val="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"/>
          <w:id w:val="1246068106"/>
          <w:placeholder>
            <w:docPart w:val="BD3339BB43D8465B99B888B7C8311433"/>
          </w:placeholder>
        </w:sdtPr>
        <w:sdtContent>
          <w:r w:rsidR="00863014">
            <w:t xml:space="preserve">(Beare et al., 1990; Dilly et al., 2011; Godley, 2004; Grogan et al., 2004; Huang et al., n.d.; McDaniel et al., 2014; </w:t>
          </w:r>
          <w:proofErr w:type="spellStart"/>
          <w:r w:rsidR="00863014">
            <w:t>Mooshammer</w:t>
          </w:r>
          <w:proofErr w:type="spellEnd"/>
          <w:r w:rsidR="00863014">
            <w:t xml:space="preserve"> et al., 2017; J. P. Schimel &amp; Clein, 1996; Spohn et al., 2016; von </w:t>
          </w:r>
          <w:proofErr w:type="spellStart"/>
          <w:r w:rsidR="00863014">
            <w:t>Lützow</w:t>
          </w:r>
          <w:proofErr w:type="spellEnd"/>
          <w:r w:rsidR="00863014">
            <w:t xml:space="preserve"> et al., 2007; Walker et al., 2018)</w:t>
          </w:r>
        </w:sdtContent>
      </w:sdt>
      <w:r w:rsidRPr="030C3F7C">
        <w:rPr>
          <w:lang w:val="en-US"/>
        </w:rPr>
        <w:t xml:space="preserve">. Isotopic approaches have also been employed, whereby natural variation in stable isotopic values by different pools or specific compounds are leveraged </w:t>
      </w:r>
      <w:sdt>
        <w:sdtPr>
          <w:rPr>
            <w:color w:val="000000"/>
            <w:lang w:val="en-US"/>
          </w:rPr>
          <w:tag w:val="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"/>
          <w:id w:val="-1535800121"/>
          <w:placeholder>
            <w:docPart w:val="BD3339BB43D8465B99B888B7C8311433"/>
          </w:placeholder>
        </w:sdtPr>
        <w:sdtContent>
          <w:r w:rsidR="00863014" w:rsidRPr="00863014">
            <w:rPr>
              <w:color w:val="000000"/>
              <w:lang w:val="en-US"/>
            </w:rPr>
            <w:t>(Dilly et al., 2011; Hicks Pries et al., 2020)</w:t>
          </w:r>
        </w:sdtContent>
      </w:sdt>
      <w:r w:rsidRPr="030C3F7C">
        <w:rPr>
          <w:lang w:val="en-US"/>
        </w:rPr>
        <w:t xml:space="preserve"> or amendments of isotopically labelled substrate are applied </w:t>
      </w:r>
      <w:sdt>
        <w:sdtPr>
          <w:rPr>
            <w:color w:val="000000"/>
            <w:lang w:val="en-US"/>
          </w:rPr>
          <w:tag w:val="MENDELEY_CITATION_v3_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"/>
          <w:id w:val="-1616359410"/>
          <w:placeholder>
            <w:docPart w:val="BD3339BB43D8465B99B888B7C8311433"/>
          </w:placeholder>
        </w:sdtPr>
        <w:sdtContent>
          <w:r w:rsidR="00863014" w:rsidRPr="00863014">
            <w:rPr>
              <w:color w:val="000000"/>
              <w:lang w:val="en-US"/>
            </w:rPr>
            <w:t xml:space="preserve">(Barnett et al., 2021; </w:t>
          </w:r>
          <w:proofErr w:type="spellStart"/>
          <w:r w:rsidR="00863014" w:rsidRPr="00863014">
            <w:rPr>
              <w:color w:val="000000"/>
              <w:lang w:val="en-US"/>
            </w:rPr>
            <w:t>Cotrufo</w:t>
          </w:r>
          <w:proofErr w:type="spellEnd"/>
          <w:r w:rsidR="00863014" w:rsidRPr="00863014">
            <w:rPr>
              <w:color w:val="000000"/>
              <w:lang w:val="en-US"/>
            </w:rPr>
            <w:t xml:space="preserve"> et al., 2015; K. Geyer et al., 2020; Hill et al., 2008)</w:t>
          </w:r>
        </w:sdtContent>
      </w:sdt>
      <w:commentRangeStart w:id="19"/>
      <w:r w:rsidRPr="030C3F7C">
        <w:rPr>
          <w:lang w:val="en-US"/>
        </w:rPr>
        <w:t xml:space="preserve"> </w:t>
      </w:r>
      <w:commentRangeEnd w:id="19"/>
      <w:r>
        <w:rPr>
          <w:rStyle w:val="CommentReference"/>
        </w:rPr>
        <w:commentReference w:id="19"/>
      </w:r>
      <w:r w:rsidRPr="030C3F7C">
        <w:rPr>
          <w:lang w:val="en-US"/>
        </w:rPr>
        <w:t xml:space="preserve">  Lastly, calorimetric methods of establishing CUE have been carried out by measuring the waste heat generated through the oxidation pathway of the substrate. This method has shown excellent agreement between past work and theoretical limitations on CUE </w:t>
      </w:r>
      <w:sdt>
        <w:sdtPr>
          <w:rPr>
            <w:color w:val="000000"/>
            <w:lang w:val="en-US"/>
          </w:rPr>
          <w:tag w:val="MENDELEY_CITATION_v3_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"/>
          <w:id w:val="-1079290078"/>
          <w:placeholder>
            <w:docPart w:val="BD3339BB43D8465B99B888B7C8311433"/>
          </w:placeholder>
        </w:sdtPr>
        <w:sdtContent>
          <w:r w:rsidR="00863014" w:rsidRPr="00863014">
            <w:rPr>
              <w:color w:val="000000"/>
              <w:lang w:val="en-US"/>
            </w:rPr>
            <w:t>(</w:t>
          </w:r>
          <w:proofErr w:type="spellStart"/>
          <w:r w:rsidR="00863014" w:rsidRPr="00863014">
            <w:rPr>
              <w:color w:val="000000"/>
              <w:lang w:val="en-US"/>
            </w:rPr>
            <w:t>Chakrawal</w:t>
          </w:r>
          <w:proofErr w:type="spellEnd"/>
          <w:r w:rsidR="00863014" w:rsidRPr="00863014">
            <w:rPr>
              <w:color w:val="000000"/>
              <w:lang w:val="en-US"/>
            </w:rPr>
            <w:t xml:space="preserve"> et al., 2020)</w:t>
          </w:r>
        </w:sdtContent>
      </w:sdt>
      <w:r w:rsidRPr="030C3F7C">
        <w:rPr>
          <w:lang w:val="en-US"/>
        </w:rPr>
        <w:t xml:space="preserve">, however the level of precision required for the use of this method may prove to be prohibitively difficult for many research labs to implement. The wide use of the SIR and CFE methods, provide a measurement of microbial biomass, whether direct or indirect in order to calculate CUE. Several assumptions must be made in order to calculate CUE, in the SIR method, it is assumed that all substrate is utilized, and that the respiratory response ends after substrate depletion. In the CFE method, additional measurements of substrate are needed to determine when substrate depletion occurs. Both methods can be complicated by the priming effect, as well as uncertainties driven by laboratory practices and instrumentation and are limited by assumptions of solely glucose metabolism or that glucose and SOM metabolisms are </w:t>
      </w:r>
      <w:commentRangeStart w:id="20"/>
      <w:r w:rsidRPr="030C3F7C">
        <w:rPr>
          <w:lang w:val="en-US"/>
        </w:rPr>
        <w:t>equal</w:t>
      </w:r>
      <w:commentRangeEnd w:id="20"/>
      <w:r>
        <w:rPr>
          <w:rStyle w:val="CommentReference"/>
        </w:rPr>
        <w:commentReference w:id="20"/>
      </w:r>
      <w:r w:rsidRPr="030C3F7C">
        <w:rPr>
          <w:lang w:val="en-US"/>
        </w:rPr>
        <w:t xml:space="preserve"> </w:t>
      </w:r>
      <w:sdt>
        <w:sdtPr>
          <w:rPr>
            <w:color w:val="000000"/>
            <w:lang w:val="en-US"/>
          </w:rPr>
          <w:tag w:val="MENDELEY_CITATION_v3_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"/>
          <w:id w:val="-130175431"/>
          <w:placeholder>
            <w:docPart w:val="BD3339BB43D8465B99B888B7C8311433"/>
          </w:placeholder>
        </w:sdtPr>
        <w:sdtContent>
          <w:r w:rsidR="00863014" w:rsidRPr="00863014">
            <w:rPr>
              <w:color w:val="000000"/>
              <w:lang w:val="en-US"/>
            </w:rPr>
            <w:t>(K. M. Geyer et al., 2019)</w:t>
          </w:r>
        </w:sdtContent>
      </w:sdt>
      <w:r w:rsidRPr="030C3F7C">
        <w:rPr>
          <w:lang w:val="en-US"/>
        </w:rPr>
        <w:t xml:space="preserve">. </w:t>
      </w:r>
    </w:p>
    <w:p w14:paraId="5C904D5B" w14:textId="77777777" w:rsidR="00E7190D" w:rsidRDefault="00E7190D" w:rsidP="00DD05D9">
      <w:pPr>
        <w:rPr>
          <w:lang w:val="en-US"/>
        </w:rPr>
      </w:pPr>
    </w:p>
    <w:p w14:paraId="3CDD8E13" w14:textId="6200CCF5" w:rsidR="006E34D1" w:rsidRDefault="00DD05D9" w:rsidP="00DD05D9">
      <w:pPr>
        <w:rPr>
          <w:lang w:val="en-US"/>
        </w:rPr>
      </w:pPr>
      <w:commentRangeStart w:id="21"/>
      <w:r w:rsidRPr="178AD68D">
        <w:rPr>
          <w:lang w:val="en-US"/>
        </w:rPr>
        <w:t>An emerging approach that can be used to study soil metabolisms and other soil processes is known as Respiratory Quotient (RQ), which is the ratio of CO</w:t>
      </w:r>
      <w:r w:rsidRPr="178AD68D">
        <w:rPr>
          <w:vertAlign w:val="subscript"/>
          <w:lang w:val="en-US"/>
        </w:rPr>
        <w:t>2</w:t>
      </w:r>
      <w:r w:rsidRPr="178AD68D">
        <w:rPr>
          <w:lang w:val="en-US"/>
        </w:rPr>
        <w:t xml:space="preserve"> produced to the O</w:t>
      </w:r>
      <w:r w:rsidRPr="178AD68D">
        <w:rPr>
          <w:vertAlign w:val="subscript"/>
          <w:lang w:val="en-US"/>
        </w:rPr>
        <w:t>2</w:t>
      </w:r>
      <w:r w:rsidRPr="178AD68D">
        <w:rPr>
          <w:lang w:val="en-US"/>
        </w:rPr>
        <w:t xml:space="preserve"> consumed during respiration </w:t>
      </w:r>
      <w:sdt>
        <w:sdtPr>
          <w:rPr>
            <w:color w:val="000000"/>
            <w:lang w:val="en-US"/>
          </w:rPr>
          <w:tag w:val="MENDELEY_CITATION_v3_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"/>
          <w:id w:val="-415163525"/>
          <w:placeholder>
            <w:docPart w:val="BD3339BB43D8465B99B888B7C8311433"/>
          </w:placeholder>
        </w:sdtPr>
        <w:sdtContent>
          <w:r w:rsidR="00863014" w:rsidRPr="00863014">
            <w:rPr>
              <w:color w:val="000000"/>
              <w:lang w:val="en-US"/>
            </w:rPr>
            <w:t>(Dilly, 2001, 2003)</w:t>
          </w:r>
        </w:sdtContent>
      </w:sdt>
      <w:r w:rsidRPr="178AD68D">
        <w:rPr>
          <w:lang w:val="en-US"/>
        </w:rPr>
        <w:t xml:space="preserve">. The study of RQ can potentially provide insight into the substrate being metabolized </w:t>
      </w:r>
      <w:commentRangeStart w:id="22"/>
      <w:commentRangeStart w:id="23"/>
      <w:r w:rsidRPr="178AD68D">
        <w:rPr>
          <w:lang w:val="en-US"/>
        </w:rPr>
        <w:t>because the stoichiometry of the compound should determine the reaction stoichiometry during aerobic respiration</w:t>
      </w:r>
      <w:commentRangeStart w:id="24"/>
      <w:r w:rsidRPr="178AD68D">
        <w:rPr>
          <w:lang w:val="en-US"/>
        </w:rPr>
        <w:t xml:space="preserve"> </w:t>
      </w:r>
      <w:sdt>
        <w:sdtPr>
          <w:rPr>
            <w:color w:val="000000"/>
            <w:lang w:val="en-US"/>
          </w:rPr>
          <w:tag w:val="MENDELEY_CITATION_v3_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"/>
          <w:id w:val="-1232304000"/>
          <w:placeholder>
            <w:docPart w:val="BD3339BB43D8465B99B888B7C8311433"/>
          </w:placeholder>
        </w:sdtPr>
        <w:sdtContent>
          <w:r w:rsidR="00863014" w:rsidRPr="00863014">
            <w:rPr>
              <w:color w:val="000000"/>
              <w:lang w:val="en-US"/>
            </w:rPr>
            <w:t>(Masiello et al., 2008)</w:t>
          </w:r>
        </w:sdtContent>
      </w:sdt>
      <w:r w:rsidRPr="178AD68D">
        <w:rPr>
          <w:lang w:val="en-US"/>
        </w:rPr>
        <w:t xml:space="preserve">, however this reaction does not account for carbon that is retained for biomass production of synthesis of compounds like extracellular enzymes, as these are not represented in the equation. For example, respiration of compounds like sugars and other carbohydrates are predicted to produce an RQ of </w:t>
      </w:r>
      <w:r w:rsidRPr="178AD68D">
        <w:rPr>
          <w:lang w:val="en-US"/>
        </w:rPr>
        <w:lastRenderedPageBreak/>
        <w:t>1.0, lipids are predicted to have RQ values around 0.7, and organic acids on average to be 1.4</w:t>
      </w:r>
      <w:commentRangeEnd w:id="22"/>
      <w:r>
        <w:rPr>
          <w:rStyle w:val="CommentReference"/>
        </w:rPr>
        <w:commentReference w:id="22"/>
      </w:r>
      <w:commentRangeEnd w:id="23"/>
      <w:r>
        <w:rPr>
          <w:rStyle w:val="CommentReference"/>
        </w:rPr>
        <w:commentReference w:id="23"/>
      </w:r>
      <w:r w:rsidRPr="178AD68D">
        <w:rPr>
          <w:lang w:val="en-US"/>
        </w:rPr>
        <w:t xml:space="preserve"> </w:t>
      </w:r>
      <w:sdt>
        <w:sdtPr>
          <w:rPr>
            <w:color w:val="000000"/>
            <w:lang w:val="en-US"/>
          </w:rPr>
          <w:tag w:val="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"/>
          <w:id w:val="-1940597012"/>
          <w:placeholder>
            <w:docPart w:val="BD3339BB43D8465B99B888B7C8311433"/>
          </w:placeholder>
        </w:sdtPr>
        <w:sdtContent>
          <w:r w:rsidR="00863014" w:rsidRPr="00863014">
            <w:rPr>
              <w:color w:val="000000"/>
              <w:lang w:val="en-US"/>
            </w:rPr>
            <w:t>(Hicks Pries et al., 2020; Hilman et al., 2022; Masiello et al., 2008)</w:t>
          </w:r>
        </w:sdtContent>
      </w:sdt>
      <w:r w:rsidRPr="178AD68D">
        <w:rPr>
          <w:lang w:val="en-US"/>
        </w:rPr>
        <w:t xml:space="preserve">. </w:t>
      </w:r>
      <w:commentRangeEnd w:id="24"/>
      <w:r>
        <w:rPr>
          <w:rStyle w:val="CommentReference"/>
        </w:rPr>
        <w:commentReference w:id="24"/>
      </w:r>
      <w:r w:rsidRPr="178AD68D">
        <w:rPr>
          <w:lang w:val="en-US"/>
        </w:rPr>
        <w:t>While some studies report RQ values that resemble  substrate-based predictions,  other studies observed systematic deviations that were linked to non-metabolic processes which can affect soil CO</w:t>
      </w:r>
      <w:r w:rsidRPr="178AD68D">
        <w:rPr>
          <w:vertAlign w:val="subscript"/>
          <w:lang w:val="en-US"/>
        </w:rPr>
        <w:t>2</w:t>
      </w:r>
      <w:r w:rsidRPr="178AD68D">
        <w:rPr>
          <w:lang w:val="en-US"/>
        </w:rPr>
        <w:t xml:space="preserve"> and O</w:t>
      </w:r>
      <w:r w:rsidRPr="178AD68D">
        <w:rPr>
          <w:vertAlign w:val="subscript"/>
          <w:lang w:val="en-US"/>
        </w:rPr>
        <w:t>2</w:t>
      </w:r>
      <w:r w:rsidRPr="178AD68D">
        <w:rPr>
          <w:lang w:val="en-US"/>
        </w:rPr>
        <w:t xml:space="preserve"> concentrations, such as different diffusion constants of CO</w:t>
      </w:r>
      <w:r w:rsidRPr="178AD68D">
        <w:rPr>
          <w:vertAlign w:val="subscript"/>
          <w:lang w:val="en-US"/>
        </w:rPr>
        <w:t>2</w:t>
      </w:r>
      <w:r w:rsidRPr="178AD68D">
        <w:rPr>
          <w:lang w:val="en-US"/>
        </w:rPr>
        <w:t xml:space="preserve"> and O</w:t>
      </w:r>
      <w:r w:rsidRPr="178AD68D">
        <w:rPr>
          <w:vertAlign w:val="subscript"/>
          <w:lang w:val="en-US"/>
        </w:rPr>
        <w:t>2</w:t>
      </w:r>
      <w:r w:rsidRPr="178AD68D">
        <w:rPr>
          <w:lang w:val="en-US"/>
        </w:rPr>
        <w:t xml:space="preserve">, calcite dissolution/precipitation, and oxidation of reduced chemical species </w:t>
      </w:r>
      <w:sdt>
        <w:sdtPr>
          <w:rPr>
            <w:color w:val="000000" w:themeColor="text1"/>
            <w:lang w:val="en-US"/>
          </w:rPr>
          <w:tag w:val="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"/>
          <w:id w:val="-739864725"/>
          <w:placeholder>
            <w:docPart w:val="BD3339BB43D8465B99B888B7C8311433"/>
          </w:placeholder>
        </w:sdtPr>
        <w:sdtContent>
          <w:r w:rsidR="00863014">
            <w:t xml:space="preserve">(Angert et al., 2015; Gallagher &amp; </w:t>
          </w:r>
          <w:proofErr w:type="spellStart"/>
          <w:r w:rsidR="00863014">
            <w:t>Breecker</w:t>
          </w:r>
          <w:proofErr w:type="spellEnd"/>
          <w:r w:rsidR="00863014">
            <w:t>, 2020; Hicks Pries et al., 2020; Hodges et al., 2019; Sánchez-Cañete et al., 2018)</w:t>
          </w:r>
        </w:sdtContent>
      </w:sdt>
      <w:r w:rsidRPr="178AD68D">
        <w:rPr>
          <w:lang w:val="en-US"/>
        </w:rPr>
        <w:t xml:space="preserve">. The potential effect of microbial CUE on soil RQ values has received less attention to date, although </w:t>
      </w:r>
      <w:sdt>
        <w:sdtPr>
          <w:rPr>
            <w:color w:val="000000"/>
            <w:lang w:val="en-US"/>
          </w:rPr>
          <w:tag w:val="MENDELEY_CITATION_v3_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"/>
          <w:id w:val="-378631745"/>
          <w:placeholder>
            <w:docPart w:val="BD3339BB43D8465B99B888B7C8311433"/>
          </w:placeholder>
        </w:sdtPr>
        <w:sdtContent>
          <w:r w:rsidR="00863014" w:rsidRPr="00863014">
            <w:rPr>
              <w:color w:val="000000"/>
              <w:lang w:val="en-US"/>
            </w:rPr>
            <w:t>Dilly (2001)</w:t>
          </w:r>
        </w:sdtContent>
      </w:sdt>
      <w:r w:rsidRPr="178AD68D">
        <w:rPr>
          <w:lang w:val="en-US"/>
        </w:rPr>
        <w:t xml:space="preserve"> suggested that incorporation of available substrates into microbial biomass could explain initial RQ values &gt;1 observed during the initial stimulation period in soils amended with glucose. If microbial biosynthesis causes divergence from RQ values expected from substrate stoichiometry alone, then this approach may enable indirect monitoring of CUE in the field, under stable conditions when substrate is expected to remain constant, and</w:t>
      </w:r>
      <w:r w:rsidR="00C92F52">
        <w:rPr>
          <w:lang w:val="en-US"/>
        </w:rPr>
        <w:t xml:space="preserve"> in</w:t>
      </w:r>
      <w:r w:rsidRPr="178AD68D">
        <w:rPr>
          <w:lang w:val="en-US"/>
        </w:rPr>
        <w:t xml:space="preserve"> the laboratory.</w:t>
      </w:r>
      <w:commentRangeStart w:id="25"/>
      <w:commentRangeEnd w:id="25"/>
      <w:r>
        <w:rPr>
          <w:rStyle w:val="CommentReference"/>
        </w:rPr>
        <w:commentReference w:id="25"/>
      </w:r>
      <w:r w:rsidRPr="178AD68D">
        <w:rPr>
          <w:lang w:val="en-US"/>
        </w:rPr>
        <w:t xml:space="preserve"> In order to examine if changing carbon use efficiency can drive differences between expected and measured RQ values, we designed substrate induced respiration incubation experiments to test if RQ values expected from substrate stoichiometry alone are produced and if not, if a derived relationship between RQ and CUE can reliably predict biomass production . </w:t>
      </w:r>
      <w:commentRangeEnd w:id="21"/>
      <w:r>
        <w:rPr>
          <w:rStyle w:val="CommentReference"/>
        </w:rPr>
        <w:commentReference w:id="21"/>
      </w:r>
    </w:p>
    <w:p w14:paraId="4616FEE8" w14:textId="77777777" w:rsidR="006E34D1" w:rsidRDefault="006E34D1" w:rsidP="006E34D1">
      <w:pPr>
        <w:pStyle w:val="Heading1"/>
        <w:rPr>
          <w:lang w:val="en-US"/>
        </w:rPr>
      </w:pPr>
      <w:r>
        <w:rPr>
          <w:lang w:val="en-US"/>
        </w:rPr>
        <w:t>2 Connecting Carbon Use Efficiency and Respiratory Quotient</w:t>
      </w:r>
    </w:p>
    <w:p w14:paraId="7B3DF593" w14:textId="6FDF310E" w:rsidR="006E34D1" w:rsidRDefault="006E34D1" w:rsidP="006E34D1">
      <w:pPr>
        <w:rPr>
          <w:lang w:val="en-US"/>
        </w:rPr>
      </w:pPr>
      <w:r w:rsidRPr="00090007">
        <w:rPr>
          <w:lang w:val="en-US"/>
        </w:rPr>
        <w:t>Given that RQ values are driven by the difference in oxidation state of carbon between substrate and reaction product</w:t>
      </w:r>
      <w:commentRangeStart w:id="26"/>
      <w:commentRangeEnd w:id="26"/>
      <w:r w:rsidRPr="00090007">
        <w:rPr>
          <w:lang w:val="en-US"/>
        </w:rPr>
        <w:commentReference w:id="26"/>
      </w:r>
      <w:r w:rsidRPr="00090007">
        <w:rPr>
          <w:lang w:val="en-US"/>
        </w:rPr>
        <w:t>, in a scenario where substrate is converted entirely to CO</w:t>
      </w:r>
      <w:r w:rsidRPr="00090007">
        <w:rPr>
          <w:vertAlign w:val="subscript"/>
          <w:lang w:val="en-US"/>
        </w:rPr>
        <w:t>2</w:t>
      </w:r>
      <w:r w:rsidRPr="00090007">
        <w:rPr>
          <w:lang w:val="en-US"/>
        </w:rPr>
        <w:t xml:space="preserve"> and yields no net biomass production, this would require that 100% of the carbon added would be lost through respiration and would be defined by a carbon use efficiency of 0.0. Using a mass balance approach, we can explore the relationship between RQ and CUE in the reaction [C</w:t>
      </w:r>
      <w:r w:rsidRPr="00090007">
        <w:rPr>
          <w:vertAlign w:val="subscript"/>
          <w:lang w:val="en-US"/>
        </w:rPr>
        <w:t>6</w:t>
      </w:r>
      <w:r w:rsidRPr="00090007">
        <w:rPr>
          <w:lang w:val="en-US"/>
        </w:rPr>
        <w:t>H</w:t>
      </w:r>
      <w:r w:rsidRPr="00090007">
        <w:rPr>
          <w:vertAlign w:val="subscript"/>
          <w:lang w:val="en-US"/>
        </w:rPr>
        <w:t>12</w:t>
      </w:r>
      <w:r w:rsidRPr="00090007">
        <w:rPr>
          <w:lang w:val="en-US"/>
        </w:rPr>
        <w:t>O</w:t>
      </w:r>
      <w:r w:rsidRPr="00090007">
        <w:rPr>
          <w:vertAlign w:val="subscript"/>
          <w:lang w:val="en-US"/>
        </w:rPr>
        <w:t>6</w:t>
      </w:r>
      <w:r w:rsidRPr="00090007">
        <w:rPr>
          <w:lang w:val="en-US"/>
        </w:rPr>
        <w:t xml:space="preserve"> +  O</w:t>
      </w:r>
      <w:r w:rsidRPr="00090007">
        <w:rPr>
          <w:vertAlign w:val="subscript"/>
          <w:lang w:val="en-US"/>
        </w:rPr>
        <w:t>2</w:t>
      </w:r>
      <w:r w:rsidRPr="00090007">
        <w:rPr>
          <w:lang w:val="en-US"/>
        </w:rPr>
        <w:t xml:space="preserve">  + NO</w:t>
      </w:r>
      <w:r w:rsidRPr="00090007">
        <w:rPr>
          <w:vertAlign w:val="subscript"/>
          <w:lang w:val="en-US"/>
        </w:rPr>
        <w:t>3</w:t>
      </w:r>
      <w:r w:rsidRPr="00090007">
        <w:rPr>
          <w:vertAlign w:val="superscript"/>
          <w:lang w:val="en-US"/>
        </w:rPr>
        <w:t>-</w:t>
      </w:r>
      <w:r w:rsidRPr="00090007">
        <w:rPr>
          <w:lang w:val="en-US"/>
        </w:rPr>
        <w:t xml:space="preserve">  =   CO</w:t>
      </w:r>
      <w:r w:rsidRPr="00090007">
        <w:rPr>
          <w:vertAlign w:val="subscript"/>
          <w:lang w:val="en-US"/>
        </w:rPr>
        <w:t>2</w:t>
      </w:r>
      <w:r w:rsidRPr="00090007">
        <w:rPr>
          <w:lang w:val="en-US"/>
        </w:rPr>
        <w:t xml:space="preserve">  +  H</w:t>
      </w:r>
      <w:r w:rsidRPr="00090007">
        <w:rPr>
          <w:vertAlign w:val="subscript"/>
          <w:lang w:val="en-US"/>
        </w:rPr>
        <w:t>2</w:t>
      </w:r>
      <w:r w:rsidRPr="00090007">
        <w:rPr>
          <w:lang w:val="en-US"/>
        </w:rPr>
        <w:t xml:space="preserve">O  +  </w:t>
      </w:r>
      <w:bookmarkStart w:id="27" w:name="_Hlk130381336"/>
      <w:r w:rsidRPr="00090007">
        <w:rPr>
          <w:lang w:val="en-US"/>
        </w:rPr>
        <w:t>C</w:t>
      </w:r>
      <w:r w:rsidRPr="00090007">
        <w:rPr>
          <w:vertAlign w:val="subscript"/>
          <w:lang w:val="en-US"/>
        </w:rPr>
        <w:t>1</w:t>
      </w:r>
      <w:r w:rsidRPr="00090007">
        <w:rPr>
          <w:lang w:val="en-US"/>
        </w:rPr>
        <w:t>H</w:t>
      </w:r>
      <w:r w:rsidRPr="00090007">
        <w:rPr>
          <w:vertAlign w:val="subscript"/>
          <w:lang w:val="en-US"/>
        </w:rPr>
        <w:t>1.8</w:t>
      </w:r>
      <w:r w:rsidRPr="00090007">
        <w:rPr>
          <w:lang w:val="en-US"/>
        </w:rPr>
        <w:t>O</w:t>
      </w:r>
      <w:r w:rsidRPr="00090007">
        <w:rPr>
          <w:vertAlign w:val="subscript"/>
          <w:lang w:val="en-US"/>
        </w:rPr>
        <w:t>0.5</w:t>
      </w:r>
      <w:r w:rsidRPr="00090007">
        <w:rPr>
          <w:lang w:val="en-US"/>
        </w:rPr>
        <w:t>N</w:t>
      </w:r>
      <w:r w:rsidRPr="00090007">
        <w:rPr>
          <w:vertAlign w:val="subscript"/>
          <w:lang w:val="en-US"/>
        </w:rPr>
        <w:t>0.2</w:t>
      </w:r>
      <w:bookmarkEnd w:id="27"/>
      <w:r w:rsidRPr="00090007">
        <w:rPr>
          <w:lang w:val="en-US"/>
        </w:rPr>
        <w:t xml:space="preserve">], where </w:t>
      </w:r>
      <w:commentRangeStart w:id="28"/>
      <w:commentRangeStart w:id="29"/>
      <w:commentRangeStart w:id="30"/>
      <w:r w:rsidRPr="00090007">
        <w:rPr>
          <w:lang w:val="en-US"/>
        </w:rPr>
        <w:t>C</w:t>
      </w:r>
      <w:r w:rsidRPr="00090007">
        <w:rPr>
          <w:vertAlign w:val="subscript"/>
          <w:lang w:val="en-US"/>
        </w:rPr>
        <w:t>1</w:t>
      </w:r>
      <w:r w:rsidRPr="00090007">
        <w:rPr>
          <w:lang w:val="en-US"/>
        </w:rPr>
        <w:t>H</w:t>
      </w:r>
      <w:r w:rsidRPr="00090007">
        <w:rPr>
          <w:vertAlign w:val="subscript"/>
          <w:lang w:val="en-US"/>
        </w:rPr>
        <w:t>1.8</w:t>
      </w:r>
      <w:r w:rsidRPr="00090007">
        <w:rPr>
          <w:lang w:val="en-US"/>
        </w:rPr>
        <w:t>O</w:t>
      </w:r>
      <w:r w:rsidRPr="00090007">
        <w:rPr>
          <w:vertAlign w:val="subscript"/>
          <w:lang w:val="en-US"/>
        </w:rPr>
        <w:t>0.5</w:t>
      </w:r>
      <w:r w:rsidRPr="00090007">
        <w:rPr>
          <w:lang w:val="en-US"/>
        </w:rPr>
        <w:t>N</w:t>
      </w:r>
      <w:r w:rsidRPr="00090007">
        <w:rPr>
          <w:vertAlign w:val="subscript"/>
          <w:lang w:val="en-US"/>
        </w:rPr>
        <w:t>0.2</w:t>
      </w:r>
      <w:r w:rsidRPr="00090007">
        <w:rPr>
          <w:lang w:val="en-US"/>
        </w:rPr>
        <w:t xml:space="preserve"> represents an average microbial biomass stoichiometry</w:t>
      </w:r>
      <w:commentRangeEnd w:id="28"/>
      <w:r w:rsidRPr="00090007">
        <w:rPr>
          <w:lang w:val="en-US"/>
        </w:rPr>
        <w:commentReference w:id="28"/>
      </w:r>
      <w:commentRangeEnd w:id="29"/>
      <w:r w:rsidRPr="00090007">
        <w:rPr>
          <w:lang w:val="en-US"/>
        </w:rPr>
        <w:commentReference w:id="29"/>
      </w:r>
      <w:commentRangeEnd w:id="30"/>
      <w:r w:rsidRPr="00090007">
        <w:rPr>
          <w:lang w:val="en-US"/>
        </w:rPr>
        <w:commentReference w:id="30"/>
      </w:r>
      <w:r>
        <w:rPr>
          <w:lang w:val="en-US"/>
        </w:rPr>
        <w:t xml:space="preserve"> </w:t>
      </w:r>
      <w:sdt>
        <w:sdtPr>
          <w:rPr>
            <w:color w:val="000000"/>
            <w:lang w:val="en-US"/>
          </w:rPr>
          <w:tag w:val="MENDELEY_CITATION_v3_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"/>
          <w:id w:val="-1459552050"/>
          <w:placeholder>
            <w:docPart w:val="67276D651B1D4157805EC02AAF7BC587"/>
          </w:placeholder>
        </w:sdtPr>
        <w:sdtContent>
          <w:r w:rsidR="00863014" w:rsidRPr="00863014">
            <w:rPr>
              <w:color w:val="000000"/>
              <w:lang w:val="en-US"/>
            </w:rPr>
            <w:t>(</w:t>
          </w:r>
          <w:proofErr w:type="spellStart"/>
          <w:r w:rsidR="00863014" w:rsidRPr="00863014">
            <w:rPr>
              <w:color w:val="000000"/>
              <w:lang w:val="en-US"/>
            </w:rPr>
            <w:t>Roels</w:t>
          </w:r>
          <w:proofErr w:type="spellEnd"/>
          <w:r w:rsidR="00863014" w:rsidRPr="00863014">
            <w:rPr>
              <w:color w:val="000000"/>
              <w:lang w:val="en-US"/>
            </w:rPr>
            <w:t>, 1980)</w:t>
          </w:r>
        </w:sdtContent>
      </w:sdt>
      <w:r w:rsidRPr="00090007">
        <w:rPr>
          <w:lang w:val="en-US"/>
        </w:rPr>
        <w:t xml:space="preserve"> , normalized per mole of carbon. Due to its relative importance in microbial makeup, nitrogen was included in the calculations. Furthermore, we chose to use nitrate as the nitrogen bearing species due to its impact on RQ values by </w:t>
      </w:r>
      <w:r>
        <w:rPr>
          <w:lang w:val="en-US"/>
        </w:rPr>
        <w:t>its redox state</w:t>
      </w:r>
      <w:r w:rsidRPr="00090007">
        <w:rPr>
          <w:lang w:val="en-US"/>
        </w:rPr>
        <w:t xml:space="preserve">, </w:t>
      </w:r>
      <w:r>
        <w:rPr>
          <w:lang w:val="en-US"/>
        </w:rPr>
        <w:t>given soil preparation methods</w:t>
      </w:r>
      <w:r w:rsidR="002B4A50">
        <w:rPr>
          <w:lang w:val="en-US"/>
        </w:rPr>
        <w:t xml:space="preserve"> of </w:t>
      </w:r>
      <w:r w:rsidR="00CE5D30">
        <w:rPr>
          <w:lang w:val="en-US"/>
        </w:rPr>
        <w:t>room temperature drying</w:t>
      </w:r>
      <w:r>
        <w:rPr>
          <w:lang w:val="en-US"/>
        </w:rPr>
        <w:t xml:space="preserve">, </w:t>
      </w:r>
      <w:r w:rsidRPr="00090007">
        <w:rPr>
          <w:lang w:val="en-US"/>
        </w:rPr>
        <w:t>and previous knowledge of site characteristics. By carrying out mass balance calculations, where CUE is defined by varying the relationship between how much biomass is produced and how much CO</w:t>
      </w:r>
      <w:r w:rsidRPr="00090007">
        <w:rPr>
          <w:vertAlign w:val="subscript"/>
          <w:lang w:val="en-US"/>
        </w:rPr>
        <w:t>2</w:t>
      </w:r>
      <w:r w:rsidRPr="00090007">
        <w:rPr>
          <w:lang w:val="en-US"/>
        </w:rPr>
        <w:t xml:space="preserve"> is produced, we then calculate resultant RQ values (</w:t>
      </w:r>
      <w:r w:rsidRPr="00090007">
        <w:rPr>
          <w:lang w:val="en-US"/>
        </w:rPr>
        <w:fldChar w:fldCharType="begin"/>
      </w:r>
      <w:r w:rsidRPr="00090007">
        <w:rPr>
          <w:lang w:val="en-US"/>
        </w:rPr>
        <w:instrText xml:space="preserve"> REF _Ref144292156 \h </w:instrText>
      </w:r>
      <w:r w:rsidRPr="00090007">
        <w:rPr>
          <w:lang w:val="en-US"/>
        </w:rPr>
      </w:r>
      <w:r w:rsidRPr="00090007">
        <w:rPr>
          <w:lang w:val="en-US"/>
        </w:rPr>
        <w:fldChar w:fldCharType="separate"/>
      </w:r>
      <w:r w:rsidRPr="00090007">
        <w:rPr>
          <w:lang w:val="en-US"/>
        </w:rPr>
        <w:t xml:space="preserve">Figure </w:t>
      </w:r>
      <w:r w:rsidR="00CE5D30">
        <w:rPr>
          <w:lang w:val="en-US"/>
        </w:rPr>
        <w:t>1</w:t>
      </w:r>
      <w:r w:rsidRPr="00090007">
        <w:rPr>
          <w:lang w:val="en-US"/>
        </w:rPr>
        <w:fldChar w:fldCharType="end"/>
      </w:r>
      <w:r w:rsidRPr="00090007">
        <w:rPr>
          <w:lang w:val="en-US"/>
        </w:rPr>
        <w:t>).</w:t>
      </w:r>
      <w:r w:rsidR="00173BE6" w:rsidRPr="00173BE6">
        <w:rPr>
          <w:lang w:val="en-US"/>
        </w:rPr>
        <w:t xml:space="preserve"> </w:t>
      </w:r>
      <w:commentRangeStart w:id="31"/>
      <w:commentRangeStart w:id="32"/>
      <w:commentRangeStart w:id="33"/>
      <w:commentRangeStart w:id="34"/>
      <w:r w:rsidR="00173BE6" w:rsidRPr="00E14828">
        <w:rPr>
          <w:lang w:val="en-US"/>
        </w:rPr>
        <w:t>The calculated relationship between RQ and CUE</w:t>
      </w:r>
      <w:commentRangeEnd w:id="31"/>
      <w:r w:rsidR="00173BE6" w:rsidRPr="00E14828">
        <w:rPr>
          <w:lang w:val="en-US"/>
        </w:rPr>
        <w:commentReference w:id="31"/>
      </w:r>
      <w:commentRangeEnd w:id="32"/>
      <w:r w:rsidR="00173BE6" w:rsidRPr="00E14828">
        <w:rPr>
          <w:lang w:val="en-US"/>
        </w:rPr>
        <w:commentReference w:id="32"/>
      </w:r>
      <w:commentRangeEnd w:id="33"/>
      <w:r w:rsidR="00173BE6" w:rsidRPr="00E14828">
        <w:rPr>
          <w:lang w:val="en-US"/>
        </w:rPr>
        <w:commentReference w:id="33"/>
      </w:r>
      <w:commentRangeEnd w:id="34"/>
      <w:r w:rsidR="00173BE6" w:rsidRPr="00E14828">
        <w:rPr>
          <w:lang w:val="en-US"/>
        </w:rPr>
        <w:commentReference w:id="34"/>
      </w:r>
      <w:r w:rsidR="00173BE6" w:rsidRPr="00E14828">
        <w:rPr>
          <w:lang w:val="en-US"/>
        </w:rPr>
        <w:t xml:space="preserve"> was derived </w:t>
      </w:r>
      <w:r w:rsidR="00173BE6">
        <w:rPr>
          <w:lang w:val="en-US"/>
        </w:rPr>
        <w:t>in Excel using the reaction for the aerobic respiration of glucose, modified to also include NO</w:t>
      </w:r>
      <w:r w:rsidR="00173BE6">
        <w:rPr>
          <w:vertAlign w:val="subscript"/>
          <w:lang w:val="en-US"/>
        </w:rPr>
        <w:t>3</w:t>
      </w:r>
      <w:r w:rsidR="00173BE6">
        <w:rPr>
          <w:vertAlign w:val="superscript"/>
          <w:lang w:val="en-US"/>
        </w:rPr>
        <w:t>-</w:t>
      </w:r>
      <w:r w:rsidR="00173BE6">
        <w:rPr>
          <w:lang w:val="en-US"/>
        </w:rPr>
        <w:t xml:space="preserve"> as an additional reactant and the average microbial biomass stoichiometry </w:t>
      </w:r>
      <w:sdt>
        <w:sdtPr>
          <w:rPr>
            <w:color w:val="000000"/>
            <w:lang w:val="en-US"/>
          </w:rPr>
          <w:tag w:val="MENDELEY_CITATION_v3_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"/>
          <w:id w:val="1391385619"/>
          <w:placeholder>
            <w:docPart w:val="2874FD7FB1DC4928B6DD9242A0072F16"/>
          </w:placeholder>
        </w:sdtPr>
        <w:sdtContent>
          <w:r w:rsidR="00863014" w:rsidRPr="00863014">
            <w:rPr>
              <w:color w:val="000000"/>
              <w:lang w:val="en-US"/>
            </w:rPr>
            <w:t>(</w:t>
          </w:r>
          <w:proofErr w:type="spellStart"/>
          <w:r w:rsidR="00863014" w:rsidRPr="00863014">
            <w:rPr>
              <w:color w:val="000000"/>
              <w:lang w:val="en-US"/>
            </w:rPr>
            <w:t>Roels</w:t>
          </w:r>
          <w:proofErr w:type="spellEnd"/>
          <w:r w:rsidR="00863014" w:rsidRPr="00863014">
            <w:rPr>
              <w:color w:val="000000"/>
              <w:lang w:val="en-US"/>
            </w:rPr>
            <w:t>, 1980)</w:t>
          </w:r>
        </w:sdtContent>
      </w:sdt>
      <w:r w:rsidR="00173BE6">
        <w:rPr>
          <w:lang w:val="en-US"/>
        </w:rPr>
        <w:t xml:space="preserve"> as an additional product. This reaction was then broken into equations for each element present and simplified. These component equations were then substituted for use in stepwise balancing the new respiration reaction for a range of defined carbon use efficiencies. Carbon use efficiencies were defined in the reaction by defining the balance between how much carbon was partitioned as biomass and how much carbon was being respired. RQ values were calculated for each balanced reaction and reported with the corresponding CUE. This new modeled dataset containing RQ and CUE</w:t>
      </w:r>
      <w:r w:rsidR="00173BE6" w:rsidRPr="00E14828">
        <w:rPr>
          <w:lang w:val="en-US"/>
        </w:rPr>
        <w:t xml:space="preserve"> was imported into </w:t>
      </w:r>
      <w:commentRangeStart w:id="35"/>
      <w:commentRangeStart w:id="36"/>
      <w:r w:rsidR="00173BE6" w:rsidRPr="00E14828">
        <w:rPr>
          <w:lang w:val="en-US"/>
        </w:rPr>
        <w:t>RStudio</w:t>
      </w:r>
      <w:commentRangeEnd w:id="35"/>
      <w:r w:rsidR="00173BE6" w:rsidRPr="00E14828">
        <w:rPr>
          <w:lang w:val="en-US"/>
        </w:rPr>
        <w:commentReference w:id="35"/>
      </w:r>
      <w:commentRangeEnd w:id="36"/>
      <w:r w:rsidR="00173BE6" w:rsidRPr="00E14828">
        <w:rPr>
          <w:lang w:val="en-US"/>
        </w:rPr>
        <w:commentReference w:id="36"/>
      </w:r>
      <w:r w:rsidR="00173BE6" w:rsidRPr="00E14828">
        <w:rPr>
          <w:lang w:val="en-US"/>
        </w:rPr>
        <w:t>, and an eighth order polynomial equation was fit to the data t</w:t>
      </w:r>
      <w:r w:rsidR="00173BE6">
        <w:rPr>
          <w:lang w:val="en-US"/>
        </w:rPr>
        <w:t>o minimize</w:t>
      </w:r>
      <w:r w:rsidR="00173BE6" w:rsidRPr="00E14828">
        <w:rPr>
          <w:lang w:val="en-US"/>
        </w:rPr>
        <w:t xml:space="preserve"> errors</w:t>
      </w:r>
      <w:r w:rsidR="00173BE6">
        <w:rPr>
          <w:lang w:val="en-US"/>
        </w:rPr>
        <w:t xml:space="preserve"> introduced by applying this relationship to observed RQ values</w:t>
      </w:r>
      <w:r w:rsidR="00173BE6" w:rsidRPr="00E14828">
        <w:rPr>
          <w:lang w:val="en-US"/>
        </w:rPr>
        <w:t xml:space="preserve">. This model was applied to the measured RQ </w:t>
      </w:r>
      <w:r w:rsidR="00173BE6" w:rsidRPr="00E14828">
        <w:rPr>
          <w:lang w:val="en-US"/>
        </w:rPr>
        <w:lastRenderedPageBreak/>
        <w:t xml:space="preserve">values using the </w:t>
      </w:r>
      <w:proofErr w:type="spellStart"/>
      <w:r w:rsidR="00173BE6" w:rsidRPr="00E14828">
        <w:rPr>
          <w:lang w:val="en-US"/>
        </w:rPr>
        <w:t>predict.lm</w:t>
      </w:r>
      <w:proofErr w:type="spellEnd"/>
      <w:r w:rsidR="00173BE6" w:rsidRPr="00E14828">
        <w:rPr>
          <w:lang w:val="en-US"/>
        </w:rPr>
        <w:t>() function to produce CUE values at each timestep during substrate induced respiration.</w:t>
      </w:r>
      <w:r w:rsidRPr="00090007">
        <w:rPr>
          <w:lang w:val="en-US"/>
        </w:rPr>
        <w:t xml:space="preserve">  </w:t>
      </w:r>
      <w:commentRangeStart w:id="37"/>
      <w:commentRangeStart w:id="38"/>
      <w:r w:rsidRPr="00090007">
        <w:rPr>
          <w:lang w:val="en-US"/>
        </w:rPr>
        <w:t>This modeled relationship shows that as CUE increases, RQ values will also increase, which may seem counter-intuitive at first, given that an increase in CUE would cause a net decrease in CO</w:t>
      </w:r>
      <w:r w:rsidRPr="00090007">
        <w:rPr>
          <w:vertAlign w:val="subscript"/>
          <w:lang w:val="en-US"/>
        </w:rPr>
        <w:t>2</w:t>
      </w:r>
      <w:r w:rsidRPr="00090007">
        <w:rPr>
          <w:lang w:val="en-US"/>
        </w:rPr>
        <w:t xml:space="preserve"> production. However, the concurrent O</w:t>
      </w:r>
      <w:r w:rsidRPr="00090007">
        <w:rPr>
          <w:vertAlign w:val="subscript"/>
          <w:lang w:val="en-US"/>
        </w:rPr>
        <w:t>2</w:t>
      </w:r>
      <w:r w:rsidRPr="00090007">
        <w:rPr>
          <w:lang w:val="en-US"/>
        </w:rPr>
        <w:t xml:space="preserve"> consumption decreases more substantially, which causes RQ values to increase.</w:t>
      </w:r>
      <w:commentRangeEnd w:id="37"/>
      <w:r w:rsidRPr="00090007">
        <w:rPr>
          <w:lang w:val="en-US"/>
        </w:rPr>
        <w:commentReference w:id="37"/>
      </w:r>
      <w:commentRangeEnd w:id="38"/>
      <w:r w:rsidRPr="00090007">
        <w:rPr>
          <w:lang w:val="en-US"/>
        </w:rPr>
        <w:commentReference w:id="38"/>
      </w:r>
      <w:r w:rsidRPr="00090007">
        <w:rPr>
          <w:lang w:val="en-US"/>
        </w:rPr>
        <w:t xml:space="preserve"> The slope of the modelled relationship shows that RQ increases rapidly as CUE values approach towards 60%. We limited our calculations to a maximum of 60% CUE, as this is referenced as a theoretical thermodynamic limit for microbial metabolisms </w:t>
      </w:r>
      <w:sdt>
        <w:sdtPr>
          <w:rPr>
            <w:color w:val="000000"/>
            <w:lang w:val="en-US"/>
          </w:rPr>
          <w:tag w:val="MENDELEY_CITATION_v3_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"/>
          <w:id w:val="1832095417"/>
          <w:placeholder>
            <w:docPart w:val="F4BC164602B84F5F9308E79F0C9483DD"/>
          </w:placeholder>
        </w:sdtPr>
        <w:sdtContent>
          <w:r w:rsidR="00863014" w:rsidRPr="00863014">
            <w:rPr>
              <w:color w:val="000000"/>
              <w:lang w:val="en-US"/>
            </w:rPr>
            <w:t>(Sinsabaugh et al., 2013)</w:t>
          </w:r>
        </w:sdtContent>
      </w:sdt>
      <w:r w:rsidRPr="00090007">
        <w:rPr>
          <w:lang w:val="en-US"/>
        </w:rPr>
        <w:t xml:space="preserve">. Furthermore, using this theoretical limit produced sufficiently high RQ values to describe all observed RQ measurements in our incubations. </w:t>
      </w:r>
    </w:p>
    <w:p w14:paraId="13030CCE" w14:textId="77777777" w:rsidR="006E34D1" w:rsidRDefault="006E34D1" w:rsidP="006E34D1">
      <w:pPr>
        <w:rPr>
          <w:rFonts w:eastAsia="Calibri"/>
          <w:i/>
          <w:iCs/>
          <w:color w:val="1F497D" w:themeColor="text2"/>
          <w:sz w:val="18"/>
          <w:szCs w:val="18"/>
          <w:lang w:val="en-US" w:eastAsia="en-US"/>
        </w:rPr>
      </w:pPr>
      <w:r w:rsidRPr="00C650E2">
        <w:rPr>
          <w:noProof/>
          <w:lang w:val="en-US"/>
        </w:rPr>
        <w:t xml:space="preserve"> </w:t>
      </w:r>
      <w:r>
        <w:rPr>
          <w:noProof/>
          <w:lang w:val="en-US"/>
        </w:rPr>
        <w:drawing>
          <wp:inline distT="0" distB="0" distL="0" distR="0" wp14:anchorId="129FC753" wp14:editId="16AE7407">
            <wp:extent cx="2743200" cy="2743200"/>
            <wp:effectExtent l="0" t="0" r="0" b="0"/>
            <wp:docPr id="16574071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7194" name="Graphic 165740719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743200" cy="2743200"/>
                    </a:xfrm>
                    <a:prstGeom prst="rect">
                      <a:avLst/>
                    </a:prstGeom>
                  </pic:spPr>
                </pic:pic>
              </a:graphicData>
            </a:graphic>
          </wp:inline>
        </w:drawing>
      </w:r>
      <w:bookmarkStart w:id="39" w:name="_Ref144292156"/>
      <w:r w:rsidRPr="0016629C">
        <w:rPr>
          <w:rFonts w:eastAsia="Calibri"/>
          <w:i/>
          <w:iCs/>
          <w:color w:val="1F497D" w:themeColor="text2"/>
          <w:sz w:val="18"/>
          <w:szCs w:val="18"/>
          <w:lang w:val="en-US" w:eastAsia="en-US"/>
        </w:rPr>
        <w:t xml:space="preserve"> </w:t>
      </w:r>
    </w:p>
    <w:p w14:paraId="770EECCF" w14:textId="64662FED" w:rsidR="006E34D1" w:rsidRPr="0025202F" w:rsidRDefault="006E34D1" w:rsidP="006E34D1">
      <w:pPr>
        <w:rPr>
          <w:noProof/>
          <w:lang w:val="en-US"/>
        </w:rPr>
      </w:pPr>
      <w:r w:rsidRPr="0025202F">
        <w:rPr>
          <w:noProof/>
          <w:lang w:val="en-US"/>
        </w:rPr>
        <w:t xml:space="preserve">Figure </w:t>
      </w:r>
      <w:bookmarkEnd w:id="39"/>
      <w:r w:rsidR="00452DCC">
        <w:rPr>
          <w:noProof/>
          <w:lang w:val="en-US"/>
        </w:rPr>
        <w:t>1</w:t>
      </w:r>
      <w:r>
        <w:rPr>
          <w:noProof/>
          <w:lang w:val="en-US"/>
        </w:rPr>
        <w:t>:</w:t>
      </w:r>
      <w:r w:rsidRPr="0025202F">
        <w:rPr>
          <w:noProof/>
          <w:lang w:val="en-US"/>
        </w:rPr>
        <w:t xml:space="preserve"> </w:t>
      </w:r>
      <w:r w:rsidRPr="0016629C">
        <w:rPr>
          <w:noProof/>
          <w:lang w:val="en-US"/>
        </w:rPr>
        <w:t xml:space="preserve">Plotted line displays the calculated relationship between carbon use efficiency and respiratory quotient of glucose </w:t>
      </w:r>
      <w:r>
        <w:rPr>
          <w:noProof/>
          <w:lang w:val="en-US"/>
        </w:rPr>
        <w:t>respiration</w:t>
      </w:r>
      <w:r w:rsidRPr="0016629C">
        <w:rPr>
          <w:noProof/>
          <w:lang w:val="en-US"/>
        </w:rPr>
        <w:t>.</w:t>
      </w:r>
    </w:p>
    <w:p w14:paraId="575B5C01" w14:textId="77777777" w:rsidR="006E34D1" w:rsidRPr="00DD05D9" w:rsidRDefault="006E34D1" w:rsidP="00DD05D9">
      <w:pPr>
        <w:rPr>
          <w:lang w:val="en-US"/>
        </w:rPr>
      </w:pPr>
    </w:p>
    <w:p w14:paraId="308F2C8E" w14:textId="00EE4125" w:rsidR="00200B97" w:rsidRDefault="00C47E97" w:rsidP="00200B97">
      <w:pPr>
        <w:pStyle w:val="Heading1"/>
      </w:pPr>
      <w:r>
        <w:t>3</w:t>
      </w:r>
      <w:r w:rsidR="00200B97">
        <w:t xml:space="preserve"> </w:t>
      </w:r>
      <w:r w:rsidR="00547A47">
        <w:t>Materials and Methods</w:t>
      </w:r>
    </w:p>
    <w:p w14:paraId="7FCA6641" w14:textId="1B14D768" w:rsidR="002E266A" w:rsidRPr="002E266A" w:rsidRDefault="002E266A" w:rsidP="002E266A">
      <w:pPr>
        <w:rPr>
          <w:lang w:val="en-US"/>
        </w:rPr>
      </w:pPr>
      <w:r w:rsidRPr="002E266A">
        <w:rPr>
          <w:lang w:val="en-US"/>
        </w:rPr>
        <w:t xml:space="preserve">This study </w:t>
      </w:r>
      <w:r w:rsidR="00790CF7">
        <w:rPr>
          <w:lang w:val="en-US"/>
        </w:rPr>
        <w:t>is comprised of two</w:t>
      </w:r>
      <w:r w:rsidRPr="002E266A">
        <w:rPr>
          <w:lang w:val="en-US"/>
        </w:rPr>
        <w:t xml:space="preserve"> soil incubation experiment</w:t>
      </w:r>
      <w:r w:rsidR="00790CF7">
        <w:rPr>
          <w:lang w:val="en-US"/>
        </w:rPr>
        <w:t>s</w:t>
      </w:r>
      <w:r w:rsidR="00F755FA">
        <w:rPr>
          <w:lang w:val="en-US"/>
        </w:rPr>
        <w:t xml:space="preserve"> with joined datasets</w:t>
      </w:r>
      <w:r w:rsidRPr="002E266A">
        <w:rPr>
          <w:lang w:val="en-US"/>
        </w:rPr>
        <w:t xml:space="preserve"> designed to address two questions. The first goal of </w:t>
      </w:r>
      <w:r w:rsidR="00F755FA">
        <w:rPr>
          <w:lang w:val="en-US"/>
        </w:rPr>
        <w:t>this study</w:t>
      </w:r>
      <w:r w:rsidRPr="002E266A">
        <w:rPr>
          <w:lang w:val="en-US"/>
        </w:rPr>
        <w:t xml:space="preserve"> was to investigate the effects of </w:t>
      </w:r>
      <w:r w:rsidR="00DE33C5">
        <w:rPr>
          <w:lang w:val="en-US"/>
        </w:rPr>
        <w:t xml:space="preserve"> labile </w:t>
      </w:r>
      <w:r w:rsidRPr="002E266A">
        <w:rPr>
          <w:lang w:val="en-US"/>
        </w:rPr>
        <w:t xml:space="preserve">substrate (glucose) </w:t>
      </w:r>
      <w:r w:rsidR="00DE33C5">
        <w:rPr>
          <w:lang w:val="en-US"/>
        </w:rPr>
        <w:t>amendment</w:t>
      </w:r>
      <w:r w:rsidR="00DE33C5" w:rsidRPr="002E266A">
        <w:rPr>
          <w:lang w:val="en-US"/>
        </w:rPr>
        <w:t xml:space="preserve"> </w:t>
      </w:r>
      <w:r w:rsidRPr="002E266A">
        <w:rPr>
          <w:lang w:val="en-US"/>
        </w:rPr>
        <w:t>on RQ values</w:t>
      </w:r>
      <w:r w:rsidR="00F51BDA">
        <w:rPr>
          <w:lang w:val="en-US"/>
        </w:rPr>
        <w:t xml:space="preserve"> at high temporal resolution</w:t>
      </w:r>
      <w:r w:rsidRPr="002E266A">
        <w:rPr>
          <w:lang w:val="en-US"/>
        </w:rPr>
        <w:t xml:space="preserve">. The second </w:t>
      </w:r>
      <w:r w:rsidR="00F755FA">
        <w:rPr>
          <w:lang w:val="en-US"/>
        </w:rPr>
        <w:t>goal is</w:t>
      </w:r>
      <w:r w:rsidRPr="002E266A">
        <w:rPr>
          <w:lang w:val="en-US"/>
        </w:rPr>
        <w:t xml:space="preserve"> to investigate the effects of CUE on RQ. Control samples </w:t>
      </w:r>
      <w:r w:rsidR="001E220C">
        <w:rPr>
          <w:lang w:val="en-US"/>
        </w:rPr>
        <w:t>(</w:t>
      </w:r>
      <w:r w:rsidRPr="002E266A">
        <w:rPr>
          <w:lang w:val="en-US"/>
        </w:rPr>
        <w:t xml:space="preserve">Type 1 </w:t>
      </w:r>
      <w:commentRangeStart w:id="40"/>
      <w:commentRangeStart w:id="41"/>
      <w:commentRangeStart w:id="42"/>
      <w:r w:rsidRPr="002E266A">
        <w:rPr>
          <w:lang w:val="en-US"/>
        </w:rPr>
        <w:t>deionized</w:t>
      </w:r>
      <w:commentRangeEnd w:id="40"/>
      <w:r w:rsidRPr="002E266A">
        <w:rPr>
          <w:lang w:val="en-US"/>
        </w:rPr>
        <w:commentReference w:id="40"/>
      </w:r>
      <w:commentRangeEnd w:id="41"/>
      <w:r w:rsidRPr="002E266A">
        <w:rPr>
          <w:lang w:val="en-US"/>
        </w:rPr>
        <w:commentReference w:id="41"/>
      </w:r>
      <w:commentRangeEnd w:id="42"/>
      <w:r w:rsidRPr="002E266A">
        <w:rPr>
          <w:lang w:val="en-US"/>
        </w:rPr>
        <w:commentReference w:id="42"/>
      </w:r>
      <w:r w:rsidRPr="002E266A">
        <w:rPr>
          <w:lang w:val="en-US"/>
        </w:rPr>
        <w:t xml:space="preserve"> water</w:t>
      </w:r>
      <w:r w:rsidR="001E220C">
        <w:rPr>
          <w:lang w:val="en-US"/>
        </w:rPr>
        <w:t>,</w:t>
      </w:r>
      <w:r w:rsidRPr="002E266A">
        <w:rPr>
          <w:lang w:val="en-US"/>
        </w:rPr>
        <w:t xml:space="preserve"> Millipore Milli-Q)</w:t>
      </w:r>
      <w:commentRangeStart w:id="43"/>
      <w:r w:rsidRPr="002E266A">
        <w:rPr>
          <w:lang w:val="en-US"/>
        </w:rPr>
        <w:t xml:space="preserve"> </w:t>
      </w:r>
      <w:commentRangeEnd w:id="43"/>
      <w:r w:rsidRPr="002E266A">
        <w:rPr>
          <w:lang w:val="en-US"/>
        </w:rPr>
        <w:commentReference w:id="43"/>
      </w:r>
      <w:r w:rsidRPr="002E266A">
        <w:rPr>
          <w:lang w:val="en-US"/>
        </w:rPr>
        <w:t xml:space="preserve">were incubated and measured for comparison. </w:t>
      </w:r>
      <w:r w:rsidR="00087F78">
        <w:rPr>
          <w:lang w:val="en-US"/>
        </w:rPr>
        <w:t>Treatment samples</w:t>
      </w:r>
      <w:r w:rsidRPr="002E266A">
        <w:rPr>
          <w:lang w:val="en-US"/>
        </w:rPr>
        <w:t xml:space="preserve"> involved amendment with various masses of glucose (100</w:t>
      </w:r>
      <w:r w:rsidR="000D723D">
        <w:rPr>
          <w:lang w:val="en-US"/>
        </w:rPr>
        <w:t xml:space="preserve"> </w:t>
      </w:r>
      <w:r w:rsidRPr="002E266A">
        <w:rPr>
          <w:lang w:val="en-US"/>
        </w:rPr>
        <w:t>mg, 200</w:t>
      </w:r>
      <w:r w:rsidR="000D723D">
        <w:rPr>
          <w:lang w:val="en-US"/>
        </w:rPr>
        <w:t xml:space="preserve"> </w:t>
      </w:r>
      <w:r w:rsidRPr="002E266A">
        <w:rPr>
          <w:lang w:val="en-US"/>
        </w:rPr>
        <w:t>mg, 500</w:t>
      </w:r>
      <w:r w:rsidR="000D723D">
        <w:rPr>
          <w:lang w:val="en-US"/>
        </w:rPr>
        <w:t xml:space="preserve"> </w:t>
      </w:r>
      <w:r w:rsidRPr="002E266A">
        <w:rPr>
          <w:lang w:val="en-US"/>
        </w:rPr>
        <w:t xml:space="preserve">mg, or 1.0 g). </w:t>
      </w:r>
      <w:r w:rsidR="002A7393">
        <w:rPr>
          <w:lang w:val="en-US"/>
        </w:rPr>
        <w:t>All incubated samples</w:t>
      </w:r>
      <w:r w:rsidR="00E10DCE">
        <w:rPr>
          <w:lang w:val="en-US"/>
        </w:rPr>
        <w:t xml:space="preserve"> contained 20 g of soil. </w:t>
      </w:r>
      <w:r w:rsidRPr="002E266A">
        <w:rPr>
          <w:lang w:val="en-US"/>
        </w:rPr>
        <w:t>RQ was determined by monitoring the composition of headspace gas in the incubation vessels every 2 h for the duration of the incubations (</w:t>
      </w:r>
      <w:r w:rsidR="00DE398E">
        <w:rPr>
          <w:lang w:val="en-US"/>
        </w:rPr>
        <w:t>262</w:t>
      </w:r>
      <w:r w:rsidRPr="002E266A">
        <w:rPr>
          <w:lang w:val="en-US"/>
        </w:rPr>
        <w:t xml:space="preserve"> h</w:t>
      </w:r>
      <w:r w:rsidR="00DB4D17">
        <w:rPr>
          <w:lang w:val="en-US"/>
        </w:rPr>
        <w:t xml:space="preserve"> at longest</w:t>
      </w:r>
      <w:r w:rsidRPr="002E266A">
        <w:rPr>
          <w:lang w:val="en-US"/>
        </w:rPr>
        <w:t xml:space="preserve">). </w:t>
      </w:r>
    </w:p>
    <w:p w14:paraId="0C482AF1" w14:textId="77777777" w:rsidR="00E7190D" w:rsidRDefault="00E7190D" w:rsidP="002E266A">
      <w:pPr>
        <w:rPr>
          <w:lang w:val="en-US"/>
        </w:rPr>
      </w:pPr>
    </w:p>
    <w:p w14:paraId="12C1C4A0" w14:textId="21B01DD3" w:rsidR="002E266A" w:rsidRPr="002E266A" w:rsidRDefault="002E266A" w:rsidP="002E266A">
      <w:pPr>
        <w:rPr>
          <w:lang w:val="en-US"/>
        </w:rPr>
      </w:pPr>
      <w:r w:rsidRPr="002E266A">
        <w:rPr>
          <w:lang w:val="en-US"/>
        </w:rPr>
        <w:lastRenderedPageBreak/>
        <w:t xml:space="preserve">The soils used in incubations were collected from a temperate deciduous forest in Portage County, </w:t>
      </w:r>
      <w:r w:rsidR="009663F8">
        <w:rPr>
          <w:lang w:val="en-US"/>
        </w:rPr>
        <w:t>N</w:t>
      </w:r>
      <w:r w:rsidRPr="002E266A">
        <w:rPr>
          <w:lang w:val="en-US"/>
        </w:rPr>
        <w:t xml:space="preserve">ortheast Ohio. Soils in this location are designated as Chili Loam by the USDA Soil Survey. Soil collection was performed with a shovel, excavation included approximately the top four inches of the profile to include the Oi-horizon, and top </w:t>
      </w:r>
      <w:r w:rsidR="000A64CA">
        <w:rPr>
          <w:lang w:val="en-US"/>
        </w:rPr>
        <w:t>5 cm</w:t>
      </w:r>
      <w:r w:rsidRPr="002E266A">
        <w:rPr>
          <w:lang w:val="en-US"/>
        </w:rPr>
        <w:t xml:space="preserve"> of the A horizon. Soil </w:t>
      </w:r>
      <w:r w:rsidR="00B119B8" w:rsidRPr="002E266A">
        <w:rPr>
          <w:lang w:val="en-US"/>
        </w:rPr>
        <w:t>w</w:t>
      </w:r>
      <w:r w:rsidR="00B119B8">
        <w:rPr>
          <w:lang w:val="en-US"/>
        </w:rPr>
        <w:t>as</w:t>
      </w:r>
      <w:r w:rsidR="00B119B8" w:rsidRPr="002E266A">
        <w:rPr>
          <w:lang w:val="en-US"/>
        </w:rPr>
        <w:t xml:space="preserve"> </w:t>
      </w:r>
      <w:r w:rsidRPr="002E266A">
        <w:rPr>
          <w:lang w:val="en-US"/>
        </w:rPr>
        <w:t>then returned to the lab and homogenized. For purposes of incubation, the field moist soils were passed through a 2</w:t>
      </w:r>
      <w:r w:rsidR="000D723D">
        <w:rPr>
          <w:lang w:val="en-US"/>
        </w:rPr>
        <w:t xml:space="preserve"> </w:t>
      </w:r>
      <w:r w:rsidRPr="002E266A">
        <w:rPr>
          <w:lang w:val="en-US"/>
        </w:rPr>
        <w:t xml:space="preserve">mm sieve to remove large detritus and leaf litter and to break up large aggregates. Soils were then </w:t>
      </w:r>
      <w:r w:rsidR="00465808">
        <w:rPr>
          <w:lang w:val="en-US"/>
        </w:rPr>
        <w:t>allowed to dry down</w:t>
      </w:r>
      <w:r w:rsidR="006E010D">
        <w:rPr>
          <w:lang w:val="en-US"/>
        </w:rPr>
        <w:t>,</w:t>
      </w:r>
      <w:r w:rsidR="005A3DEE">
        <w:rPr>
          <w:lang w:val="en-US"/>
        </w:rPr>
        <w:t xml:space="preserve"> open to </w:t>
      </w:r>
      <w:r w:rsidR="00961690">
        <w:rPr>
          <w:lang w:val="en-US"/>
        </w:rPr>
        <w:t xml:space="preserve">lab air for </w:t>
      </w:r>
      <w:r w:rsidR="000814C1">
        <w:rPr>
          <w:lang w:val="en-US"/>
        </w:rPr>
        <w:t>2</w:t>
      </w:r>
      <w:r w:rsidR="00961690">
        <w:rPr>
          <w:lang w:val="en-US"/>
        </w:rPr>
        <w:t xml:space="preserve"> weeks</w:t>
      </w:r>
      <w:r w:rsidR="00384A8E">
        <w:rPr>
          <w:lang w:val="en-US"/>
        </w:rPr>
        <w:t xml:space="preserve"> to encourage the depletion of any </w:t>
      </w:r>
      <w:r w:rsidR="00B14999">
        <w:rPr>
          <w:lang w:val="en-US"/>
        </w:rPr>
        <w:t>preexisting labile carbon, and the decline of standing microbial biomass</w:t>
      </w:r>
      <w:r w:rsidR="00961690">
        <w:rPr>
          <w:lang w:val="en-US"/>
        </w:rPr>
        <w:t>.</w:t>
      </w:r>
      <w:r w:rsidR="006E010D">
        <w:rPr>
          <w:lang w:val="en-US"/>
        </w:rPr>
        <w:t xml:space="preserve"> Soil was then </w:t>
      </w:r>
      <w:r w:rsidRPr="002E266A">
        <w:rPr>
          <w:lang w:val="en-US"/>
        </w:rPr>
        <w:t>weighed out to 20 g (approximately 30 m</w:t>
      </w:r>
      <w:r w:rsidR="00097486">
        <w:rPr>
          <w:lang w:val="en-US"/>
        </w:rPr>
        <w:t>L</w:t>
      </w:r>
      <w:r w:rsidRPr="002E266A">
        <w:rPr>
          <w:lang w:val="en-US"/>
        </w:rPr>
        <w:t>)</w:t>
      </w:r>
      <w:r w:rsidR="00DD501D">
        <w:rPr>
          <w:lang w:val="en-US"/>
        </w:rPr>
        <w:t xml:space="preserve"> for each incubation bottle.</w:t>
      </w:r>
      <w:r w:rsidRPr="002E266A">
        <w:rPr>
          <w:lang w:val="en-US"/>
        </w:rPr>
        <w:t xml:space="preserve"> Glucose amendments were</w:t>
      </w:r>
      <w:r w:rsidR="00DD501D">
        <w:rPr>
          <w:lang w:val="en-US"/>
        </w:rPr>
        <w:t xml:space="preserve"> weighed and</w:t>
      </w:r>
      <w:r w:rsidRPr="002E266A">
        <w:rPr>
          <w:lang w:val="en-US"/>
        </w:rPr>
        <w:t xml:space="preserve"> added to the soils, homogenized, and placed in 500 m</w:t>
      </w:r>
      <w:r w:rsidR="00097486">
        <w:rPr>
          <w:lang w:val="en-US"/>
        </w:rPr>
        <w:t>L</w:t>
      </w:r>
      <w:r w:rsidRPr="002E266A">
        <w:rPr>
          <w:lang w:val="en-US"/>
        </w:rPr>
        <w:t xml:space="preserve"> bottles. Once in the bottles, </w:t>
      </w:r>
      <w:r w:rsidR="00E97814">
        <w:rPr>
          <w:lang w:val="en-US"/>
        </w:rPr>
        <w:t>10</w:t>
      </w:r>
      <w:r w:rsidR="006C6DE5">
        <w:rPr>
          <w:lang w:val="en-US"/>
        </w:rPr>
        <w:t xml:space="preserve"> </w:t>
      </w:r>
      <w:r w:rsidRPr="002E266A">
        <w:rPr>
          <w:lang w:val="en-US"/>
        </w:rPr>
        <w:t>m</w:t>
      </w:r>
      <w:r w:rsidR="00097486">
        <w:rPr>
          <w:lang w:val="en-US"/>
        </w:rPr>
        <w:t>L</w:t>
      </w:r>
      <w:r w:rsidRPr="002E266A">
        <w:rPr>
          <w:lang w:val="en-US"/>
        </w:rPr>
        <w:t xml:space="preserve"> of Type 1 </w:t>
      </w:r>
      <w:commentRangeStart w:id="44"/>
      <w:commentRangeStart w:id="45"/>
      <w:r w:rsidRPr="002E266A">
        <w:rPr>
          <w:lang w:val="en-US"/>
        </w:rPr>
        <w:t>deionized</w:t>
      </w:r>
      <w:commentRangeEnd w:id="44"/>
      <w:r w:rsidRPr="002E266A">
        <w:rPr>
          <w:lang w:val="en-US"/>
        </w:rPr>
        <w:commentReference w:id="44"/>
      </w:r>
      <w:commentRangeEnd w:id="45"/>
      <w:r w:rsidRPr="002E266A">
        <w:rPr>
          <w:lang w:val="en-US"/>
        </w:rPr>
        <w:commentReference w:id="45"/>
      </w:r>
      <w:r w:rsidRPr="002E266A">
        <w:rPr>
          <w:lang w:val="en-US"/>
        </w:rPr>
        <w:t xml:space="preserve"> water (Millipore Milli-Q) was dripped evenly over the soils to encourage glucose dissolution before the bottles were capped and connected to the gas sampling apparatus. The addition of water led to an average soil moisture of </w:t>
      </w:r>
      <w:r w:rsidR="009F3A8B">
        <w:rPr>
          <w:lang w:val="en-US"/>
        </w:rPr>
        <w:t>58</w:t>
      </w:r>
      <w:r w:rsidRPr="002E266A">
        <w:rPr>
          <w:lang w:val="en-US"/>
        </w:rPr>
        <w:t>% by mass at the start of incubation, determined gravimetrically</w:t>
      </w:r>
      <w:r w:rsidR="009F3A8B">
        <w:rPr>
          <w:lang w:val="en-US"/>
        </w:rPr>
        <w:t xml:space="preserve"> as part of</w:t>
      </w:r>
      <w:r w:rsidR="00D56E27">
        <w:rPr>
          <w:lang w:val="en-US"/>
        </w:rPr>
        <w:t xml:space="preserve"> the Chloroform Fumigation Extraction procedure</w:t>
      </w:r>
      <w:r w:rsidRPr="002E266A">
        <w:rPr>
          <w:lang w:val="en-US"/>
        </w:rPr>
        <w:t xml:space="preserve">. Incubations were carried out </w:t>
      </w:r>
      <w:r w:rsidR="00D56E27">
        <w:rPr>
          <w:lang w:val="en-US"/>
        </w:rPr>
        <w:t xml:space="preserve">in an incubator fridge </w:t>
      </w:r>
      <w:r w:rsidR="00375555">
        <w:rPr>
          <w:lang w:val="en-US"/>
        </w:rPr>
        <w:t>and held to constant temperature</w:t>
      </w:r>
      <w:r w:rsidRPr="002E266A">
        <w:rPr>
          <w:lang w:val="en-US"/>
        </w:rPr>
        <w:t xml:space="preserve"> </w:t>
      </w:r>
      <w:r w:rsidR="00FD713A">
        <w:rPr>
          <w:lang w:val="en-US"/>
        </w:rPr>
        <w:t xml:space="preserve">of </w:t>
      </w:r>
      <w:r w:rsidR="00D56E27" w:rsidRPr="003A1C35">
        <w:rPr>
          <w:lang w:val="en-US"/>
        </w:rPr>
        <w:t>20</w:t>
      </w:r>
      <w:r w:rsidR="00013E10" w:rsidRPr="003A1C35">
        <w:rPr>
          <w:rFonts w:eastAsia="SimSun"/>
          <w:sz w:val="13"/>
          <w:szCs w:val="13"/>
          <w:lang w:val="en-US" w:eastAsia="en-GB"/>
        </w:rPr>
        <w:t xml:space="preserve"> </w:t>
      </w:r>
      <w:r w:rsidR="00BF64CE" w:rsidRPr="00E53B3B">
        <w:rPr>
          <w:rFonts w:asciiTheme="minorHAnsi" w:eastAsia="SimSun" w:hAnsiTheme="minorHAnsi" w:cstheme="minorHAnsi"/>
          <w:szCs w:val="20"/>
          <w:lang w:val="en-US" w:eastAsia="en-GB"/>
        </w:rPr>
        <w:t>℃</w:t>
      </w:r>
      <w:r w:rsidRPr="002E266A">
        <w:rPr>
          <w:lang w:val="en-US"/>
        </w:rPr>
        <w:t>.</w:t>
      </w:r>
    </w:p>
    <w:p w14:paraId="3E9BB729" w14:textId="1A17E5D2" w:rsidR="00200B97" w:rsidRDefault="006E34D1" w:rsidP="009658AC">
      <w:pPr>
        <w:pStyle w:val="Heading2"/>
      </w:pPr>
      <w:r>
        <w:t>3</w:t>
      </w:r>
      <w:r w:rsidR="00C67C88">
        <w:t>.2 Automated Gas Sampling Apparatus</w:t>
      </w:r>
    </w:p>
    <w:p w14:paraId="0EE2A079" w14:textId="71856A2D" w:rsidR="001B37C8" w:rsidRPr="001B37C8" w:rsidRDefault="001B37C8" w:rsidP="001B37C8">
      <w:pPr>
        <w:rPr>
          <w:lang w:val="en-US"/>
        </w:rPr>
      </w:pPr>
      <w:r w:rsidRPr="001B37C8">
        <w:rPr>
          <w:lang w:val="en-US"/>
        </w:rPr>
        <w:t>An automated gas sampling apparatus was constructed that allowed gas samples to be continuously collected and measured from soil incubations every two hours. Soils were incubated in 500 mL glass bottles (PYREX</w:t>
      </w:r>
      <w:r w:rsidRPr="001B37C8">
        <w:rPr>
          <w:vertAlign w:val="superscript"/>
          <w:lang w:val="en-US"/>
        </w:rPr>
        <w:t>TM</w:t>
      </w:r>
      <w:r w:rsidRPr="001B37C8">
        <w:rPr>
          <w:lang w:val="en-US"/>
        </w:rPr>
        <w:t xml:space="preserve">) with 3 gas-tight tube ports in the lid </w:t>
      </w:r>
      <w:commentRangeStart w:id="46"/>
      <w:r w:rsidRPr="001B37C8">
        <w:rPr>
          <w:lang w:val="en-US"/>
        </w:rPr>
        <w:t xml:space="preserve">(Duran® GL45). </w:t>
      </w:r>
      <w:commentRangeEnd w:id="46"/>
      <w:r w:rsidRPr="001B37C8">
        <w:rPr>
          <w:lang w:val="en-US"/>
        </w:rPr>
        <w:commentReference w:id="46"/>
      </w:r>
      <w:r w:rsidRPr="001B37C8">
        <w:rPr>
          <w:lang w:val="en-US"/>
        </w:rPr>
        <w:t>One port on each bottle was connected to a Calibrated Instruments (McHenry, USA) Cali-5-BondTM gas sampling bag, filled with an additional 300m</w:t>
      </w:r>
      <w:r w:rsidR="00812D6A">
        <w:rPr>
          <w:lang w:val="en-US"/>
        </w:rPr>
        <w:t>L</w:t>
      </w:r>
      <w:r w:rsidRPr="001B37C8">
        <w:rPr>
          <w:lang w:val="en-US"/>
        </w:rPr>
        <w:t xml:space="preserve"> of CO</w:t>
      </w:r>
      <w:r w:rsidRPr="001B37C8">
        <w:rPr>
          <w:vertAlign w:val="subscript"/>
          <w:lang w:val="en-US"/>
        </w:rPr>
        <w:t>2</w:t>
      </w:r>
      <w:r w:rsidRPr="001B37C8">
        <w:rPr>
          <w:lang w:val="en-US"/>
        </w:rPr>
        <w:t xml:space="preserve">-Free Air, to give the incubation vessel a variable volume, which enabled gas samples to be collected and new gas to be added while maintaining atmospheric pressure. Bev-A-Line IV tubing connected the bottles through a second port in the lid to a central manifold block with solenoid valves. </w:t>
      </w:r>
      <w:r w:rsidR="00E50673">
        <w:rPr>
          <w:lang w:val="en-US"/>
        </w:rPr>
        <w:t>The third port was</w:t>
      </w:r>
      <w:r w:rsidR="00304CC5">
        <w:rPr>
          <w:lang w:val="en-US"/>
        </w:rPr>
        <w:t xml:space="preserve"> closed off and was not used in this study. </w:t>
      </w:r>
      <w:r w:rsidRPr="001B37C8">
        <w:rPr>
          <w:lang w:val="en-US"/>
        </w:rPr>
        <w:t>A Sable Systems (Las Vegas, USA) FoxBox was used to measure high precision CO</w:t>
      </w:r>
      <w:r w:rsidRPr="001B37C8">
        <w:rPr>
          <w:vertAlign w:val="subscript"/>
          <w:lang w:val="en-US"/>
        </w:rPr>
        <w:t>2</w:t>
      </w:r>
      <w:r w:rsidRPr="001B37C8">
        <w:rPr>
          <w:lang w:val="en-US"/>
        </w:rPr>
        <w:t xml:space="preserve"> and O</w:t>
      </w:r>
      <w:r w:rsidRPr="001B37C8">
        <w:rPr>
          <w:vertAlign w:val="subscript"/>
          <w:lang w:val="en-US"/>
        </w:rPr>
        <w:t>2</w:t>
      </w:r>
      <w:r w:rsidRPr="001B37C8">
        <w:rPr>
          <w:lang w:val="en-US"/>
        </w:rPr>
        <w:t xml:space="preserve"> gas concentrations. All </w:t>
      </w:r>
      <w:r w:rsidR="00867D52">
        <w:rPr>
          <w:lang w:val="en-US"/>
        </w:rPr>
        <w:t>sampled gas</w:t>
      </w:r>
      <w:r w:rsidRPr="001B37C8">
        <w:rPr>
          <w:lang w:val="en-US"/>
        </w:rPr>
        <w:t xml:space="preserve"> was dried </w:t>
      </w:r>
      <w:r w:rsidR="00B15100">
        <w:rPr>
          <w:lang w:val="en-US"/>
        </w:rPr>
        <w:t>using</w:t>
      </w:r>
      <w:r w:rsidR="002115CD">
        <w:rPr>
          <w:lang w:val="en-US"/>
        </w:rPr>
        <w:t xml:space="preserve"> </w:t>
      </w:r>
      <w:proofErr w:type="spellStart"/>
      <w:r w:rsidR="00101052">
        <w:rPr>
          <w:lang w:val="en-US"/>
        </w:rPr>
        <w:t>PermaPure</w:t>
      </w:r>
      <w:proofErr w:type="spellEnd"/>
      <w:r w:rsidR="00AF13A8">
        <w:rPr>
          <w:lang w:val="en-US"/>
        </w:rPr>
        <w:t xml:space="preserve"> (Lakewood, NJ</w:t>
      </w:r>
      <w:r w:rsidR="00382F0B">
        <w:rPr>
          <w:lang w:val="en-US"/>
        </w:rPr>
        <w:t>, USA)</w:t>
      </w:r>
      <w:r w:rsidR="00495A4F">
        <w:rPr>
          <w:lang w:val="en-US"/>
        </w:rPr>
        <w:t xml:space="preserve"> </w:t>
      </w:r>
      <w:proofErr w:type="spellStart"/>
      <w:r w:rsidR="00495A4F">
        <w:rPr>
          <w:lang w:val="en-US"/>
        </w:rPr>
        <w:t>Nafion</w:t>
      </w:r>
      <w:proofErr w:type="spellEnd"/>
      <w:r w:rsidR="00495A4F">
        <w:rPr>
          <w:lang w:val="en-US"/>
        </w:rPr>
        <w:t>™ Tubing</w:t>
      </w:r>
      <w:r w:rsidR="00515C5B">
        <w:rPr>
          <w:lang w:val="en-US"/>
        </w:rPr>
        <w:t>, passing through an additional 500 mL bottle</w:t>
      </w:r>
      <w:r w:rsidR="001343FB">
        <w:rPr>
          <w:lang w:val="en-US"/>
        </w:rPr>
        <w:t xml:space="preserve"> containing magnesium perchlorate, </w:t>
      </w:r>
      <w:r w:rsidR="00400D40">
        <w:rPr>
          <w:lang w:val="en-US"/>
        </w:rPr>
        <w:t>and held at partial vacuum</w:t>
      </w:r>
      <w:r w:rsidR="00867D52">
        <w:rPr>
          <w:lang w:val="en-US"/>
        </w:rPr>
        <w:t>,</w:t>
      </w:r>
      <w:r w:rsidRPr="001B37C8">
        <w:rPr>
          <w:lang w:val="en-US"/>
        </w:rPr>
        <w:t xml:space="preserve"> prior to measurement. The configuration of the </w:t>
      </w:r>
      <w:r w:rsidR="00B92D6F">
        <w:rPr>
          <w:lang w:val="en-US"/>
        </w:rPr>
        <w:t xml:space="preserve">sampling </w:t>
      </w:r>
      <w:r w:rsidRPr="001B37C8">
        <w:rPr>
          <w:lang w:val="en-US"/>
        </w:rPr>
        <w:t xml:space="preserve">apparatus is depicted below in </w:t>
      </w:r>
      <w:r w:rsidRPr="001B37C8">
        <w:rPr>
          <w:lang w:val="en-US"/>
        </w:rPr>
        <w:fldChar w:fldCharType="begin"/>
      </w:r>
      <w:r w:rsidRPr="001B37C8">
        <w:rPr>
          <w:lang w:val="en-US"/>
        </w:rPr>
        <w:instrText xml:space="preserve"> REF  _Ref144286288 \f \h  \* MERGEFORMAT </w:instrText>
      </w:r>
      <w:r w:rsidRPr="001B37C8">
        <w:rPr>
          <w:lang w:val="en-US"/>
        </w:rPr>
      </w:r>
      <w:r w:rsidRPr="001B37C8">
        <w:rPr>
          <w:lang w:val="en-US"/>
        </w:rPr>
        <w:fldChar w:fldCharType="separate"/>
      </w:r>
      <w:r w:rsidRPr="001B37C8">
        <w:rPr>
          <w:lang w:val="en-US"/>
        </w:rPr>
        <w:t>Fig</w:t>
      </w:r>
      <w:r w:rsidR="00B528FA">
        <w:rPr>
          <w:lang w:val="en-US"/>
        </w:rPr>
        <w:t>.</w:t>
      </w:r>
      <w:r w:rsidRPr="001B37C8">
        <w:rPr>
          <w:lang w:val="en-US"/>
        </w:rPr>
        <w:t xml:space="preserve"> </w:t>
      </w:r>
      <w:r w:rsidR="00C303B9">
        <w:rPr>
          <w:lang w:val="en-US"/>
        </w:rPr>
        <w:t>2</w:t>
      </w:r>
      <w:r w:rsidRPr="001B37C8">
        <w:fldChar w:fldCharType="end"/>
      </w:r>
      <w:r w:rsidRPr="001B37C8">
        <w:rPr>
          <w:lang w:val="en-US"/>
        </w:rPr>
        <w:t>. From the central manifold system gas flow could be (1) closed, (2) directed from the bottles into the FoxBox, or (3) directed from compressed gas cylinders into the bottles. The manifold system could also direct flow of the compressed cylinders directly to the FoxBox.</w:t>
      </w:r>
    </w:p>
    <w:p w14:paraId="27330013" w14:textId="3C5ABFB5" w:rsidR="001B37C8" w:rsidRPr="001B37C8" w:rsidRDefault="001B37C8" w:rsidP="001B37C8">
      <w:pPr>
        <w:rPr>
          <w:lang w:val="en-US"/>
        </w:rPr>
      </w:pPr>
      <w:r w:rsidRPr="001B37C8">
        <w:rPr>
          <w:lang w:val="en-US"/>
        </w:rPr>
        <w:tab/>
        <w:t xml:space="preserve">The entire system was controlled by a programmable logic controller (PLC), which automatically opened and closed solenoid valves, directed the flow of gas through the system, and </w:t>
      </w:r>
      <w:r w:rsidR="00DF46E9">
        <w:rPr>
          <w:lang w:val="en-US"/>
        </w:rPr>
        <w:t>logged data from the</w:t>
      </w:r>
      <w:r w:rsidRPr="001B37C8">
        <w:rPr>
          <w:lang w:val="en-US"/>
        </w:rPr>
        <w:t xml:space="preserve"> FoxBox. Every two hours a measurement sequence would begin whereby bottles were sequentially measured for 3</w:t>
      </w:r>
      <w:r w:rsidR="00E75F5B">
        <w:rPr>
          <w:lang w:val="en-US"/>
        </w:rPr>
        <w:t>.5</w:t>
      </w:r>
      <w:r w:rsidRPr="001B37C8">
        <w:rPr>
          <w:lang w:val="en-US"/>
        </w:rPr>
        <w:t xml:space="preserve"> min at a flow rate of 50 mL</w:t>
      </w:r>
      <w:r w:rsidR="00771174">
        <w:rPr>
          <w:lang w:val="en-US"/>
        </w:rPr>
        <w:t xml:space="preserve"> min</w:t>
      </w:r>
      <w:r w:rsidR="00771174">
        <w:rPr>
          <w:vertAlign w:val="superscript"/>
          <w:lang w:val="en-US"/>
        </w:rPr>
        <w:t>-1</w:t>
      </w:r>
      <w:r w:rsidR="00382F0B">
        <w:rPr>
          <w:lang w:val="en-US"/>
        </w:rPr>
        <w:t xml:space="preserve"> </w:t>
      </w:r>
      <w:r w:rsidRPr="001B37C8">
        <w:rPr>
          <w:lang w:val="en-US"/>
        </w:rPr>
        <w:t xml:space="preserve"> for a total of 1</w:t>
      </w:r>
      <w:r w:rsidR="00E75F5B">
        <w:rPr>
          <w:lang w:val="en-US"/>
        </w:rPr>
        <w:t>75</w:t>
      </w:r>
      <w:r w:rsidRPr="001B37C8">
        <w:rPr>
          <w:lang w:val="en-US"/>
        </w:rPr>
        <w:t xml:space="preserve"> m</w:t>
      </w:r>
      <w:r w:rsidR="00771174">
        <w:rPr>
          <w:lang w:val="en-US"/>
        </w:rPr>
        <w:t>L</w:t>
      </w:r>
      <w:r w:rsidRPr="001B37C8">
        <w:rPr>
          <w:lang w:val="en-US"/>
        </w:rPr>
        <w:t xml:space="preserve"> of gas. </w:t>
      </w:r>
      <w:r w:rsidR="00771174">
        <w:rPr>
          <w:lang w:val="en-US"/>
        </w:rPr>
        <w:t xml:space="preserve">To </w:t>
      </w:r>
      <w:r w:rsidRPr="001B37C8">
        <w:rPr>
          <w:lang w:val="en-US"/>
        </w:rPr>
        <w:t>maintain high temporal resolution measurements (2 h), a maximum of eight individual samples could be incubated simultaneously. To account for any short-term drift in measured O</w:t>
      </w:r>
      <w:r w:rsidRPr="001B37C8">
        <w:rPr>
          <w:vertAlign w:val="subscript"/>
          <w:lang w:val="en-US"/>
        </w:rPr>
        <w:t>2</w:t>
      </w:r>
      <w:r w:rsidRPr="001B37C8">
        <w:rPr>
          <w:lang w:val="en-US"/>
        </w:rPr>
        <w:t xml:space="preserve"> values, ambient air was automatically measured directly from the </w:t>
      </w:r>
      <w:commentRangeStart w:id="47"/>
      <w:r w:rsidRPr="001B37C8">
        <w:rPr>
          <w:lang w:val="en-US"/>
        </w:rPr>
        <w:t>laboratory HVAC inlet vent</w:t>
      </w:r>
      <w:commentRangeEnd w:id="47"/>
      <w:r w:rsidRPr="001B37C8">
        <w:rPr>
          <w:lang w:val="en-US"/>
        </w:rPr>
        <w:commentReference w:id="47"/>
      </w:r>
      <w:r w:rsidRPr="001B37C8">
        <w:rPr>
          <w:lang w:val="en-US"/>
        </w:rPr>
        <w:t>, between sample measurements. Sampling from HVAC inlet vent was preferred over lab air because HVAC air is a mixture of air sources from throughout the building and would provide a more stable measurement of CO</w:t>
      </w:r>
      <w:r w:rsidRPr="001B37C8">
        <w:rPr>
          <w:vertAlign w:val="subscript"/>
          <w:lang w:val="en-US"/>
        </w:rPr>
        <w:t>2</w:t>
      </w:r>
      <w:r w:rsidRPr="001B37C8">
        <w:rPr>
          <w:lang w:val="en-US"/>
        </w:rPr>
        <w:t>, whereas lab air CO</w:t>
      </w:r>
      <w:r w:rsidRPr="001B37C8">
        <w:rPr>
          <w:vertAlign w:val="subscript"/>
          <w:lang w:val="en-US"/>
        </w:rPr>
        <w:t>2</w:t>
      </w:r>
      <w:r w:rsidRPr="001B37C8">
        <w:rPr>
          <w:lang w:val="en-US"/>
        </w:rPr>
        <w:t xml:space="preserve"> concentration may fluctuate more dramatically with changes in room occupancy</w:t>
      </w:r>
      <w:r w:rsidR="00706103">
        <w:rPr>
          <w:lang w:val="en-US"/>
        </w:rPr>
        <w:t xml:space="preserve"> or </w:t>
      </w:r>
      <w:r w:rsidR="00706103">
        <w:rPr>
          <w:lang w:val="en-US"/>
        </w:rPr>
        <w:lastRenderedPageBreak/>
        <w:t>sampling exhaust</w:t>
      </w:r>
      <w:r w:rsidRPr="001B37C8">
        <w:rPr>
          <w:lang w:val="en-US"/>
        </w:rPr>
        <w:t>. Additionally, gas cylinders were measured containing zero (CO2-Free Air) and calibration (5000 ppm CO2) gasses to account for long-term measurement reproducibility. Lastly, the 1</w:t>
      </w:r>
      <w:r w:rsidR="00F53DFC">
        <w:rPr>
          <w:lang w:val="en-US"/>
        </w:rPr>
        <w:t>75</w:t>
      </w:r>
      <w:r w:rsidRPr="001B37C8">
        <w:rPr>
          <w:lang w:val="en-US"/>
        </w:rPr>
        <w:t xml:space="preserve"> mL of gas removed for analysis was replaced with CO2-Free Air by directing cylinder flow through a needle valve and a mass-flow meter into the incubation vial-gas bag system.  </w:t>
      </w:r>
    </w:p>
    <w:p w14:paraId="7732087D" w14:textId="0B3432BC" w:rsidR="00EB6E3C" w:rsidRDefault="00F218B1" w:rsidP="00EB6E3C">
      <w:pPr>
        <w:rPr>
          <w:lang w:val="en-US"/>
        </w:rPr>
      </w:pPr>
      <w:r>
        <w:rPr>
          <w:noProof/>
        </w:rPr>
        <w:drawing>
          <wp:inline distT="0" distB="0" distL="0" distR="0" wp14:anchorId="696DBF44" wp14:editId="6383C514">
            <wp:extent cx="6337022" cy="2448021"/>
            <wp:effectExtent l="0" t="0" r="6985" b="0"/>
            <wp:docPr id="1190563909" name="Graphic 119056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63909" name="Graphic 1190563909"/>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7022" cy="2448021"/>
                    </a:xfrm>
                    <a:prstGeom prst="rect">
                      <a:avLst/>
                    </a:prstGeom>
                  </pic:spPr>
                </pic:pic>
              </a:graphicData>
            </a:graphic>
          </wp:inline>
        </w:drawing>
      </w:r>
      <w:bookmarkStart w:id="48" w:name="_Ref144286288"/>
      <w:r w:rsidR="00EB6E3C" w:rsidRPr="00EB6E3C">
        <w:rPr>
          <w:rFonts w:eastAsia="Calibri"/>
          <w:i/>
          <w:iCs/>
          <w:color w:val="1F497D" w:themeColor="text2"/>
          <w:sz w:val="18"/>
          <w:szCs w:val="18"/>
          <w:lang w:val="en-US" w:eastAsia="en-US"/>
        </w:rPr>
        <w:t xml:space="preserve"> </w:t>
      </w:r>
      <w:r w:rsidR="00EB6E3C" w:rsidRPr="0025202F">
        <w:rPr>
          <w:lang w:val="en-US"/>
        </w:rPr>
        <w:t xml:space="preserve">Figure </w:t>
      </w:r>
      <w:bookmarkEnd w:id="48"/>
      <w:r w:rsidR="001D4D96">
        <w:rPr>
          <w:lang w:val="en-US"/>
        </w:rPr>
        <w:t>2</w:t>
      </w:r>
      <w:r w:rsidR="00976199">
        <w:rPr>
          <w:lang w:val="en-US"/>
        </w:rPr>
        <w:t>:</w:t>
      </w:r>
      <w:r w:rsidR="00A701B3">
        <w:rPr>
          <w:lang w:val="en-US"/>
        </w:rPr>
        <w:t xml:space="preserve"> </w:t>
      </w:r>
      <w:r w:rsidR="00EB6E3C" w:rsidRPr="0025202F">
        <w:rPr>
          <w:lang w:val="en-US"/>
        </w:rPr>
        <w:t>This diagram displays the configuration of components used to construct the automated gas sampling apparatus. Blue and pink gas cylinders on the left are labelled by type. All other components are identified in the legend. Arrows indicate “</w:t>
      </w:r>
      <w:r w:rsidR="001F752B">
        <w:rPr>
          <w:lang w:val="en-US"/>
        </w:rPr>
        <w:t>HVAC</w:t>
      </w:r>
      <w:r w:rsidR="00EB6E3C" w:rsidRPr="0025202F">
        <w:rPr>
          <w:lang w:val="en-US"/>
        </w:rPr>
        <w:t xml:space="preserve"> </w:t>
      </w:r>
      <w:r w:rsidR="001F752B">
        <w:rPr>
          <w:lang w:val="en-US"/>
        </w:rPr>
        <w:t>Inlet</w:t>
      </w:r>
      <w:r w:rsidR="00EB6E3C" w:rsidRPr="0025202F">
        <w:rPr>
          <w:lang w:val="en-US"/>
        </w:rPr>
        <w:t>” used between sample measurements to separate measurement periods, and “To Analyzer” as the final outflow to the</w:t>
      </w:r>
      <w:r w:rsidR="00DD1444">
        <w:rPr>
          <w:lang w:val="en-US"/>
        </w:rPr>
        <w:t xml:space="preserve"> sample drier and</w:t>
      </w:r>
      <w:r w:rsidR="00EB6E3C" w:rsidRPr="0025202F">
        <w:rPr>
          <w:lang w:val="en-US"/>
        </w:rPr>
        <w:t xml:space="preserve"> FoxBox. </w:t>
      </w:r>
    </w:p>
    <w:p w14:paraId="372B654D" w14:textId="11CB4DEB" w:rsidR="00852A30" w:rsidRDefault="006E34D1" w:rsidP="00852A30">
      <w:pPr>
        <w:pStyle w:val="Heading2"/>
        <w:rPr>
          <w:lang w:val="en-US"/>
        </w:rPr>
      </w:pPr>
      <w:r>
        <w:rPr>
          <w:lang w:val="en-US"/>
        </w:rPr>
        <w:t>3</w:t>
      </w:r>
      <w:r w:rsidR="00852A30">
        <w:rPr>
          <w:lang w:val="en-US"/>
        </w:rPr>
        <w:t>.3 Microbial Biomass</w:t>
      </w:r>
    </w:p>
    <w:p w14:paraId="4E27097D" w14:textId="48B36253" w:rsidR="003E1AC0" w:rsidRDefault="003E1AC0" w:rsidP="003E1AC0">
      <w:pPr>
        <w:rPr>
          <w:lang w:val="en-US"/>
        </w:rPr>
      </w:pPr>
      <w:commentRangeStart w:id="49"/>
      <w:r w:rsidRPr="003E1AC0">
        <w:rPr>
          <w:lang w:val="en-US"/>
        </w:rPr>
        <w:t xml:space="preserve">Microbial biomass carbon was measured via the </w:t>
      </w:r>
      <w:r>
        <w:rPr>
          <w:lang w:val="en-US"/>
        </w:rPr>
        <w:t>C</w:t>
      </w:r>
      <w:r w:rsidRPr="003E1AC0">
        <w:rPr>
          <w:lang w:val="en-US"/>
        </w:rPr>
        <w:t xml:space="preserve">hloroform </w:t>
      </w:r>
      <w:r>
        <w:rPr>
          <w:lang w:val="en-US"/>
        </w:rPr>
        <w:t>F</w:t>
      </w:r>
      <w:r w:rsidRPr="003E1AC0">
        <w:rPr>
          <w:lang w:val="en-US"/>
        </w:rPr>
        <w:t xml:space="preserve">umigation </w:t>
      </w:r>
      <w:r>
        <w:rPr>
          <w:lang w:val="en-US"/>
        </w:rPr>
        <w:t>E</w:t>
      </w:r>
      <w:r w:rsidRPr="003E1AC0">
        <w:rPr>
          <w:lang w:val="en-US"/>
        </w:rPr>
        <w:t xml:space="preserve">xtraction method following the methods of </w:t>
      </w:r>
      <w:sdt>
        <w:sdtPr>
          <w:rPr>
            <w:color w:val="000000"/>
            <w:lang w:val="en-US"/>
          </w:rPr>
          <w:tag w:val="MENDELEY_CITATION_v3_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"/>
          <w:id w:val="993613974"/>
          <w:placeholder>
            <w:docPart w:val="5E189D4E75ED415DB9CEB89E1B9A110A"/>
          </w:placeholder>
        </w:sdtPr>
        <w:sdtContent>
          <w:r w:rsidR="00863014" w:rsidRPr="00863014">
            <w:rPr>
              <w:color w:val="000000"/>
              <w:lang w:val="en-US"/>
            </w:rPr>
            <w:t>(McDaniel et al., 2014; Vance et al., 1987)</w:t>
          </w:r>
        </w:sdtContent>
      </w:sdt>
      <w:r w:rsidRPr="003E1AC0">
        <w:rPr>
          <w:lang w:val="en-US"/>
        </w:rPr>
        <w:t>. In short, duplicate subsamples (~5g) were weighed out and one set were immediately extracted with 0.5M K</w:t>
      </w:r>
      <w:r w:rsidRPr="003E1AC0">
        <w:rPr>
          <w:vertAlign w:val="subscript"/>
          <w:lang w:val="en-US"/>
        </w:rPr>
        <w:t>2</w:t>
      </w:r>
      <w:r w:rsidRPr="003E1AC0">
        <w:rPr>
          <w:lang w:val="en-US"/>
        </w:rPr>
        <w:t>SO</w:t>
      </w:r>
      <w:r w:rsidRPr="003E1AC0">
        <w:rPr>
          <w:vertAlign w:val="subscript"/>
          <w:lang w:val="en-US"/>
        </w:rPr>
        <w:t>4</w:t>
      </w:r>
      <w:r w:rsidRPr="003E1AC0">
        <w:rPr>
          <w:lang w:val="en-US"/>
        </w:rPr>
        <w:t>, on a rotator table for 1 hour, these samples served as unfumigated water (K</w:t>
      </w:r>
      <w:r w:rsidRPr="003E1AC0">
        <w:rPr>
          <w:vertAlign w:val="subscript"/>
          <w:lang w:val="en-US"/>
        </w:rPr>
        <w:t>2</w:t>
      </w:r>
      <w:r w:rsidRPr="003E1AC0">
        <w:rPr>
          <w:lang w:val="en-US"/>
        </w:rPr>
        <w:t>SO</w:t>
      </w:r>
      <w:r w:rsidRPr="003E1AC0">
        <w:rPr>
          <w:vertAlign w:val="subscript"/>
          <w:lang w:val="en-US"/>
        </w:rPr>
        <w:t>4</w:t>
      </w:r>
      <w:r w:rsidRPr="003E1AC0">
        <w:rPr>
          <w:lang w:val="en-US"/>
        </w:rPr>
        <w:t>) extractable carbon. Next, the remaining samples were fumigated using ethanol free chloroform (1m</w:t>
      </w:r>
      <w:r w:rsidR="008077BA">
        <w:rPr>
          <w:lang w:val="en-US"/>
        </w:rPr>
        <w:t>L</w:t>
      </w:r>
      <w:r w:rsidRPr="003E1AC0">
        <w:rPr>
          <w:lang w:val="en-US"/>
        </w:rPr>
        <w:t xml:space="preserve">) and capped for 24 h </w:t>
      </w:r>
      <w:commentRangeStart w:id="50"/>
      <w:r w:rsidRPr="003E1AC0">
        <w:rPr>
          <w:lang w:val="en-US"/>
        </w:rPr>
        <w:t>in a fume hood</w:t>
      </w:r>
      <w:commentRangeEnd w:id="50"/>
      <w:r w:rsidRPr="003E1AC0">
        <w:rPr>
          <w:lang w:val="en-US"/>
        </w:rPr>
        <w:commentReference w:id="50"/>
      </w:r>
      <w:r w:rsidRPr="003E1AC0">
        <w:rPr>
          <w:lang w:val="en-US"/>
        </w:rPr>
        <w:t>, then extracted with K</w:t>
      </w:r>
      <w:r w:rsidRPr="003E1AC0">
        <w:rPr>
          <w:vertAlign w:val="subscript"/>
          <w:lang w:val="en-US"/>
        </w:rPr>
        <w:t>2</w:t>
      </w:r>
      <w:r w:rsidRPr="003E1AC0">
        <w:rPr>
          <w:lang w:val="en-US"/>
        </w:rPr>
        <w:t>SO</w:t>
      </w:r>
      <w:r w:rsidRPr="003E1AC0">
        <w:rPr>
          <w:vertAlign w:val="subscript"/>
          <w:lang w:val="en-US"/>
        </w:rPr>
        <w:t>4</w:t>
      </w:r>
      <w:r w:rsidRPr="003E1AC0">
        <w:rPr>
          <w:lang w:val="en-US"/>
        </w:rPr>
        <w:t>; this set would serve as total extractable carbon</w:t>
      </w:r>
      <w:r w:rsidRPr="003E1AC0">
        <w:rPr>
          <w:vertAlign w:val="subscript"/>
          <w:lang w:val="en-US"/>
        </w:rPr>
        <w:t xml:space="preserve">. </w:t>
      </w:r>
      <w:r w:rsidRPr="003E1AC0">
        <w:rPr>
          <w:lang w:val="en-US"/>
        </w:rPr>
        <w:t>All extracts were filtered through a Whatman #1 filter with a vacuum filtration apparatus immediately following extraction. Total organic carbon was measured using a Shimadzu TOC-L Analyzer (Shimadzu Scientific Instruments Inc.). Dissolved organic carbon</w:t>
      </w:r>
      <w:r w:rsidR="000A5F3D">
        <w:rPr>
          <w:lang w:val="en-US"/>
        </w:rPr>
        <w:t xml:space="preserve"> (DOC)</w:t>
      </w:r>
      <w:r w:rsidRPr="003E1AC0">
        <w:rPr>
          <w:lang w:val="en-US"/>
        </w:rPr>
        <w:t xml:space="preserve"> for both fumigated and unfumigated subsamples were used to calculate biomass carbon as Fumigated DOC– Unfumigated DOC = Biomass Associated DOC. </w:t>
      </w:r>
      <w:commentRangeStart w:id="51"/>
      <w:commentRangeStart w:id="52"/>
      <w:commentRangeStart w:id="53"/>
      <w:r w:rsidRPr="003E1AC0">
        <w:rPr>
          <w:lang w:val="en-US"/>
        </w:rPr>
        <w:t xml:space="preserve"> </w:t>
      </w:r>
      <w:commentRangeStart w:id="54"/>
      <w:r w:rsidRPr="003E1AC0">
        <w:rPr>
          <w:lang w:val="en-US"/>
        </w:rPr>
        <w:t>A correction factor (</w:t>
      </w:r>
      <w:proofErr w:type="spellStart"/>
      <w:r w:rsidRPr="003E1AC0">
        <w:rPr>
          <w:lang w:val="en-US"/>
        </w:rPr>
        <w:t>K</w:t>
      </w:r>
      <w:r w:rsidR="00126D21" w:rsidRPr="0025202F">
        <w:rPr>
          <w:vertAlign w:val="subscript"/>
          <w:lang w:val="en-US"/>
        </w:rPr>
        <w:t>e</w:t>
      </w:r>
      <w:r w:rsidRPr="0025202F">
        <w:rPr>
          <w:vertAlign w:val="subscript"/>
          <w:lang w:val="en-US"/>
        </w:rPr>
        <w:t>c</w:t>
      </w:r>
      <w:proofErr w:type="spellEnd"/>
      <w:r w:rsidRPr="003E1AC0">
        <w:rPr>
          <w:lang w:val="en-US"/>
        </w:rPr>
        <w:t xml:space="preserve">= 0.45) was applied to account for the extraction efficiency of carbon by chloroform </w:t>
      </w:r>
      <w:commentRangeEnd w:id="54"/>
      <w:r w:rsidRPr="003E1AC0">
        <w:rPr>
          <w:lang w:val="en-US"/>
        </w:rPr>
        <w:commentReference w:id="54"/>
      </w:r>
      <w:sdt>
        <w:sdtPr>
          <w:rPr>
            <w:color w:val="000000"/>
            <w:lang w:val="en-US"/>
          </w:rPr>
          <w:tag w:val="MENDELEY_CITATION_v3_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"/>
          <w:id w:val="-939521712"/>
          <w:placeholder>
            <w:docPart w:val="5E189D4E75ED415DB9CEB89E1B9A110A"/>
          </w:placeholder>
        </w:sdtPr>
        <w:sdtContent>
          <w:r w:rsidR="00863014" w:rsidRPr="00863014">
            <w:rPr>
              <w:color w:val="000000"/>
              <w:lang w:val="en-US"/>
            </w:rPr>
            <w:t>(Vance et al., 1987)</w:t>
          </w:r>
        </w:sdtContent>
      </w:sdt>
      <w:r w:rsidRPr="003E1AC0">
        <w:rPr>
          <w:lang w:val="en-US"/>
        </w:rPr>
        <w:t>.</w:t>
      </w:r>
      <w:commentRangeEnd w:id="49"/>
      <w:r w:rsidRPr="003E1AC0">
        <w:rPr>
          <w:lang w:val="en-US"/>
        </w:rPr>
        <w:commentReference w:id="49"/>
      </w:r>
      <w:r w:rsidRPr="003E1AC0">
        <w:rPr>
          <w:lang w:val="en-US"/>
        </w:rPr>
        <w:t xml:space="preserve"> </w:t>
      </w:r>
      <w:commentRangeEnd w:id="51"/>
      <w:r w:rsidRPr="003E1AC0">
        <w:rPr>
          <w:lang w:val="en-US"/>
        </w:rPr>
        <w:commentReference w:id="51"/>
      </w:r>
      <w:commentRangeEnd w:id="52"/>
      <w:r w:rsidRPr="003E1AC0">
        <w:rPr>
          <w:lang w:val="en-US"/>
        </w:rPr>
        <w:commentReference w:id="52"/>
      </w:r>
      <w:commentRangeEnd w:id="53"/>
      <w:r w:rsidRPr="003E1AC0">
        <w:rPr>
          <w:lang w:val="en-US"/>
        </w:rPr>
        <w:commentReference w:id="53"/>
      </w:r>
      <w:r w:rsidRPr="003E1AC0">
        <w:rPr>
          <w:lang w:val="en-US"/>
        </w:rPr>
        <w:t xml:space="preserve">Microbial biomass extraction was conducted </w:t>
      </w:r>
      <w:r w:rsidR="001B17CF">
        <w:rPr>
          <w:lang w:val="en-US"/>
        </w:rPr>
        <w:t>on initial soil</w:t>
      </w:r>
      <w:r w:rsidR="006B16DC">
        <w:rPr>
          <w:lang w:val="en-US"/>
        </w:rPr>
        <w:t>,</w:t>
      </w:r>
      <w:r w:rsidR="001B17CF">
        <w:rPr>
          <w:lang w:val="en-US"/>
        </w:rPr>
        <w:t xml:space="preserve"> on incubated control </w:t>
      </w:r>
      <w:r w:rsidR="006B16DC">
        <w:rPr>
          <w:lang w:val="en-US"/>
        </w:rPr>
        <w:t xml:space="preserve">soil, </w:t>
      </w:r>
      <w:r w:rsidR="001B17CF">
        <w:rPr>
          <w:lang w:val="en-US"/>
        </w:rPr>
        <w:t xml:space="preserve">and </w:t>
      </w:r>
      <w:r w:rsidR="006B16DC">
        <w:rPr>
          <w:lang w:val="en-US"/>
        </w:rPr>
        <w:t xml:space="preserve">incubated </w:t>
      </w:r>
      <w:r w:rsidR="001B17CF">
        <w:rPr>
          <w:lang w:val="en-US"/>
        </w:rPr>
        <w:t>amended s</w:t>
      </w:r>
      <w:r w:rsidR="006B16DC">
        <w:rPr>
          <w:lang w:val="en-US"/>
        </w:rPr>
        <w:t>oil</w:t>
      </w:r>
      <w:r w:rsidRPr="003E1AC0">
        <w:rPr>
          <w:lang w:val="en-US"/>
        </w:rPr>
        <w:t xml:space="preserve">. </w:t>
      </w:r>
    </w:p>
    <w:p w14:paraId="4F5B9774" w14:textId="4721E716" w:rsidR="00FB4496" w:rsidRDefault="006E34D1" w:rsidP="00FB4496">
      <w:pPr>
        <w:pStyle w:val="Heading2"/>
        <w:rPr>
          <w:lang w:val="en-US"/>
        </w:rPr>
      </w:pPr>
      <w:r>
        <w:rPr>
          <w:lang w:val="en-US"/>
        </w:rPr>
        <w:lastRenderedPageBreak/>
        <w:t>3</w:t>
      </w:r>
      <w:r w:rsidR="00FB4496">
        <w:rPr>
          <w:lang w:val="en-US"/>
        </w:rPr>
        <w:t>.4 Data Analysis</w:t>
      </w:r>
    </w:p>
    <w:p w14:paraId="605698C6" w14:textId="7ABD7057" w:rsidR="00FB4496" w:rsidRDefault="00E14828" w:rsidP="00FB4496">
      <w:pPr>
        <w:rPr>
          <w:lang w:val="en-US"/>
        </w:rPr>
      </w:pPr>
      <w:r w:rsidRPr="00E14828">
        <w:rPr>
          <w:lang w:val="en-US"/>
        </w:rPr>
        <w:t xml:space="preserve">Following the incubation, raw </w:t>
      </w:r>
      <w:commentRangeStart w:id="55"/>
      <w:r w:rsidRPr="00E14828">
        <w:rPr>
          <w:lang w:val="en-US"/>
        </w:rPr>
        <w:t xml:space="preserve">gas concentration </w:t>
      </w:r>
      <w:commentRangeEnd w:id="55"/>
      <w:r w:rsidRPr="00E14828">
        <w:rPr>
          <w:lang w:val="en-US"/>
        </w:rPr>
        <w:commentReference w:id="55"/>
      </w:r>
      <w:r w:rsidRPr="00E14828">
        <w:rPr>
          <w:lang w:val="en-US"/>
        </w:rPr>
        <w:t xml:space="preserve">data </w:t>
      </w:r>
      <w:commentRangeStart w:id="56"/>
      <w:r w:rsidRPr="00E14828">
        <w:rPr>
          <w:lang w:val="en-US"/>
        </w:rPr>
        <w:t>were</w:t>
      </w:r>
      <w:commentRangeEnd w:id="56"/>
      <w:r w:rsidRPr="00E14828">
        <w:rPr>
          <w:lang w:val="en-US"/>
        </w:rPr>
        <w:commentReference w:id="56"/>
      </w:r>
      <w:r w:rsidRPr="00E14828">
        <w:rPr>
          <w:lang w:val="en-US"/>
        </w:rPr>
        <w:t xml:space="preserve"> processed</w:t>
      </w:r>
      <w:r w:rsidR="00290A71">
        <w:rPr>
          <w:lang w:val="en-US"/>
        </w:rPr>
        <w:t xml:space="preserve"> in RStudio</w:t>
      </w:r>
      <w:r w:rsidRPr="00E14828">
        <w:rPr>
          <w:lang w:val="en-US"/>
        </w:rPr>
        <w:t xml:space="preserve"> to quantify </w:t>
      </w:r>
      <w:commentRangeStart w:id="57"/>
      <w:r w:rsidRPr="00E14828">
        <w:rPr>
          <w:lang w:val="en-US"/>
        </w:rPr>
        <w:t>sample CO</w:t>
      </w:r>
      <w:r w:rsidRPr="00E14828">
        <w:rPr>
          <w:vertAlign w:val="subscript"/>
          <w:lang w:val="en-US"/>
        </w:rPr>
        <w:t>2</w:t>
      </w:r>
      <w:r w:rsidRPr="00E14828">
        <w:rPr>
          <w:lang w:val="en-US"/>
        </w:rPr>
        <w:t xml:space="preserve"> and O</w:t>
      </w:r>
      <w:r w:rsidRPr="00E14828">
        <w:rPr>
          <w:vertAlign w:val="subscript"/>
          <w:lang w:val="en-US"/>
        </w:rPr>
        <w:t>2</w:t>
      </w:r>
      <w:r w:rsidRPr="00E14828">
        <w:rPr>
          <w:lang w:val="en-US"/>
        </w:rPr>
        <w:t xml:space="preserve"> concentrations</w:t>
      </w:r>
      <w:commentRangeEnd w:id="57"/>
      <w:r w:rsidRPr="00E14828">
        <w:rPr>
          <w:lang w:val="en-US"/>
        </w:rPr>
        <w:commentReference w:id="57"/>
      </w:r>
      <w:r w:rsidRPr="00E14828">
        <w:rPr>
          <w:lang w:val="en-US"/>
        </w:rPr>
        <w:t xml:space="preserve">, and apply a baseline correction. The baseline correction is done with a </w:t>
      </w:r>
      <w:r w:rsidR="00EA60CA">
        <w:rPr>
          <w:lang w:val="en-US"/>
        </w:rPr>
        <w:t>linear</w:t>
      </w:r>
      <w:r w:rsidRPr="00E14828">
        <w:rPr>
          <w:lang w:val="en-US"/>
        </w:rPr>
        <w:t xml:space="preserve"> fit to </w:t>
      </w:r>
      <w:r w:rsidR="00EA60CA">
        <w:rPr>
          <w:lang w:val="en-US"/>
        </w:rPr>
        <w:t>HVAC</w:t>
      </w:r>
      <w:r w:rsidRPr="00E14828">
        <w:rPr>
          <w:lang w:val="en-US"/>
        </w:rPr>
        <w:t xml:space="preserve"> air measurements immediately </w:t>
      </w:r>
      <w:r w:rsidR="00433918">
        <w:rPr>
          <w:lang w:val="en-US"/>
        </w:rPr>
        <w:t xml:space="preserve">preceding </w:t>
      </w:r>
      <w:r w:rsidRPr="00E14828">
        <w:rPr>
          <w:lang w:val="en-US"/>
        </w:rPr>
        <w:t>sample measurements</w:t>
      </w:r>
      <w:r w:rsidR="00EF6392">
        <w:rPr>
          <w:lang w:val="en-US"/>
        </w:rPr>
        <w:t xml:space="preserve"> and</w:t>
      </w:r>
      <w:r w:rsidR="006C6BC4">
        <w:rPr>
          <w:lang w:val="en-US"/>
        </w:rPr>
        <w:t xml:space="preserve"> background measurements were corrected to 20.95% O</w:t>
      </w:r>
      <w:r w:rsidR="006C6BC4">
        <w:rPr>
          <w:vertAlign w:val="subscript"/>
          <w:lang w:val="en-US"/>
        </w:rPr>
        <w:t>2</w:t>
      </w:r>
      <w:r w:rsidRPr="00E14828">
        <w:rPr>
          <w:lang w:val="en-US"/>
        </w:rPr>
        <w:t>. This correction is necessary to account for short-term drift on the fuel cell O</w:t>
      </w:r>
      <w:r w:rsidRPr="00E14828">
        <w:rPr>
          <w:vertAlign w:val="subscript"/>
          <w:lang w:val="en-US"/>
        </w:rPr>
        <w:t>2</w:t>
      </w:r>
      <w:r w:rsidRPr="00E14828">
        <w:rPr>
          <w:lang w:val="en-US"/>
        </w:rPr>
        <w:t xml:space="preserve"> sensor. Once corrected</w:t>
      </w:r>
      <w:r w:rsidR="00DF4DC3">
        <w:rPr>
          <w:lang w:val="en-US"/>
        </w:rPr>
        <w:t xml:space="preserve"> this linear correction is applied to sample measurement window</w:t>
      </w:r>
      <w:r w:rsidRPr="00E14828">
        <w:rPr>
          <w:lang w:val="en-US"/>
        </w:rPr>
        <w:t xml:space="preserve">, </w:t>
      </w:r>
      <w:r w:rsidR="00DF4DC3">
        <w:rPr>
          <w:lang w:val="en-US"/>
        </w:rPr>
        <w:t>reported values</w:t>
      </w:r>
      <w:r w:rsidRPr="00E14828">
        <w:rPr>
          <w:lang w:val="en-US"/>
        </w:rPr>
        <w:t xml:space="preserve"> of each sample are taken as the average value during the</w:t>
      </w:r>
      <w:r w:rsidR="00AB476C">
        <w:rPr>
          <w:lang w:val="en-US"/>
        </w:rPr>
        <w:t xml:space="preserve"> last </w:t>
      </w:r>
      <w:r w:rsidR="00722A90">
        <w:rPr>
          <w:lang w:val="en-US"/>
        </w:rPr>
        <w:t>20</w:t>
      </w:r>
      <w:r w:rsidR="00AB476C">
        <w:rPr>
          <w:lang w:val="en-US"/>
        </w:rPr>
        <w:t xml:space="preserve"> s</w:t>
      </w:r>
      <w:r w:rsidR="00290A71">
        <w:rPr>
          <w:lang w:val="en-US"/>
        </w:rPr>
        <w:t xml:space="preserve"> </w:t>
      </w:r>
      <w:r w:rsidR="009F6F82">
        <w:rPr>
          <w:lang w:val="en-US"/>
        </w:rPr>
        <w:t>(measurements are</w:t>
      </w:r>
      <w:r w:rsidR="00722A90">
        <w:rPr>
          <w:lang w:val="en-US"/>
        </w:rPr>
        <w:t xml:space="preserve"> recorded every 2 s,</w:t>
      </w:r>
      <w:r w:rsidR="007F03A9">
        <w:rPr>
          <w:lang w:val="en-US"/>
        </w:rPr>
        <w:t xml:space="preserve"> 10 consecutive measurements are used) </w:t>
      </w:r>
      <w:r w:rsidR="00290A71">
        <w:rPr>
          <w:lang w:val="en-US"/>
        </w:rPr>
        <w:t>of the</w:t>
      </w:r>
      <w:r w:rsidRPr="00E14828">
        <w:rPr>
          <w:lang w:val="en-US"/>
        </w:rPr>
        <w:t xml:space="preserve"> sampling window and an uncertainty is reported as the standard deviation. </w:t>
      </w:r>
      <w:commentRangeStart w:id="58"/>
      <w:commentRangeStart w:id="59"/>
      <w:commentRangeStart w:id="60"/>
      <w:commentRangeStart w:id="61"/>
      <w:r w:rsidRPr="00E14828">
        <w:rPr>
          <w:lang w:val="en-US"/>
        </w:rPr>
        <w:t xml:space="preserve">This new dataset is then exported from </w:t>
      </w:r>
      <w:r w:rsidR="000737B1">
        <w:rPr>
          <w:lang w:val="en-US"/>
        </w:rPr>
        <w:t>RStudio</w:t>
      </w:r>
      <w:r w:rsidRPr="00E14828">
        <w:rPr>
          <w:lang w:val="en-US"/>
        </w:rPr>
        <w:t xml:space="preserve"> into Excel for further processing. In Excel, measured CO</w:t>
      </w:r>
      <w:r w:rsidRPr="00E14828">
        <w:rPr>
          <w:vertAlign w:val="subscript"/>
          <w:lang w:val="en-US"/>
        </w:rPr>
        <w:t>2</w:t>
      </w:r>
      <w:r w:rsidRPr="00E14828">
        <w:rPr>
          <w:lang w:val="en-US"/>
        </w:rPr>
        <w:t xml:space="preserve"> concentrations were corrected using a </w:t>
      </w:r>
      <w:r w:rsidR="000737B1" w:rsidRPr="00E14828">
        <w:rPr>
          <w:lang w:val="en-US"/>
        </w:rPr>
        <w:t>2-point</w:t>
      </w:r>
      <w:r w:rsidRPr="00E14828">
        <w:rPr>
          <w:lang w:val="en-US"/>
        </w:rPr>
        <w:t xml:space="preserve"> linear correction produced from measurements of CO</w:t>
      </w:r>
      <w:r w:rsidRPr="00E14828">
        <w:rPr>
          <w:vertAlign w:val="subscript"/>
          <w:lang w:val="en-US"/>
        </w:rPr>
        <w:t>2</w:t>
      </w:r>
      <w:r w:rsidRPr="00E14828">
        <w:rPr>
          <w:lang w:val="en-US"/>
        </w:rPr>
        <w:t>-Free Air and 5000 ppm CO</w:t>
      </w:r>
      <w:r w:rsidRPr="00E14828">
        <w:rPr>
          <w:vertAlign w:val="subscript"/>
          <w:lang w:val="en-US"/>
        </w:rPr>
        <w:t>2</w:t>
      </w:r>
      <w:r w:rsidRPr="00E14828">
        <w:rPr>
          <w:lang w:val="en-US"/>
        </w:rPr>
        <w:t xml:space="preserve"> gases.</w:t>
      </w:r>
      <w:commentRangeEnd w:id="58"/>
      <w:r w:rsidRPr="00E14828">
        <w:rPr>
          <w:lang w:val="en-US"/>
        </w:rPr>
        <w:commentReference w:id="58"/>
      </w:r>
      <w:commentRangeEnd w:id="59"/>
      <w:r w:rsidRPr="00E14828">
        <w:rPr>
          <w:lang w:val="en-US"/>
        </w:rPr>
        <w:commentReference w:id="59"/>
      </w:r>
      <w:commentRangeEnd w:id="60"/>
      <w:r w:rsidRPr="00E14828">
        <w:rPr>
          <w:lang w:val="en-US"/>
        </w:rPr>
        <w:commentReference w:id="60"/>
      </w:r>
      <w:commentRangeEnd w:id="61"/>
      <w:r w:rsidRPr="00E14828">
        <w:rPr>
          <w:lang w:val="en-US"/>
        </w:rPr>
        <w:commentReference w:id="61"/>
      </w:r>
      <w:r w:rsidRPr="00E14828">
        <w:rPr>
          <w:lang w:val="en-US"/>
        </w:rPr>
        <w:t xml:space="preserve"> A mass balance approach was used to calculate the moles of CO</w:t>
      </w:r>
      <w:r w:rsidRPr="00E14828">
        <w:rPr>
          <w:vertAlign w:val="subscript"/>
          <w:lang w:val="en-US"/>
        </w:rPr>
        <w:t>2</w:t>
      </w:r>
      <w:r w:rsidRPr="00E14828">
        <w:rPr>
          <w:lang w:val="en-US"/>
        </w:rPr>
        <w:t xml:space="preserve"> produced</w:t>
      </w:r>
      <w:r w:rsidR="008B22F6">
        <w:rPr>
          <w:lang w:val="en-US"/>
        </w:rPr>
        <w:t xml:space="preserve"> (</w:t>
      </w:r>
      <w:r w:rsidR="009E38BF">
        <w:rPr>
          <w:lang w:val="en-US"/>
        </w:rPr>
        <w:t xml:space="preserve">Fig. </w:t>
      </w:r>
      <w:r w:rsidR="00A02068">
        <w:rPr>
          <w:lang w:val="en-US"/>
        </w:rPr>
        <w:t>3</w:t>
      </w:r>
      <w:r w:rsidR="009E38BF">
        <w:rPr>
          <w:lang w:val="en-US"/>
        </w:rPr>
        <w:t>a)</w:t>
      </w:r>
      <w:r w:rsidRPr="00E14828">
        <w:rPr>
          <w:lang w:val="en-US"/>
        </w:rPr>
        <w:t xml:space="preserve"> and O</w:t>
      </w:r>
      <w:r w:rsidRPr="00E14828">
        <w:rPr>
          <w:vertAlign w:val="subscript"/>
          <w:lang w:val="en-US"/>
        </w:rPr>
        <w:t>2</w:t>
      </w:r>
      <w:r w:rsidRPr="00E14828">
        <w:rPr>
          <w:lang w:val="en-US"/>
        </w:rPr>
        <w:t xml:space="preserve"> consumed </w:t>
      </w:r>
      <w:r w:rsidR="009E38BF">
        <w:rPr>
          <w:lang w:val="en-US"/>
        </w:rPr>
        <w:t xml:space="preserve">(Fig. </w:t>
      </w:r>
      <w:r w:rsidR="00A02068">
        <w:rPr>
          <w:lang w:val="en-US"/>
        </w:rPr>
        <w:t>3</w:t>
      </w:r>
      <w:r w:rsidR="009E38BF">
        <w:rPr>
          <w:lang w:val="en-US"/>
        </w:rPr>
        <w:t xml:space="preserve">b) </w:t>
      </w:r>
      <w:r w:rsidRPr="00E14828">
        <w:rPr>
          <w:lang w:val="en-US"/>
        </w:rPr>
        <w:t>during each 2</w:t>
      </w:r>
      <w:r w:rsidR="00717EC0">
        <w:rPr>
          <w:lang w:val="en-US"/>
        </w:rPr>
        <w:t xml:space="preserve"> </w:t>
      </w:r>
      <w:r w:rsidRPr="00E14828">
        <w:rPr>
          <w:lang w:val="en-US"/>
        </w:rPr>
        <w:t>h incubation window, accounting for the dilution effect of replacing the sample</w:t>
      </w:r>
      <w:r w:rsidR="00717EC0">
        <w:rPr>
          <w:lang w:val="en-US"/>
        </w:rPr>
        <w:t>d</w:t>
      </w:r>
      <w:r w:rsidRPr="00E14828">
        <w:rPr>
          <w:lang w:val="en-US"/>
        </w:rPr>
        <w:t xml:space="preserve"> gas volume with 1</w:t>
      </w:r>
      <w:r w:rsidR="002D5F81">
        <w:rPr>
          <w:lang w:val="en-US"/>
        </w:rPr>
        <w:t>75</w:t>
      </w:r>
      <w:r w:rsidRPr="00E14828">
        <w:rPr>
          <w:lang w:val="en-US"/>
        </w:rPr>
        <w:t xml:space="preserve"> mL of CO2-free air after each analysis. With </w:t>
      </w:r>
      <w:commentRangeStart w:id="62"/>
      <w:r w:rsidRPr="00E14828">
        <w:rPr>
          <w:lang w:val="en-US"/>
        </w:rPr>
        <w:t>these</w:t>
      </w:r>
      <w:commentRangeEnd w:id="62"/>
      <w:r w:rsidRPr="00E14828">
        <w:rPr>
          <w:lang w:val="en-US"/>
        </w:rPr>
        <w:commentReference w:id="62"/>
      </w:r>
      <w:r w:rsidRPr="00E14828">
        <w:rPr>
          <w:lang w:val="en-US"/>
        </w:rPr>
        <w:t xml:space="preserve"> data, RQ values for each 2</w:t>
      </w:r>
      <w:r w:rsidR="007219AB">
        <w:rPr>
          <w:lang w:val="en-US"/>
        </w:rPr>
        <w:t xml:space="preserve"> h</w:t>
      </w:r>
      <w:r w:rsidRPr="00E14828">
        <w:rPr>
          <w:lang w:val="en-US"/>
        </w:rPr>
        <w:t xml:space="preserve"> interval are calculated</w:t>
      </w:r>
      <w:r w:rsidR="00F4076C">
        <w:rPr>
          <w:lang w:val="en-US"/>
        </w:rPr>
        <w:t xml:space="preserve"> and shown in</w:t>
      </w:r>
      <w:r w:rsidRPr="00E14828">
        <w:rPr>
          <w:lang w:val="en-US"/>
        </w:rPr>
        <w:t xml:space="preserve"> </w:t>
      </w:r>
      <w:r w:rsidRPr="00E14828">
        <w:rPr>
          <w:lang w:val="en-US"/>
        </w:rPr>
        <w:fldChar w:fldCharType="begin"/>
      </w:r>
      <w:r w:rsidRPr="00E14828">
        <w:rPr>
          <w:lang w:val="en-US"/>
        </w:rPr>
        <w:instrText xml:space="preserve"> REF _Ref144291862 \h </w:instrText>
      </w:r>
      <w:r w:rsidRPr="00E14828">
        <w:rPr>
          <w:lang w:val="en-US"/>
        </w:rPr>
      </w:r>
      <w:r w:rsidRPr="00E14828">
        <w:rPr>
          <w:lang w:val="en-US"/>
        </w:rPr>
        <w:fldChar w:fldCharType="separate"/>
      </w:r>
      <w:r w:rsidRPr="00E14828">
        <w:rPr>
          <w:lang w:val="en-US"/>
        </w:rPr>
        <w:t>Fig</w:t>
      </w:r>
      <w:r w:rsidR="00717EC0">
        <w:rPr>
          <w:lang w:val="en-US"/>
        </w:rPr>
        <w:t>.</w:t>
      </w:r>
      <w:r w:rsidRPr="00E14828">
        <w:rPr>
          <w:lang w:val="en-US"/>
        </w:rPr>
        <w:t xml:space="preserve"> </w:t>
      </w:r>
      <w:r w:rsidR="002D5F81">
        <w:rPr>
          <w:lang w:val="en-US"/>
        </w:rPr>
        <w:t>3</w:t>
      </w:r>
      <w:r w:rsidRPr="00E14828">
        <w:rPr>
          <w:lang w:val="en-US"/>
        </w:rPr>
        <w:fldChar w:fldCharType="end"/>
      </w:r>
      <w:r w:rsidR="00F4076C">
        <w:rPr>
          <w:lang w:val="en-US"/>
        </w:rPr>
        <w:t>c</w:t>
      </w:r>
      <w:r w:rsidRPr="00E14828">
        <w:rPr>
          <w:lang w:val="en-US"/>
        </w:rPr>
        <w:t xml:space="preserve">. The variables of interest are saved in .csv files and imported to RStudio equipped with R version 4.2.2. </w:t>
      </w:r>
      <w:r w:rsidR="00387A1B">
        <w:rPr>
          <w:lang w:val="en-US"/>
        </w:rPr>
        <w:t>Variables of interest</w:t>
      </w:r>
      <w:r w:rsidRPr="00E14828">
        <w:rPr>
          <w:lang w:val="en-US"/>
        </w:rPr>
        <w:t xml:space="preserve"> include: time, </w:t>
      </w:r>
      <w:commentRangeStart w:id="63"/>
      <w:r w:rsidRPr="00E14828">
        <w:rPr>
          <w:lang w:val="en-US"/>
        </w:rPr>
        <w:t>CO</w:t>
      </w:r>
      <w:r w:rsidRPr="00E14828">
        <w:rPr>
          <w:vertAlign w:val="subscript"/>
          <w:lang w:val="en-US"/>
        </w:rPr>
        <w:t>2</w:t>
      </w:r>
      <w:r w:rsidRPr="00E14828">
        <w:rPr>
          <w:lang w:val="en-US"/>
        </w:rPr>
        <w:t xml:space="preserve"> production rate, O</w:t>
      </w:r>
      <w:r w:rsidRPr="00E14828">
        <w:rPr>
          <w:vertAlign w:val="subscript"/>
          <w:lang w:val="en-US"/>
        </w:rPr>
        <w:t>2</w:t>
      </w:r>
      <w:r w:rsidRPr="00E14828">
        <w:rPr>
          <w:lang w:val="en-US"/>
        </w:rPr>
        <w:t xml:space="preserve"> consumption rate</w:t>
      </w:r>
      <w:commentRangeEnd w:id="63"/>
      <w:r w:rsidRPr="00E14828">
        <w:rPr>
          <w:lang w:val="en-US"/>
        </w:rPr>
        <w:commentReference w:id="63"/>
      </w:r>
      <w:r w:rsidRPr="00E14828">
        <w:rPr>
          <w:lang w:val="en-US"/>
        </w:rPr>
        <w:t xml:space="preserve">, RQ, treatment, and replicate. </w:t>
      </w:r>
      <w:r w:rsidR="00BD279A">
        <w:rPr>
          <w:lang w:val="en-US"/>
        </w:rPr>
        <w:t>Periods of substrate induced respiration</w:t>
      </w:r>
      <w:r w:rsidR="006F43AA">
        <w:rPr>
          <w:lang w:val="en-US"/>
        </w:rPr>
        <w:t xml:space="preserve"> are defined here as being represented by an RQ ≥</w:t>
      </w:r>
      <w:r w:rsidR="001F3A2E">
        <w:rPr>
          <w:lang w:val="en-US"/>
        </w:rPr>
        <w:t xml:space="preserve"> 1.0</w:t>
      </w:r>
      <w:r w:rsidR="00A323D5">
        <w:rPr>
          <w:lang w:val="en-US"/>
        </w:rPr>
        <w:t>, and occurring during periods of elevated CO</w:t>
      </w:r>
      <w:r w:rsidR="00A323D5">
        <w:rPr>
          <w:vertAlign w:val="subscript"/>
          <w:lang w:val="en-US"/>
        </w:rPr>
        <w:t>2</w:t>
      </w:r>
      <w:r w:rsidR="00A323D5">
        <w:rPr>
          <w:lang w:val="en-US"/>
        </w:rPr>
        <w:t xml:space="preserve"> production</w:t>
      </w:r>
      <w:r w:rsidR="00AF68F9">
        <w:rPr>
          <w:lang w:val="en-US"/>
        </w:rPr>
        <w:t>.</w:t>
      </w:r>
      <w:r w:rsidRPr="00E14828">
        <w:rPr>
          <w:lang w:val="en-US"/>
        </w:rPr>
        <w:t xml:space="preserve"> Following this, CUE and respiration rates were used to calculate moles of biomass produced for each incubation</w:t>
      </w:r>
      <w:r w:rsidR="00185F57">
        <w:rPr>
          <w:lang w:val="en-US"/>
        </w:rPr>
        <w:t xml:space="preserve"> measurement</w:t>
      </w:r>
      <w:r w:rsidRPr="00E14828">
        <w:rPr>
          <w:lang w:val="en-US"/>
        </w:rPr>
        <w:t>. All variables</w:t>
      </w:r>
      <w:r w:rsidR="0096064D">
        <w:rPr>
          <w:lang w:val="en-US"/>
        </w:rPr>
        <w:t>, both measured and calculated</w:t>
      </w:r>
      <w:r w:rsidRPr="00E14828">
        <w:rPr>
          <w:lang w:val="en-US"/>
        </w:rPr>
        <w:t xml:space="preserve"> were then plotted. Packages employed in R include </w:t>
      </w:r>
      <w:proofErr w:type="spellStart"/>
      <w:r w:rsidRPr="00E14828">
        <w:rPr>
          <w:lang w:val="en-US"/>
        </w:rPr>
        <w:t>tidyverse</w:t>
      </w:r>
      <w:proofErr w:type="spellEnd"/>
      <w:r w:rsidRPr="00E14828">
        <w:rPr>
          <w:lang w:val="en-US"/>
        </w:rPr>
        <w:t xml:space="preserve">, </w:t>
      </w:r>
      <w:proofErr w:type="spellStart"/>
      <w:r w:rsidRPr="00E14828">
        <w:rPr>
          <w:lang w:val="en-US"/>
        </w:rPr>
        <w:t>gridExtra</w:t>
      </w:r>
      <w:proofErr w:type="spellEnd"/>
      <w:r w:rsidRPr="00E14828">
        <w:rPr>
          <w:lang w:val="en-US"/>
        </w:rPr>
        <w:t xml:space="preserve">, and </w:t>
      </w:r>
      <w:proofErr w:type="spellStart"/>
      <w:r w:rsidRPr="00E14828">
        <w:rPr>
          <w:lang w:val="en-US"/>
        </w:rPr>
        <w:t>cowplot</w:t>
      </w:r>
      <w:proofErr w:type="spellEnd"/>
      <w:r w:rsidRPr="00E14828">
        <w:rPr>
          <w:lang w:val="en-US"/>
        </w:rPr>
        <w:t>.</w:t>
      </w:r>
    </w:p>
    <w:p w14:paraId="3044E213" w14:textId="48E15038" w:rsidR="00096885" w:rsidRDefault="006E34D1" w:rsidP="00096885">
      <w:pPr>
        <w:pStyle w:val="Heading1"/>
        <w:rPr>
          <w:lang w:val="en-US"/>
        </w:rPr>
      </w:pPr>
      <w:r>
        <w:rPr>
          <w:lang w:val="en-US"/>
        </w:rPr>
        <w:t>4</w:t>
      </w:r>
      <w:r w:rsidR="00096885">
        <w:rPr>
          <w:lang w:val="en-US"/>
        </w:rPr>
        <w:t xml:space="preserve"> Results and Discussion</w:t>
      </w:r>
    </w:p>
    <w:p w14:paraId="03E99A29" w14:textId="77777777" w:rsidR="00593FE4" w:rsidRDefault="00593FE4" w:rsidP="00593FE4">
      <w:pPr>
        <w:rPr>
          <w:lang w:val="en-US"/>
        </w:rPr>
      </w:pPr>
    </w:p>
    <w:p w14:paraId="510C24CA" w14:textId="71CBD2ED" w:rsidR="00593FE4" w:rsidRDefault="006E34D1" w:rsidP="00593FE4">
      <w:pPr>
        <w:pStyle w:val="Heading2"/>
        <w:rPr>
          <w:lang w:val="en-US"/>
        </w:rPr>
      </w:pPr>
      <w:r>
        <w:rPr>
          <w:lang w:val="en-US"/>
        </w:rPr>
        <w:t>4</w:t>
      </w:r>
      <w:r w:rsidR="00593FE4">
        <w:rPr>
          <w:lang w:val="en-US"/>
        </w:rPr>
        <w:t>.1 High Temporal Resolution RQ</w:t>
      </w:r>
    </w:p>
    <w:p w14:paraId="34FE4A3A" w14:textId="2D064DBD" w:rsidR="004B7618" w:rsidRPr="004B7618" w:rsidRDefault="004B7618" w:rsidP="004B7618">
      <w:pPr>
        <w:rPr>
          <w:lang w:val="en-US"/>
        </w:rPr>
      </w:pPr>
      <w:r w:rsidRPr="004B7618">
        <w:rPr>
          <w:lang w:val="en-US"/>
        </w:rPr>
        <w:t>Following the theoretical framework of RQ and the chemical stoichiometry of glucose</w:t>
      </w:r>
      <w:r w:rsidR="00FC22BC">
        <w:rPr>
          <w:lang w:val="en-US"/>
        </w:rPr>
        <w:t>,</w:t>
      </w:r>
      <w:r w:rsidRPr="004B7618">
        <w:rPr>
          <w:lang w:val="en-US"/>
        </w:rPr>
        <w:t xml:space="preserve"> and other simple carbohydrates</w:t>
      </w:r>
      <w:r w:rsidR="00FC22BC">
        <w:rPr>
          <w:lang w:val="en-US"/>
        </w:rPr>
        <w:t>,</w:t>
      </w:r>
      <w:r w:rsidRPr="004B7618">
        <w:rPr>
          <w:lang w:val="en-US"/>
        </w:rPr>
        <w:t xml:space="preserve"> </w:t>
      </w:r>
      <w:r w:rsidR="00FC22BC">
        <w:rPr>
          <w:lang w:val="en-US"/>
        </w:rPr>
        <w:t xml:space="preserve">this reaction </w:t>
      </w:r>
      <w:commentRangeStart w:id="64"/>
      <w:r w:rsidRPr="004B7618">
        <w:rPr>
          <w:lang w:val="en-US"/>
        </w:rPr>
        <w:t>produces an expected value of 1.0</w:t>
      </w:r>
      <w:commentRangeEnd w:id="64"/>
      <w:r w:rsidRPr="004B7618">
        <w:rPr>
          <w:lang w:val="en-US"/>
        </w:rPr>
        <w:commentReference w:id="64"/>
      </w:r>
      <w:r w:rsidRPr="004B7618">
        <w:rPr>
          <w:lang w:val="en-US"/>
        </w:rPr>
        <w:t>,</w:t>
      </w:r>
      <w:r w:rsidR="00FC22BC" w:rsidRPr="00FC22BC">
        <w:rPr>
          <w:color w:val="000000"/>
          <w:lang w:val="en-US"/>
        </w:rPr>
        <w:t xml:space="preserve"> </w:t>
      </w:r>
      <w:sdt>
        <w:sdtPr>
          <w:rPr>
            <w:color w:val="000000"/>
            <w:lang w:val="en-US"/>
          </w:rPr>
          <w:tag w:val="MENDELEY_CITATION_v3_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"/>
          <w:id w:val="2111467972"/>
          <w:placeholder>
            <w:docPart w:val="9672E3EFDEDE466196E5FFD01C37792A"/>
          </w:placeholder>
        </w:sdtPr>
        <w:sdtContent>
          <w:r w:rsidR="00863014" w:rsidRPr="00863014">
            <w:rPr>
              <w:color w:val="000000"/>
              <w:lang w:val="en-US"/>
            </w:rPr>
            <w:t>(Masiello et al., 2008)</w:t>
          </w:r>
        </w:sdtContent>
      </w:sdt>
      <w:r w:rsidRPr="004B7618">
        <w:rPr>
          <w:lang w:val="en-US"/>
        </w:rPr>
        <w:t xml:space="preserve"> with an assumed CUE of 0. Therefore, in these incubations a glucose amendment should correspond with a following respiratory quotient of 1.0, however, we observe RQs  systematically greater than 1.0 post amendment. Using mass balance calculations, we determined RQ values with a 2</w:t>
      </w:r>
      <w:r w:rsidR="00FC22BC">
        <w:rPr>
          <w:lang w:val="en-US"/>
        </w:rPr>
        <w:t xml:space="preserve"> h</w:t>
      </w:r>
      <w:r w:rsidRPr="004B7618">
        <w:rPr>
          <w:lang w:val="en-US"/>
        </w:rPr>
        <w:t xml:space="preserve"> resolution (</w:t>
      </w:r>
      <w:r w:rsidRPr="004B7618">
        <w:rPr>
          <w:lang w:val="en-US"/>
        </w:rPr>
        <w:fldChar w:fldCharType="begin"/>
      </w:r>
      <w:r w:rsidRPr="004B7618">
        <w:rPr>
          <w:lang w:val="en-US"/>
        </w:rPr>
        <w:instrText xml:space="preserve"> REF _Ref144291862 \h </w:instrText>
      </w:r>
      <w:r w:rsidRPr="004B7618">
        <w:rPr>
          <w:lang w:val="en-US"/>
        </w:rPr>
      </w:r>
      <w:r w:rsidRPr="004B7618">
        <w:rPr>
          <w:lang w:val="en-US"/>
        </w:rPr>
        <w:fldChar w:fldCharType="separate"/>
      </w:r>
      <w:r w:rsidRPr="004B7618">
        <w:rPr>
          <w:lang w:val="en-US"/>
        </w:rPr>
        <w:t>Fig</w:t>
      </w:r>
      <w:r w:rsidR="00FC22BC">
        <w:rPr>
          <w:lang w:val="en-US"/>
        </w:rPr>
        <w:t>.</w:t>
      </w:r>
      <w:r w:rsidRPr="004B7618">
        <w:rPr>
          <w:lang w:val="en-US"/>
        </w:rPr>
        <w:t xml:space="preserve"> </w:t>
      </w:r>
      <w:r w:rsidR="00027D66">
        <w:rPr>
          <w:lang w:val="en-US"/>
        </w:rPr>
        <w:t>3</w:t>
      </w:r>
      <w:r w:rsidRPr="004B7618">
        <w:rPr>
          <w:lang w:val="en-US"/>
        </w:rPr>
        <w:fldChar w:fldCharType="end"/>
      </w:r>
      <w:r w:rsidR="00FC22BC">
        <w:rPr>
          <w:lang w:val="en-US"/>
        </w:rPr>
        <w:t>c</w:t>
      </w:r>
      <w:r w:rsidRPr="004B7618">
        <w:rPr>
          <w:lang w:val="en-US"/>
        </w:rPr>
        <w:t>), over the duration of 262 hours (10 days and 22 hours).</w:t>
      </w:r>
      <w:r w:rsidR="004271A0">
        <w:rPr>
          <w:lang w:val="en-US"/>
        </w:rPr>
        <w:t xml:space="preserve"> Please note the duration of 2 h data was not plotted </w:t>
      </w:r>
      <w:r w:rsidR="001507EB">
        <w:rPr>
          <w:lang w:val="en-US"/>
        </w:rPr>
        <w:t xml:space="preserve">in Fig. </w:t>
      </w:r>
      <w:r w:rsidR="00027D66">
        <w:rPr>
          <w:lang w:val="en-US"/>
        </w:rPr>
        <w:t>3</w:t>
      </w:r>
      <w:r w:rsidR="001507EB">
        <w:rPr>
          <w:lang w:val="en-US"/>
        </w:rPr>
        <w:t xml:space="preserve"> as initial measurements and calculated values produced a false signal</w:t>
      </w:r>
      <w:r w:rsidR="000B5231">
        <w:rPr>
          <w:lang w:val="en-US"/>
        </w:rPr>
        <w:t xml:space="preserve"> showing incredibly large O</w:t>
      </w:r>
      <w:r w:rsidR="000B5231">
        <w:rPr>
          <w:vertAlign w:val="subscript"/>
          <w:lang w:val="en-US"/>
        </w:rPr>
        <w:t>2</w:t>
      </w:r>
      <w:r w:rsidR="000B5231">
        <w:rPr>
          <w:lang w:val="en-US"/>
        </w:rPr>
        <w:t xml:space="preserve"> consumption</w:t>
      </w:r>
      <w:r w:rsidR="00A91733">
        <w:rPr>
          <w:lang w:val="en-US"/>
        </w:rPr>
        <w:t>, which was likely the result of rewetting the soils</w:t>
      </w:r>
      <w:r w:rsidR="00D16577">
        <w:rPr>
          <w:lang w:val="en-US"/>
        </w:rPr>
        <w:t xml:space="preserve">, rather values </w:t>
      </w:r>
      <w:r w:rsidR="00C324DE">
        <w:rPr>
          <w:lang w:val="en-US"/>
        </w:rPr>
        <w:t>begin at 4 h</w:t>
      </w:r>
      <w:r w:rsidR="00DA05AD">
        <w:rPr>
          <w:lang w:val="en-US"/>
        </w:rPr>
        <w:t>.</w:t>
      </w:r>
      <w:r w:rsidRPr="004B7618">
        <w:rPr>
          <w:lang w:val="en-US"/>
        </w:rPr>
        <w:t xml:space="preserve"> </w:t>
      </w:r>
      <w:r w:rsidR="00025019">
        <w:rPr>
          <w:lang w:val="en-US"/>
        </w:rPr>
        <w:t>Initial r</w:t>
      </w:r>
      <w:r w:rsidRPr="004B7618">
        <w:rPr>
          <w:lang w:val="en-US"/>
        </w:rPr>
        <w:t>espiration rates (</w:t>
      </w:r>
      <w:r w:rsidRPr="004B7618">
        <w:rPr>
          <w:lang w:val="en-US"/>
        </w:rPr>
        <w:fldChar w:fldCharType="begin"/>
      </w:r>
      <w:r w:rsidRPr="004B7618">
        <w:rPr>
          <w:lang w:val="en-US"/>
        </w:rPr>
        <w:instrText xml:space="preserve"> REF _Ref144291862 \h </w:instrText>
      </w:r>
      <w:r w:rsidRPr="004B7618">
        <w:rPr>
          <w:lang w:val="en-US"/>
        </w:rPr>
      </w:r>
      <w:r w:rsidRPr="004B7618">
        <w:rPr>
          <w:lang w:val="en-US"/>
        </w:rPr>
        <w:fldChar w:fldCharType="separate"/>
      </w:r>
      <w:r w:rsidRPr="004B7618">
        <w:rPr>
          <w:lang w:val="en-US"/>
        </w:rPr>
        <w:t>Fig</w:t>
      </w:r>
      <w:r w:rsidR="00BB7109">
        <w:rPr>
          <w:lang w:val="en-US"/>
        </w:rPr>
        <w:t>.</w:t>
      </w:r>
      <w:r w:rsidRPr="004B7618">
        <w:rPr>
          <w:lang w:val="en-US"/>
        </w:rPr>
        <w:t xml:space="preserve"> </w:t>
      </w:r>
      <w:r w:rsidR="00027D66">
        <w:rPr>
          <w:lang w:val="en-US"/>
        </w:rPr>
        <w:t>3</w:t>
      </w:r>
      <w:r w:rsidRPr="004B7618">
        <w:rPr>
          <w:lang w:val="en-US"/>
        </w:rPr>
        <w:fldChar w:fldCharType="end"/>
      </w:r>
      <w:r w:rsidR="00C23C04">
        <w:rPr>
          <w:lang w:val="en-US"/>
        </w:rPr>
        <w:t>a</w:t>
      </w:r>
      <w:r w:rsidRPr="004B7618">
        <w:rPr>
          <w:lang w:val="en-US"/>
        </w:rPr>
        <w:t xml:space="preserve">) show a similar </w:t>
      </w:r>
      <w:commentRangeStart w:id="65"/>
      <w:r w:rsidRPr="004B7618">
        <w:rPr>
          <w:lang w:val="en-US"/>
        </w:rPr>
        <w:t>overall trend</w:t>
      </w:r>
      <w:commentRangeEnd w:id="65"/>
      <w:r w:rsidRPr="004B7618">
        <w:rPr>
          <w:lang w:val="en-US"/>
        </w:rPr>
        <w:commentReference w:id="65"/>
      </w:r>
      <w:r w:rsidRPr="004B7618">
        <w:rPr>
          <w:lang w:val="en-US"/>
        </w:rPr>
        <w:t xml:space="preserve"> regardless of amendment quantity, with all four</w:t>
      </w:r>
      <w:r w:rsidR="00D10300">
        <w:rPr>
          <w:lang w:val="en-US"/>
        </w:rPr>
        <w:t xml:space="preserve"> amended</w:t>
      </w:r>
      <w:r w:rsidRPr="004B7618">
        <w:rPr>
          <w:lang w:val="en-US"/>
        </w:rPr>
        <w:t xml:space="preserve"> treatments resulting in almost identical values from the beginning of the incubation period until </w:t>
      </w:r>
      <w:r w:rsidR="004B2077">
        <w:rPr>
          <w:lang w:val="en-US"/>
        </w:rPr>
        <w:t>2</w:t>
      </w:r>
      <w:r w:rsidRPr="004B7618">
        <w:rPr>
          <w:lang w:val="en-US"/>
        </w:rPr>
        <w:t xml:space="preserve">4 h had elapsed. </w:t>
      </w:r>
      <w:r w:rsidR="00B46A82">
        <w:rPr>
          <w:lang w:val="en-US"/>
        </w:rPr>
        <w:t>The rate of increase in respiration</w:t>
      </w:r>
      <w:r w:rsidR="00BD25D1">
        <w:rPr>
          <w:lang w:val="en-US"/>
        </w:rPr>
        <w:t xml:space="preserve"> initially appears to be inversely related to the amendment quantity, as the</w:t>
      </w:r>
      <w:r w:rsidR="00D1138F">
        <w:rPr>
          <w:lang w:val="en-US"/>
        </w:rPr>
        <w:t xml:space="preserve"> smaller amendment treatments begin to grow slightly faster than the larger amendments.</w:t>
      </w:r>
      <w:r w:rsidR="00BD25D1">
        <w:rPr>
          <w:lang w:val="en-US"/>
        </w:rPr>
        <w:t xml:space="preserve"> </w:t>
      </w:r>
      <w:r w:rsidRPr="004B7618">
        <w:rPr>
          <w:lang w:val="en-US"/>
        </w:rPr>
        <w:t>A</w:t>
      </w:r>
      <w:r w:rsidR="00B06C93">
        <w:rPr>
          <w:lang w:val="en-US"/>
        </w:rPr>
        <w:t xml:space="preserve">round </w:t>
      </w:r>
      <w:r w:rsidR="001C0F5A">
        <w:rPr>
          <w:lang w:val="en-US"/>
        </w:rPr>
        <w:t>80</w:t>
      </w:r>
      <w:r w:rsidR="00450D96">
        <w:rPr>
          <w:lang w:val="en-US"/>
        </w:rPr>
        <w:t xml:space="preserve"> h of incubation</w:t>
      </w:r>
      <w:r w:rsidRPr="004B7618">
        <w:rPr>
          <w:lang w:val="en-US"/>
        </w:rPr>
        <w:t xml:space="preserve">, the respiration rate of the </w:t>
      </w:r>
      <w:r w:rsidR="00893C6F">
        <w:rPr>
          <w:lang w:val="en-US"/>
        </w:rPr>
        <w:t>100 m</w:t>
      </w:r>
      <w:r w:rsidRPr="004B7618">
        <w:rPr>
          <w:lang w:val="en-US"/>
        </w:rPr>
        <w:t xml:space="preserve">g treatments peaked, and declined over the remainder of the incubation. </w:t>
      </w:r>
      <w:r w:rsidRPr="004B7618">
        <w:rPr>
          <w:lang w:val="en-US"/>
        </w:rPr>
        <w:lastRenderedPageBreak/>
        <w:t xml:space="preserve">Peak respiration for the </w:t>
      </w:r>
      <w:r w:rsidR="00893C6F">
        <w:rPr>
          <w:lang w:val="en-US"/>
        </w:rPr>
        <w:t>200</w:t>
      </w:r>
      <w:r w:rsidRPr="004B7618">
        <w:rPr>
          <w:lang w:val="en-US"/>
        </w:rPr>
        <w:t xml:space="preserve">, </w:t>
      </w:r>
      <w:r w:rsidR="00893C6F">
        <w:rPr>
          <w:lang w:val="en-US"/>
        </w:rPr>
        <w:t>500</w:t>
      </w:r>
      <w:r w:rsidRPr="004B7618">
        <w:rPr>
          <w:lang w:val="en-US"/>
        </w:rPr>
        <w:t xml:space="preserve">, and </w:t>
      </w:r>
      <w:r w:rsidR="00617368">
        <w:rPr>
          <w:lang w:val="en-US"/>
        </w:rPr>
        <w:t>1000 m</w:t>
      </w:r>
      <w:r w:rsidRPr="004B7618">
        <w:rPr>
          <w:lang w:val="en-US"/>
        </w:rPr>
        <w:t>g treatments occurred at 4</w:t>
      </w:r>
      <w:r w:rsidR="00617368">
        <w:rPr>
          <w:lang w:val="en-US"/>
        </w:rPr>
        <w:t>6-</w:t>
      </w:r>
      <w:r w:rsidR="00323D56">
        <w:rPr>
          <w:lang w:val="en-US"/>
        </w:rPr>
        <w:t>60</w:t>
      </w:r>
      <w:r w:rsidRPr="004B7618">
        <w:rPr>
          <w:lang w:val="en-US"/>
        </w:rPr>
        <w:t xml:space="preserve">, </w:t>
      </w:r>
      <w:r w:rsidR="00455FF8">
        <w:rPr>
          <w:lang w:val="en-US"/>
        </w:rPr>
        <w:t>78</w:t>
      </w:r>
      <w:r w:rsidRPr="004B7618">
        <w:rPr>
          <w:lang w:val="en-US"/>
        </w:rPr>
        <w:t xml:space="preserve">, and </w:t>
      </w:r>
      <w:r w:rsidR="008020C0">
        <w:rPr>
          <w:lang w:val="en-US"/>
        </w:rPr>
        <w:t>84-92</w:t>
      </w:r>
      <w:r w:rsidRPr="004B7618">
        <w:rPr>
          <w:lang w:val="en-US"/>
        </w:rPr>
        <w:t xml:space="preserve"> hours, respectively.</w:t>
      </w:r>
      <w:commentRangeStart w:id="66"/>
      <w:commentRangeStart w:id="67"/>
      <w:commentRangeStart w:id="68"/>
      <w:r w:rsidRPr="004B7618">
        <w:rPr>
          <w:lang w:val="en-US"/>
        </w:rPr>
        <w:t xml:space="preserve"> Notably, the </w:t>
      </w:r>
      <w:r w:rsidR="008020C0">
        <w:rPr>
          <w:lang w:val="en-US"/>
        </w:rPr>
        <w:t>500 mg</w:t>
      </w:r>
      <w:r w:rsidRPr="004B7618">
        <w:rPr>
          <w:lang w:val="en-US"/>
        </w:rPr>
        <w:t xml:space="preserve"> treatments </w:t>
      </w:r>
      <w:r w:rsidR="008020C0">
        <w:rPr>
          <w:lang w:val="en-US"/>
        </w:rPr>
        <w:t>reached comparable</w:t>
      </w:r>
      <w:r w:rsidR="00EE7905">
        <w:rPr>
          <w:lang w:val="en-US"/>
        </w:rPr>
        <w:t xml:space="preserve"> maximum respiration rates with the 1000 mg treatments</w:t>
      </w:r>
      <w:r w:rsidRPr="004B7618">
        <w:rPr>
          <w:lang w:val="en-US"/>
        </w:rPr>
        <w:t xml:space="preserve">, suggesting that substrate availability alone may not be a reliable predictor of yield in peak microbial respiration. One possible explanation for this trend is slower dissolution of the glucose amendment in the </w:t>
      </w:r>
      <w:r w:rsidR="00EE7905">
        <w:rPr>
          <w:lang w:val="en-US"/>
        </w:rPr>
        <w:t>1000 mg</w:t>
      </w:r>
      <w:r w:rsidRPr="004B7618">
        <w:rPr>
          <w:lang w:val="en-US"/>
        </w:rPr>
        <w:t xml:space="preserve"> treatment, which could be described by the data, because cumulative respiration totals still show a larger overall response in the </w:t>
      </w:r>
      <w:r w:rsidR="00EE7905">
        <w:rPr>
          <w:lang w:val="en-US"/>
        </w:rPr>
        <w:t>1000 mg</w:t>
      </w:r>
      <w:r w:rsidRPr="004B7618">
        <w:rPr>
          <w:lang w:val="en-US"/>
        </w:rPr>
        <w:t xml:space="preserve"> treatment (</w:t>
      </w:r>
      <w:r w:rsidRPr="004B7618">
        <w:rPr>
          <w:lang w:val="en-US"/>
        </w:rPr>
        <w:fldChar w:fldCharType="begin"/>
      </w:r>
      <w:r w:rsidRPr="004B7618">
        <w:rPr>
          <w:lang w:val="en-US"/>
        </w:rPr>
        <w:instrText xml:space="preserve"> REF _Ref144291862 \h </w:instrText>
      </w:r>
      <w:r w:rsidRPr="004B7618">
        <w:rPr>
          <w:lang w:val="en-US"/>
        </w:rPr>
      </w:r>
      <w:r w:rsidRPr="004B7618">
        <w:rPr>
          <w:lang w:val="en-US"/>
        </w:rPr>
        <w:fldChar w:fldCharType="separate"/>
      </w:r>
      <w:r w:rsidRPr="004B7618">
        <w:rPr>
          <w:lang w:val="en-US"/>
        </w:rPr>
        <w:t>Fig</w:t>
      </w:r>
      <w:r w:rsidR="00EE7905">
        <w:rPr>
          <w:lang w:val="en-US"/>
        </w:rPr>
        <w:t>.</w:t>
      </w:r>
      <w:r w:rsidRPr="004B7618">
        <w:rPr>
          <w:lang w:val="en-US"/>
        </w:rPr>
        <w:t xml:space="preserve"> </w:t>
      </w:r>
      <w:r w:rsidR="00972FFA">
        <w:rPr>
          <w:lang w:val="en-US"/>
        </w:rPr>
        <w:t>3</w:t>
      </w:r>
      <w:r w:rsidRPr="004B7618">
        <w:rPr>
          <w:lang w:val="en-US"/>
        </w:rPr>
        <w:fldChar w:fldCharType="end"/>
      </w:r>
      <w:r w:rsidR="00EE7905">
        <w:rPr>
          <w:lang w:val="en-US"/>
        </w:rPr>
        <w:t>a</w:t>
      </w:r>
      <w:r w:rsidRPr="004B7618">
        <w:rPr>
          <w:lang w:val="en-US"/>
        </w:rPr>
        <w:t>) .</w:t>
      </w:r>
      <w:commentRangeEnd w:id="66"/>
      <w:r w:rsidRPr="004B7618">
        <w:rPr>
          <w:lang w:val="en-US"/>
        </w:rPr>
        <w:commentReference w:id="66"/>
      </w:r>
      <w:commentRangeEnd w:id="67"/>
      <w:r w:rsidRPr="004B7618">
        <w:rPr>
          <w:lang w:val="en-US"/>
        </w:rPr>
        <w:commentReference w:id="67"/>
      </w:r>
      <w:commentRangeEnd w:id="68"/>
      <w:r w:rsidRPr="004B7618">
        <w:rPr>
          <w:lang w:val="en-US"/>
        </w:rPr>
        <w:commentReference w:id="68"/>
      </w:r>
      <w:r w:rsidRPr="004B7618">
        <w:rPr>
          <w:lang w:val="en-US"/>
        </w:rPr>
        <w:t xml:space="preserve"> Respiratory decline occurred in all treatments following peak respiration rates. Oxygen consumption rates displayed in Fig</w:t>
      </w:r>
      <w:r w:rsidR="00EE7905">
        <w:rPr>
          <w:lang w:val="en-US"/>
        </w:rPr>
        <w:t>.</w:t>
      </w:r>
      <w:r w:rsidRPr="004B7618">
        <w:rPr>
          <w:lang w:val="en-US"/>
        </w:rPr>
        <w:t xml:space="preserve"> </w:t>
      </w:r>
      <w:r w:rsidR="00972FFA">
        <w:rPr>
          <w:lang w:val="en-US"/>
        </w:rPr>
        <w:t>3</w:t>
      </w:r>
      <w:r w:rsidR="00EE7905">
        <w:rPr>
          <w:lang w:val="en-US"/>
        </w:rPr>
        <w:t>b</w:t>
      </w:r>
      <w:r w:rsidRPr="004B7618">
        <w:rPr>
          <w:lang w:val="en-US"/>
        </w:rPr>
        <w:t xml:space="preserve"> show a similar behavior to respiration rates in </w:t>
      </w:r>
      <w:r w:rsidRPr="004B7618">
        <w:rPr>
          <w:lang w:val="en-US"/>
        </w:rPr>
        <w:fldChar w:fldCharType="begin"/>
      </w:r>
      <w:r w:rsidRPr="004B7618">
        <w:rPr>
          <w:lang w:val="en-US"/>
        </w:rPr>
        <w:instrText xml:space="preserve"> REF _Ref144291862 \h </w:instrText>
      </w:r>
      <w:r w:rsidRPr="004B7618">
        <w:rPr>
          <w:lang w:val="en-US"/>
        </w:rPr>
      </w:r>
      <w:r w:rsidRPr="004B7618">
        <w:rPr>
          <w:lang w:val="en-US"/>
        </w:rPr>
        <w:fldChar w:fldCharType="separate"/>
      </w:r>
      <w:r w:rsidRPr="004B7618">
        <w:rPr>
          <w:lang w:val="en-US"/>
        </w:rPr>
        <w:t>Fig</w:t>
      </w:r>
      <w:r w:rsidR="00EE7905">
        <w:rPr>
          <w:lang w:val="en-US"/>
        </w:rPr>
        <w:t>.</w:t>
      </w:r>
      <w:r w:rsidRPr="004B7618">
        <w:rPr>
          <w:lang w:val="en-US"/>
        </w:rPr>
        <w:t xml:space="preserve"> </w:t>
      </w:r>
      <w:r w:rsidR="00027D66">
        <w:rPr>
          <w:lang w:val="en-US"/>
        </w:rPr>
        <w:t>3</w:t>
      </w:r>
      <w:r w:rsidRPr="004B7618">
        <w:rPr>
          <w:lang w:val="en-US"/>
        </w:rPr>
        <w:fldChar w:fldCharType="end"/>
      </w:r>
      <w:r w:rsidR="00EE7905">
        <w:rPr>
          <w:lang w:val="en-US"/>
        </w:rPr>
        <w:t>a</w:t>
      </w:r>
      <w:r w:rsidRPr="004B7618">
        <w:rPr>
          <w:lang w:val="en-US"/>
        </w:rPr>
        <w:t>, apart from variability between timepoints</w:t>
      </w:r>
      <w:r w:rsidR="007E06E7">
        <w:rPr>
          <w:lang w:val="en-US"/>
        </w:rPr>
        <w:t xml:space="preserve"> and maximum values reached</w:t>
      </w:r>
      <w:r w:rsidRPr="004B7618">
        <w:rPr>
          <w:lang w:val="en-US"/>
        </w:rPr>
        <w:t xml:space="preserve">. Oxygen consumption rates occurred in a smoother, less erratic trend. </w:t>
      </w:r>
      <w:r w:rsidR="00F24BA3">
        <w:rPr>
          <w:lang w:val="en-US"/>
        </w:rPr>
        <w:t>Also</w:t>
      </w:r>
      <w:r w:rsidR="00DA05AD">
        <w:rPr>
          <w:lang w:val="en-US"/>
        </w:rPr>
        <w:t>,</w:t>
      </w:r>
      <w:r w:rsidR="00F24BA3">
        <w:rPr>
          <w:lang w:val="en-US"/>
        </w:rPr>
        <w:t xml:space="preserve"> important to note is that the control bottles</w:t>
      </w:r>
      <w:r w:rsidR="00357D31">
        <w:rPr>
          <w:lang w:val="en-US"/>
        </w:rPr>
        <w:t xml:space="preserve"> oxygen consumption and respiration of carbon dioxide did not respond during the incubation period in any meaningful way</w:t>
      </w:r>
      <w:r w:rsidR="00EE5B70">
        <w:rPr>
          <w:lang w:val="en-US"/>
        </w:rPr>
        <w:t xml:space="preserve">. </w:t>
      </w:r>
    </w:p>
    <w:p w14:paraId="1A7259F5" w14:textId="77777777" w:rsidR="004B7618" w:rsidRPr="004B7618" w:rsidRDefault="004B7618" w:rsidP="004B7618">
      <w:pPr>
        <w:rPr>
          <w:lang w:val="en-US"/>
        </w:rPr>
      </w:pPr>
    </w:p>
    <w:p w14:paraId="2FF1B90A" w14:textId="410355AE" w:rsidR="004B7618" w:rsidRPr="004B7618" w:rsidRDefault="00F95BD0" w:rsidP="004B7618">
      <w:pPr>
        <w:rPr>
          <w:lang w:val="en-US"/>
        </w:rPr>
      </w:pPr>
      <w:r>
        <w:rPr>
          <w:lang w:val="en-US"/>
        </w:rPr>
        <w:t>Initially, at 4 h of incubation</w:t>
      </w:r>
      <w:r w:rsidR="00477FD9">
        <w:rPr>
          <w:lang w:val="en-US"/>
        </w:rPr>
        <w:t>,</w:t>
      </w:r>
      <w:r w:rsidR="000C76DB">
        <w:rPr>
          <w:lang w:val="en-US"/>
        </w:rPr>
        <w:t xml:space="preserve"> RQ values across all treatments range between</w:t>
      </w:r>
      <w:r w:rsidR="009D44B6">
        <w:rPr>
          <w:lang w:val="en-US"/>
        </w:rPr>
        <w:t xml:space="preserve"> ~0.3- 1.5</w:t>
      </w:r>
      <w:r w:rsidR="00477FD9">
        <w:rPr>
          <w:lang w:val="en-US"/>
        </w:rPr>
        <w:t>. From 4 h onward, amended treatments</w:t>
      </w:r>
      <w:r w:rsidR="00FC368E">
        <w:rPr>
          <w:lang w:val="en-US"/>
        </w:rPr>
        <w:t xml:space="preserve"> start an overall </w:t>
      </w:r>
      <w:r w:rsidR="00C369AD">
        <w:rPr>
          <w:lang w:val="en-US"/>
        </w:rPr>
        <w:t>ascent</w:t>
      </w:r>
      <w:r w:rsidR="0041104B">
        <w:rPr>
          <w:lang w:val="en-US"/>
        </w:rPr>
        <w:t xml:space="preserve">. </w:t>
      </w:r>
      <w:r w:rsidR="00B72A6D">
        <w:rPr>
          <w:lang w:val="en-US"/>
        </w:rPr>
        <w:t>After ~24 h of incubation</w:t>
      </w:r>
      <w:r w:rsidR="00C53752">
        <w:rPr>
          <w:lang w:val="en-US"/>
        </w:rPr>
        <w:t xml:space="preserve">, coinciding with </w:t>
      </w:r>
      <w:r w:rsidR="00623F96">
        <w:rPr>
          <w:lang w:val="en-US"/>
        </w:rPr>
        <w:t>an increase in CO</w:t>
      </w:r>
      <w:r w:rsidR="00623F96">
        <w:rPr>
          <w:vertAlign w:val="subscript"/>
          <w:lang w:val="en-US"/>
        </w:rPr>
        <w:t>2</w:t>
      </w:r>
      <w:r w:rsidR="00623F96">
        <w:rPr>
          <w:lang w:val="en-US"/>
        </w:rPr>
        <w:t xml:space="preserve"> </w:t>
      </w:r>
      <w:r w:rsidR="00A108A2">
        <w:rPr>
          <w:lang w:val="en-US"/>
        </w:rPr>
        <w:t>respiration and O</w:t>
      </w:r>
      <w:r w:rsidR="00A108A2">
        <w:rPr>
          <w:vertAlign w:val="subscript"/>
          <w:lang w:val="en-US"/>
        </w:rPr>
        <w:t>2</w:t>
      </w:r>
      <w:r w:rsidR="00A108A2">
        <w:rPr>
          <w:lang w:val="en-US"/>
        </w:rPr>
        <w:t xml:space="preserve"> consumption, RQ values</w:t>
      </w:r>
      <w:r w:rsidR="000C3CAE">
        <w:rPr>
          <w:lang w:val="en-US"/>
        </w:rPr>
        <w:t xml:space="preserve"> across most treatments</w:t>
      </w:r>
      <w:r w:rsidR="007A1DD7">
        <w:rPr>
          <w:lang w:val="en-US"/>
        </w:rPr>
        <w:t xml:space="preserve"> are &gt;</w:t>
      </w:r>
      <w:r w:rsidR="00892E0B">
        <w:rPr>
          <w:lang w:val="en-US"/>
        </w:rPr>
        <w:t xml:space="preserve"> 1.0.</w:t>
      </w:r>
      <w:r w:rsidR="00844ACF">
        <w:rPr>
          <w:lang w:val="en-US"/>
        </w:rPr>
        <w:t xml:space="preserve"> </w:t>
      </w:r>
      <w:r w:rsidR="00E07A64">
        <w:rPr>
          <w:lang w:val="en-US"/>
        </w:rPr>
        <w:t>While the rates of gas exchange continue to</w:t>
      </w:r>
      <w:r w:rsidR="00937E4A">
        <w:rPr>
          <w:lang w:val="en-US"/>
        </w:rPr>
        <w:t xml:space="preserve"> climb RQ values also increase.</w:t>
      </w:r>
      <w:r w:rsidR="00B565A2">
        <w:rPr>
          <w:lang w:val="en-US"/>
        </w:rPr>
        <w:t xml:space="preserve"> RQ values</w:t>
      </w:r>
      <w:r w:rsidR="00C85261">
        <w:rPr>
          <w:lang w:val="en-US"/>
        </w:rPr>
        <w:t xml:space="preserve"> observed during peak respiration</w:t>
      </w:r>
      <w:r w:rsidR="00635B48">
        <w:rPr>
          <w:lang w:val="en-US"/>
        </w:rPr>
        <w:t xml:space="preserve"> are similar across treatments ~</w:t>
      </w:r>
      <w:r w:rsidR="009268B8">
        <w:rPr>
          <w:lang w:val="en-US"/>
        </w:rPr>
        <w:t xml:space="preserve">1.3-1.6. </w:t>
      </w:r>
      <w:r w:rsidR="005D1974">
        <w:rPr>
          <w:lang w:val="en-US"/>
        </w:rPr>
        <w:t>As the rates of gas exchange begin to decline</w:t>
      </w:r>
      <w:r w:rsidR="00B77781">
        <w:rPr>
          <w:lang w:val="en-US"/>
        </w:rPr>
        <w:t>, RQ values decline</w:t>
      </w:r>
      <w:r w:rsidR="003C146D">
        <w:rPr>
          <w:lang w:val="en-US"/>
        </w:rPr>
        <w:t xml:space="preserve">. </w:t>
      </w:r>
      <w:r w:rsidR="00FB789E">
        <w:rPr>
          <w:lang w:val="en-US"/>
        </w:rPr>
        <w:t>Although</w:t>
      </w:r>
      <w:r w:rsidR="002F332A">
        <w:rPr>
          <w:lang w:val="en-US"/>
        </w:rPr>
        <w:t xml:space="preserve"> </w:t>
      </w:r>
      <w:r w:rsidR="00660AE7">
        <w:rPr>
          <w:lang w:val="en-US"/>
        </w:rPr>
        <w:t xml:space="preserve">treatment replicates are variable with respect to time, </w:t>
      </w:r>
      <w:r w:rsidR="00B26D44">
        <w:rPr>
          <w:lang w:val="en-US"/>
        </w:rPr>
        <w:t>the overall trend</w:t>
      </w:r>
      <w:r w:rsidR="00EB5C3B">
        <w:rPr>
          <w:lang w:val="en-US"/>
        </w:rPr>
        <w:t>s are in good agreement.</w:t>
      </w:r>
      <w:r w:rsidR="00955B3A">
        <w:rPr>
          <w:lang w:val="en-US"/>
        </w:rPr>
        <w:t xml:space="preserve"> With respect to control samples,</w:t>
      </w:r>
      <w:r w:rsidR="00070FCC">
        <w:rPr>
          <w:lang w:val="en-US"/>
        </w:rPr>
        <w:t xml:space="preserve"> RQ is not plotted</w:t>
      </w:r>
      <w:r w:rsidR="00A2619F">
        <w:rPr>
          <w:lang w:val="en-US"/>
        </w:rPr>
        <w:t xml:space="preserve"> as</w:t>
      </w:r>
      <w:r w:rsidR="00955B3A">
        <w:rPr>
          <w:lang w:val="en-US"/>
        </w:rPr>
        <w:t xml:space="preserve"> we observe</w:t>
      </w:r>
      <w:r w:rsidR="00777644">
        <w:rPr>
          <w:lang w:val="en-US"/>
        </w:rPr>
        <w:t xml:space="preserve"> no overall trend (</w:t>
      </w:r>
      <w:proofErr w:type="spellStart"/>
      <w:r w:rsidR="00777644">
        <w:rPr>
          <w:lang w:val="en-US"/>
        </w:rPr>
        <w:t>ie</w:t>
      </w:r>
      <w:proofErr w:type="spellEnd"/>
      <w:r w:rsidR="00777644">
        <w:rPr>
          <w:lang w:val="en-US"/>
        </w:rPr>
        <w:t>. no increase or decreas</w:t>
      </w:r>
      <w:r w:rsidR="000B5FF7">
        <w:rPr>
          <w:lang w:val="en-US"/>
        </w:rPr>
        <w:t>e).</w:t>
      </w:r>
      <w:r w:rsidR="000C76DB">
        <w:rPr>
          <w:lang w:val="en-US"/>
        </w:rPr>
        <w:t xml:space="preserve"> </w:t>
      </w:r>
      <w:r w:rsidR="004B7618" w:rsidRPr="004B7618">
        <w:rPr>
          <w:lang w:val="en-US"/>
        </w:rPr>
        <w:t>We see that RQ values are dynamic at this temporal resolution, even during the period which should be dominated by substrate induced respiration, meaning that RQ values are not simply a direct result of the substrate being respired to produce CO</w:t>
      </w:r>
      <w:r w:rsidR="004B7618" w:rsidRPr="004B7618">
        <w:rPr>
          <w:vertAlign w:val="subscript"/>
          <w:lang w:val="en-US"/>
        </w:rPr>
        <w:t>2</w:t>
      </w:r>
      <w:r w:rsidR="004B7618" w:rsidRPr="004B7618">
        <w:rPr>
          <w:lang w:val="en-US"/>
        </w:rPr>
        <w:t xml:space="preserve">. One possible factor affecting this signal could be </w:t>
      </w:r>
      <w:r w:rsidR="000B4EDC">
        <w:rPr>
          <w:lang w:val="en-US"/>
        </w:rPr>
        <w:t>biosynthetic processes</w:t>
      </w:r>
      <w:r w:rsidR="004B7618" w:rsidRPr="004B7618">
        <w:rPr>
          <w:lang w:val="en-US"/>
        </w:rPr>
        <w:t xml:space="preserve">. </w:t>
      </w:r>
    </w:p>
    <w:p w14:paraId="67546E7A" w14:textId="77777777" w:rsidR="004B7618" w:rsidRPr="004B7618" w:rsidRDefault="004B7618" w:rsidP="004B7618">
      <w:pPr>
        <w:rPr>
          <w:lang w:val="en-US"/>
        </w:rPr>
      </w:pPr>
    </w:p>
    <w:p w14:paraId="2D1F20DA" w14:textId="289BE31F" w:rsidR="004B7618" w:rsidRDefault="004B7618" w:rsidP="004B7618">
      <w:pPr>
        <w:rPr>
          <w:lang w:val="en-US"/>
        </w:rPr>
      </w:pPr>
      <w:r w:rsidRPr="004B7618">
        <w:rPr>
          <w:lang w:val="en-US"/>
        </w:rPr>
        <w:t xml:space="preserve">Peak RQ values observed during peak respiration are similar to that observed in </w:t>
      </w:r>
      <w:sdt>
        <w:sdtPr>
          <w:rPr>
            <w:color w:val="000000"/>
            <w:lang w:val="en-US"/>
          </w:rPr>
          <w:tag w:val="MENDELEY_CITATION_v3_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"/>
          <w:id w:val="-595316827"/>
          <w:placeholder>
            <w:docPart w:val="A438B08285A24B2F954CEA9B01F5B270"/>
          </w:placeholder>
        </w:sdtPr>
        <w:sdtContent>
          <w:r w:rsidR="00863014" w:rsidRPr="00863014">
            <w:rPr>
              <w:color w:val="000000"/>
              <w:lang w:val="en-US"/>
            </w:rPr>
            <w:t>(Dilly, 2001)</w:t>
          </w:r>
        </w:sdtContent>
      </w:sdt>
      <w:r w:rsidRPr="004B7618">
        <w:rPr>
          <w:lang w:val="en-US"/>
        </w:rPr>
        <w:t xml:space="preserve">, with RQ values &gt;1, commonly ~ 1.5. Notably, all treatments measure ~1.5 despite an order of magnitude increase in glucose amendment, this suggests that the </w:t>
      </w:r>
      <w:commentRangeStart w:id="69"/>
      <w:r w:rsidRPr="004B7618">
        <w:rPr>
          <w:lang w:val="en-US"/>
        </w:rPr>
        <w:t>anabolic</w:t>
      </w:r>
      <w:commentRangeEnd w:id="69"/>
      <w:r w:rsidRPr="004B7618">
        <w:rPr>
          <w:lang w:val="en-US"/>
        </w:rPr>
        <w:commentReference w:id="69"/>
      </w:r>
      <w:r w:rsidRPr="004B7618">
        <w:rPr>
          <w:lang w:val="en-US"/>
        </w:rPr>
        <w:t xml:space="preserve"> processes are limited by the rate of synthesis of biomolecules or by the availability of other nutrients (</w:t>
      </w:r>
      <w:proofErr w:type="spellStart"/>
      <w:r w:rsidRPr="004B7618">
        <w:rPr>
          <w:lang w:val="en-US"/>
        </w:rPr>
        <w:t>eg.</w:t>
      </w:r>
      <w:proofErr w:type="spellEnd"/>
      <w:r w:rsidRPr="004B7618">
        <w:rPr>
          <w:lang w:val="en-US"/>
        </w:rPr>
        <w:t xml:space="preserve"> N or P). </w:t>
      </w:r>
      <w:commentRangeStart w:id="70"/>
      <w:r w:rsidRPr="004B7618">
        <w:rPr>
          <w:lang w:val="en-US"/>
        </w:rPr>
        <w:t>Also importantly, we see that the overall range in RQ values is quite large (0.</w:t>
      </w:r>
      <w:r w:rsidR="00502ABC">
        <w:rPr>
          <w:lang w:val="en-US"/>
        </w:rPr>
        <w:t>3</w:t>
      </w:r>
      <w:r w:rsidRPr="004B7618">
        <w:rPr>
          <w:lang w:val="en-US"/>
        </w:rPr>
        <w:t xml:space="preserve"> </w:t>
      </w:r>
      <w:r w:rsidR="00B85355">
        <w:rPr>
          <w:lang w:val="en-US"/>
        </w:rPr>
        <w:t>–</w:t>
      </w:r>
      <w:r w:rsidRPr="004B7618">
        <w:rPr>
          <w:lang w:val="en-US"/>
        </w:rPr>
        <w:t xml:space="preserve"> </w:t>
      </w:r>
      <w:r w:rsidR="00B85355">
        <w:rPr>
          <w:lang w:val="en-US"/>
        </w:rPr>
        <w:t>1.9</w:t>
      </w:r>
      <w:r w:rsidRPr="004B7618">
        <w:rPr>
          <w:lang w:val="en-US"/>
        </w:rPr>
        <w:t xml:space="preserve">). These higher values could be explained through partially anabolic metabolism, however values below 1.0 likely indicate the use of some </w:t>
      </w:r>
      <w:r w:rsidR="00B85355">
        <w:rPr>
          <w:lang w:val="en-US"/>
        </w:rPr>
        <w:t>other</w:t>
      </w:r>
      <w:r w:rsidRPr="004B7618">
        <w:rPr>
          <w:lang w:val="en-US"/>
        </w:rPr>
        <w:t xml:space="preserve"> substrate </w:t>
      </w:r>
      <w:commentRangeStart w:id="71"/>
      <w:commentRangeStart w:id="72"/>
      <w:r w:rsidRPr="004B7618">
        <w:rPr>
          <w:lang w:val="en-US"/>
        </w:rPr>
        <w:t>in which the carbon is more reduced</w:t>
      </w:r>
      <w:commentRangeEnd w:id="71"/>
      <w:r w:rsidRPr="004B7618">
        <w:rPr>
          <w:lang w:val="en-US"/>
        </w:rPr>
        <w:commentReference w:id="71"/>
      </w:r>
      <w:commentRangeEnd w:id="72"/>
      <w:r w:rsidRPr="004B7618">
        <w:rPr>
          <w:lang w:val="en-US"/>
        </w:rPr>
        <w:commentReference w:id="72"/>
      </w:r>
      <w:r w:rsidRPr="004B7618">
        <w:rPr>
          <w:lang w:val="en-US"/>
        </w:rPr>
        <w:t>.</w:t>
      </w:r>
      <w:commentRangeEnd w:id="70"/>
      <w:r w:rsidRPr="004B7618">
        <w:rPr>
          <w:lang w:val="en-US"/>
        </w:rPr>
        <w:commentReference w:id="70"/>
      </w:r>
      <w:r w:rsidRPr="004B7618">
        <w:rPr>
          <w:lang w:val="en-US"/>
        </w:rPr>
        <w:t xml:space="preserve"> </w:t>
      </w:r>
    </w:p>
    <w:p w14:paraId="2AFE985F" w14:textId="76F69E98" w:rsidR="004B7618" w:rsidRDefault="00BF1A77" w:rsidP="004B7618">
      <w:pPr>
        <w:rPr>
          <w:lang w:val="en-US"/>
        </w:rPr>
      </w:pPr>
      <w:r>
        <w:rPr>
          <w:noProof/>
        </w:rPr>
        <w:lastRenderedPageBreak/>
        <w:drawing>
          <wp:inline distT="0" distB="0" distL="0" distR="0" wp14:anchorId="6E2F3643" wp14:editId="272A7679">
            <wp:extent cx="5533623" cy="5959287"/>
            <wp:effectExtent l="0" t="0" r="0" b="381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533623" cy="5959287"/>
                    </a:xfrm>
                    <a:prstGeom prst="rect">
                      <a:avLst/>
                    </a:prstGeom>
                  </pic:spPr>
                </pic:pic>
              </a:graphicData>
            </a:graphic>
          </wp:inline>
        </w:drawing>
      </w:r>
    </w:p>
    <w:p w14:paraId="356A567C" w14:textId="7C77109A" w:rsidR="001078C9" w:rsidRPr="0025202F" w:rsidRDefault="001078C9" w:rsidP="001078C9">
      <w:pPr>
        <w:rPr>
          <w:lang w:val="en-US"/>
        </w:rPr>
      </w:pPr>
      <w:bookmarkStart w:id="73" w:name="_Ref144291862"/>
      <w:r w:rsidRPr="0025202F">
        <w:rPr>
          <w:lang w:val="en-US"/>
        </w:rPr>
        <w:t xml:space="preserve">Figure </w:t>
      </w:r>
      <w:bookmarkEnd w:id="73"/>
      <w:r w:rsidR="005F6EE0">
        <w:rPr>
          <w:lang w:val="en-US"/>
        </w:rPr>
        <w:t>3</w:t>
      </w:r>
      <w:r>
        <w:rPr>
          <w:lang w:val="en-US"/>
        </w:rPr>
        <w:t>:</w:t>
      </w:r>
      <w:r w:rsidRPr="0025202F">
        <w:rPr>
          <w:lang w:val="en-US"/>
        </w:rPr>
        <w:t xml:space="preserve"> </w:t>
      </w:r>
      <w:r w:rsidRPr="001078C9">
        <w:rPr>
          <w:lang w:val="en-US"/>
        </w:rPr>
        <w:t xml:space="preserve">Panel </w:t>
      </w:r>
      <w:r w:rsidR="009F67C8">
        <w:rPr>
          <w:lang w:val="en-US"/>
        </w:rPr>
        <w:t>(a)</w:t>
      </w:r>
      <w:r w:rsidRPr="001078C9">
        <w:rPr>
          <w:lang w:val="en-US"/>
        </w:rPr>
        <w:t xml:space="preserve"> displays respiration rate of CO</w:t>
      </w:r>
      <w:r w:rsidRPr="001078C9">
        <w:rPr>
          <w:vertAlign w:val="subscript"/>
          <w:lang w:val="en-US"/>
        </w:rPr>
        <w:t>2</w:t>
      </w:r>
      <w:r w:rsidRPr="001078C9">
        <w:rPr>
          <w:lang w:val="en-US"/>
        </w:rPr>
        <w:t xml:space="preserve"> in micromoles for each 2 h </w:t>
      </w:r>
      <w:r w:rsidR="00437DC2">
        <w:rPr>
          <w:lang w:val="en-US"/>
        </w:rPr>
        <w:t>period</w:t>
      </w:r>
      <w:r w:rsidRPr="001078C9">
        <w:rPr>
          <w:lang w:val="en-US"/>
        </w:rPr>
        <w:t xml:space="preserve">. Panel </w:t>
      </w:r>
      <w:r w:rsidR="00437DC2">
        <w:rPr>
          <w:lang w:val="en-US"/>
        </w:rPr>
        <w:t>(b)</w:t>
      </w:r>
      <w:r w:rsidRPr="001078C9">
        <w:rPr>
          <w:lang w:val="en-US"/>
        </w:rPr>
        <w:t xml:space="preserve"> displays O</w:t>
      </w:r>
      <w:r w:rsidRPr="001078C9">
        <w:rPr>
          <w:vertAlign w:val="subscript"/>
          <w:lang w:val="en-US"/>
        </w:rPr>
        <w:t>2</w:t>
      </w:r>
      <w:r w:rsidRPr="001078C9">
        <w:rPr>
          <w:lang w:val="en-US"/>
        </w:rPr>
        <w:t xml:space="preserve"> consumption rate in micromoles for each 2 h </w:t>
      </w:r>
      <w:r w:rsidR="00437DC2">
        <w:rPr>
          <w:lang w:val="en-US"/>
        </w:rPr>
        <w:t>period</w:t>
      </w:r>
      <w:r w:rsidRPr="001078C9">
        <w:rPr>
          <w:lang w:val="en-US"/>
        </w:rPr>
        <w:t xml:space="preserve">. Panel </w:t>
      </w:r>
      <w:r w:rsidR="00437DC2">
        <w:rPr>
          <w:lang w:val="en-US"/>
        </w:rPr>
        <w:t>(c)</w:t>
      </w:r>
      <w:r w:rsidRPr="001078C9">
        <w:rPr>
          <w:lang w:val="en-US"/>
        </w:rPr>
        <w:t xml:space="preserve"> displays Respiratory Quotient (RQ) for each 2 h timepoint as calculated as [CO</w:t>
      </w:r>
      <w:r w:rsidRPr="001078C9">
        <w:rPr>
          <w:vertAlign w:val="subscript"/>
          <w:lang w:val="en-US"/>
        </w:rPr>
        <w:t>2</w:t>
      </w:r>
      <w:r w:rsidRPr="001078C9">
        <w:rPr>
          <w:lang w:val="en-US"/>
        </w:rPr>
        <w:t xml:space="preserve"> Respired / O</w:t>
      </w:r>
      <w:r w:rsidRPr="001078C9">
        <w:rPr>
          <w:vertAlign w:val="subscript"/>
          <w:lang w:val="en-US"/>
        </w:rPr>
        <w:t>2</w:t>
      </w:r>
      <w:r w:rsidRPr="001078C9">
        <w:rPr>
          <w:lang w:val="en-US"/>
        </w:rPr>
        <w:t xml:space="preserve"> Consumed].</w:t>
      </w:r>
    </w:p>
    <w:p w14:paraId="241E3D56" w14:textId="77777777" w:rsidR="00BF1A77" w:rsidRPr="004B7618" w:rsidRDefault="00BF1A77" w:rsidP="004B7618">
      <w:pPr>
        <w:rPr>
          <w:lang w:val="en-US"/>
        </w:rPr>
      </w:pPr>
    </w:p>
    <w:p w14:paraId="6F6A0D88" w14:textId="77777777" w:rsidR="00EC4CDF" w:rsidRDefault="00EC4CDF" w:rsidP="00EC4CDF">
      <w:pPr>
        <w:rPr>
          <w:lang w:val="en-US"/>
        </w:rPr>
      </w:pPr>
    </w:p>
    <w:p w14:paraId="62AE3523" w14:textId="4F9DC755" w:rsidR="00B231B3" w:rsidRDefault="00B231B3" w:rsidP="00B231B3">
      <w:pPr>
        <w:rPr>
          <w:lang w:val="en-US"/>
        </w:rPr>
      </w:pPr>
    </w:p>
    <w:p w14:paraId="7A719EE5" w14:textId="7805F7D1" w:rsidR="00B231B3" w:rsidRDefault="006E34D1" w:rsidP="00B231B3">
      <w:pPr>
        <w:pStyle w:val="Heading2"/>
        <w:rPr>
          <w:lang w:val="en-US"/>
        </w:rPr>
      </w:pPr>
      <w:r>
        <w:rPr>
          <w:lang w:val="en-US"/>
        </w:rPr>
        <w:lastRenderedPageBreak/>
        <w:t>4</w:t>
      </w:r>
      <w:r w:rsidR="008F60D5">
        <w:rPr>
          <w:lang w:val="en-US"/>
        </w:rPr>
        <w:t>.</w:t>
      </w:r>
      <w:r>
        <w:rPr>
          <w:lang w:val="en-US"/>
        </w:rPr>
        <w:t>2</w:t>
      </w:r>
      <w:r w:rsidR="008F60D5">
        <w:rPr>
          <w:lang w:val="en-US"/>
        </w:rPr>
        <w:t xml:space="preserve"> High Temporal </w:t>
      </w:r>
      <w:r w:rsidR="00E8093F">
        <w:rPr>
          <w:lang w:val="en-US"/>
        </w:rPr>
        <w:t>Resolution Carbon Use Efficiency Estimates</w:t>
      </w:r>
    </w:p>
    <w:p w14:paraId="1757714A" w14:textId="2CEFB49A" w:rsidR="009737BA" w:rsidRDefault="003F47E5" w:rsidP="003F47E5">
      <w:pPr>
        <w:rPr>
          <w:lang w:val="en-US"/>
        </w:rPr>
      </w:pPr>
      <w:r w:rsidRPr="003F47E5">
        <w:rPr>
          <w:lang w:val="en-US"/>
        </w:rPr>
        <w:t>Applying the RQ</w:t>
      </w:r>
      <w:bookmarkStart w:id="74" w:name="_Hlk158196981"/>
      <w:r w:rsidR="00285DB1">
        <w:rPr>
          <w:lang w:val="en-US"/>
        </w:rPr>
        <w:t>—</w:t>
      </w:r>
      <w:bookmarkEnd w:id="74"/>
      <w:r w:rsidRPr="003F47E5">
        <w:rPr>
          <w:lang w:val="en-US"/>
        </w:rPr>
        <w:t>CUE relationship</w:t>
      </w:r>
      <w:r w:rsidR="00DB315C">
        <w:rPr>
          <w:lang w:val="en-US"/>
        </w:rPr>
        <w:t xml:space="preserve"> (Fig. 1)</w:t>
      </w:r>
      <w:r w:rsidRPr="003F47E5">
        <w:rPr>
          <w:lang w:val="en-US"/>
        </w:rPr>
        <w:t xml:space="preserve"> to </w:t>
      </w:r>
      <w:r w:rsidR="00E53D0E">
        <w:rPr>
          <w:lang w:val="en-US"/>
        </w:rPr>
        <w:t>the previous incubation</w:t>
      </w:r>
      <w:r w:rsidR="00524654">
        <w:rPr>
          <w:lang w:val="en-US"/>
        </w:rPr>
        <w:t xml:space="preserve"> (Fig. </w:t>
      </w:r>
      <w:r w:rsidR="00285DB1">
        <w:rPr>
          <w:lang w:val="en-US"/>
        </w:rPr>
        <w:t>3</w:t>
      </w:r>
      <w:r w:rsidR="00524654">
        <w:rPr>
          <w:lang w:val="en-US"/>
        </w:rPr>
        <w:t>)</w:t>
      </w:r>
      <w:r w:rsidRPr="003F47E5">
        <w:rPr>
          <w:lang w:val="en-US"/>
        </w:rPr>
        <w:t xml:space="preserve"> allows CUE values to be </w:t>
      </w:r>
      <w:r w:rsidR="00696E32">
        <w:rPr>
          <w:lang w:val="en-US"/>
        </w:rPr>
        <w:t>estimated</w:t>
      </w:r>
      <w:r w:rsidRPr="003F47E5">
        <w:rPr>
          <w:lang w:val="en-US"/>
        </w:rPr>
        <w:t xml:space="preserve"> for the duration of the experiments. Using the respiration rate and CUE, biomass production can be estimated during each time step (</w:t>
      </w:r>
      <w:r w:rsidRPr="003F47E5">
        <w:rPr>
          <w:lang w:val="en-US"/>
        </w:rPr>
        <w:fldChar w:fldCharType="begin"/>
      </w:r>
      <w:r w:rsidRPr="003F47E5">
        <w:rPr>
          <w:lang w:val="en-US"/>
        </w:rPr>
        <w:instrText xml:space="preserve"> REF _Ref144292452 \h </w:instrText>
      </w:r>
      <w:r w:rsidRPr="003F47E5">
        <w:rPr>
          <w:lang w:val="en-US"/>
        </w:rPr>
      </w:r>
      <w:r w:rsidRPr="003F47E5">
        <w:rPr>
          <w:lang w:val="en-US"/>
        </w:rPr>
        <w:fldChar w:fldCharType="separate"/>
      </w:r>
      <w:r w:rsidR="00352C13">
        <w:rPr>
          <w:lang w:val="en-US"/>
        </w:rPr>
        <w:t>Fig.</w:t>
      </w:r>
      <w:r w:rsidRPr="003F47E5">
        <w:rPr>
          <w:lang w:val="en-US"/>
        </w:rPr>
        <w:t xml:space="preserve"> 4</w:t>
      </w:r>
      <w:r w:rsidRPr="003F47E5">
        <w:rPr>
          <w:lang w:val="en-US"/>
        </w:rPr>
        <w:fldChar w:fldCharType="end"/>
      </w:r>
      <w:r w:rsidR="00352C13">
        <w:rPr>
          <w:lang w:val="en-US"/>
        </w:rPr>
        <w:t>b</w:t>
      </w:r>
      <w:r w:rsidRPr="003F47E5">
        <w:rPr>
          <w:lang w:val="en-US"/>
        </w:rPr>
        <w:t>)</w:t>
      </w:r>
      <w:r w:rsidR="00B3652E">
        <w:rPr>
          <w:lang w:val="en-US"/>
        </w:rPr>
        <w:t xml:space="preserve">, using the following equation </w:t>
      </w:r>
      <w:r w:rsidR="00EC0F76">
        <w:rPr>
          <w:lang w:val="en-US"/>
        </w:rPr>
        <w:t xml:space="preserve">[Biomass Prod. = </w:t>
      </w:r>
      <w:r w:rsidR="00D42751">
        <w:rPr>
          <w:lang w:val="en-US"/>
        </w:rPr>
        <w:t>(</w:t>
      </w:r>
      <w:r w:rsidR="00EC0F76">
        <w:rPr>
          <w:lang w:val="en-US"/>
        </w:rPr>
        <w:t>CO</w:t>
      </w:r>
      <w:r w:rsidR="00EC0F76">
        <w:rPr>
          <w:vertAlign w:val="subscript"/>
          <w:lang w:val="en-US"/>
        </w:rPr>
        <w:t>2</w:t>
      </w:r>
      <w:r w:rsidR="00EC0F76">
        <w:rPr>
          <w:lang w:val="en-US"/>
        </w:rPr>
        <w:t xml:space="preserve"> Production</w:t>
      </w:r>
      <w:r w:rsidR="00D42751">
        <w:rPr>
          <w:lang w:val="en-US"/>
        </w:rPr>
        <w:t xml:space="preserve"> Rate/ </w:t>
      </w:r>
      <w:commentRangeStart w:id="75"/>
      <w:r w:rsidR="00D42751">
        <w:rPr>
          <w:lang w:val="en-US"/>
        </w:rPr>
        <w:t>1</w:t>
      </w:r>
      <w:ins w:id="76" w:author="Smart, Kyle" w:date="2024-02-13T11:13:00Z">
        <w:r w:rsidR="008A40BB">
          <w:rPr>
            <w:lang w:val="en-US"/>
          </w:rPr>
          <w:t xml:space="preserve"> </w:t>
        </w:r>
      </w:ins>
      <w:r w:rsidR="00D42751">
        <w:rPr>
          <w:lang w:val="en-US"/>
        </w:rPr>
        <w:t>- CUE</w:t>
      </w:r>
      <w:commentRangeEnd w:id="75"/>
      <w:r w:rsidR="00964BF0">
        <w:rPr>
          <w:rStyle w:val="CommentReference"/>
          <w:rFonts w:eastAsia="Calibri"/>
          <w:lang w:val="en-US" w:eastAsia="en-US"/>
        </w:rPr>
        <w:commentReference w:id="75"/>
      </w:r>
      <w:r w:rsidR="00D42751">
        <w:rPr>
          <w:lang w:val="en-US"/>
        </w:rPr>
        <w:t>) *</w:t>
      </w:r>
      <w:r w:rsidR="00162731">
        <w:rPr>
          <w:lang w:val="en-US"/>
        </w:rPr>
        <w:t xml:space="preserve"> CUE]</w:t>
      </w:r>
      <w:r w:rsidRPr="003F47E5">
        <w:rPr>
          <w:lang w:val="en-US"/>
        </w:rPr>
        <w:t xml:space="preserve"> </w:t>
      </w:r>
      <w:r w:rsidR="00352C13">
        <w:rPr>
          <w:lang w:val="en-US"/>
        </w:rPr>
        <w:t xml:space="preserve">(Fig. 4c) </w:t>
      </w:r>
      <w:r w:rsidRPr="003F47E5">
        <w:rPr>
          <w:lang w:val="en-US"/>
        </w:rPr>
        <w:t>and cumulatively throughout the experiment (</w:t>
      </w:r>
      <w:r w:rsidRPr="003F47E5">
        <w:rPr>
          <w:lang w:val="en-US"/>
        </w:rPr>
        <w:fldChar w:fldCharType="begin"/>
      </w:r>
      <w:r w:rsidRPr="003F47E5">
        <w:rPr>
          <w:lang w:val="en-US"/>
        </w:rPr>
        <w:instrText xml:space="preserve"> REF _Ref144292452 \h </w:instrText>
      </w:r>
      <w:r w:rsidRPr="003F47E5">
        <w:rPr>
          <w:lang w:val="en-US"/>
        </w:rPr>
      </w:r>
      <w:r w:rsidRPr="003F47E5">
        <w:rPr>
          <w:lang w:val="en-US"/>
        </w:rPr>
        <w:fldChar w:fldCharType="separate"/>
      </w:r>
      <w:r w:rsidRPr="003F47E5">
        <w:rPr>
          <w:lang w:val="en-US"/>
        </w:rPr>
        <w:t>Figure 4</w:t>
      </w:r>
      <w:r w:rsidRPr="003F47E5">
        <w:rPr>
          <w:lang w:val="en-US"/>
        </w:rPr>
        <w:fldChar w:fldCharType="end"/>
      </w:r>
      <w:r w:rsidR="00D23783">
        <w:rPr>
          <w:lang w:val="en-US"/>
        </w:rPr>
        <w:t>d</w:t>
      </w:r>
      <w:r w:rsidRPr="003F47E5">
        <w:rPr>
          <w:lang w:val="en-US"/>
        </w:rPr>
        <w:t xml:space="preserve">). </w:t>
      </w:r>
      <w:commentRangeStart w:id="77"/>
      <w:commentRangeEnd w:id="77"/>
      <w:r w:rsidRPr="003F47E5">
        <w:rPr>
          <w:lang w:val="en-US"/>
        </w:rPr>
        <w:commentReference w:id="77"/>
      </w:r>
      <w:r w:rsidRPr="003F47E5">
        <w:rPr>
          <w:lang w:val="en-US"/>
        </w:rPr>
        <w:t xml:space="preserve"> CUE follows a similar overall trajectory to that of RQ, because </w:t>
      </w:r>
      <w:r w:rsidR="004613DF">
        <w:rPr>
          <w:lang w:val="en-US"/>
        </w:rPr>
        <w:t>of the positive relationship between RQ and CUE</w:t>
      </w:r>
      <w:r w:rsidRPr="003F47E5">
        <w:rPr>
          <w:lang w:val="en-US"/>
        </w:rPr>
        <w:t>. It is important to note that, once RQ values drop below a value 1.0, the modeled RQ</w:t>
      </w:r>
      <w:r w:rsidR="00285DB1">
        <w:rPr>
          <w:lang w:val="en-US"/>
        </w:rPr>
        <w:t>—</w:t>
      </w:r>
      <w:r w:rsidRPr="003F47E5">
        <w:rPr>
          <w:lang w:val="en-US"/>
        </w:rPr>
        <w:t xml:space="preserve">CUE relationship for glucose no longer holds true. Further, when RQ values drop below 1.0, this coincides with the point that respiration rates return to basal respiration rates. We infer that all available glucose provided in the amendment has been utilized by this point of the incubation. Any further activity is likely driven by metabolism of an alternative substrate, or biomass turnover. </w:t>
      </w:r>
      <w:commentRangeStart w:id="78"/>
      <w:commentRangeStart w:id="79"/>
      <w:commentRangeStart w:id="80"/>
      <w:r w:rsidRPr="003F47E5">
        <w:rPr>
          <w:lang w:val="en-US"/>
        </w:rPr>
        <w:t xml:space="preserve">Therefore, </w:t>
      </w:r>
      <w:r w:rsidR="00EF0386">
        <w:rPr>
          <w:lang w:val="en-US"/>
        </w:rPr>
        <w:t>each</w:t>
      </w:r>
      <w:r w:rsidR="005863F7">
        <w:rPr>
          <w:lang w:val="en-US"/>
        </w:rPr>
        <w:t xml:space="preserve"> treatment group were removed from the incubation and harvested</w:t>
      </w:r>
      <w:r w:rsidR="00C10DB2">
        <w:rPr>
          <w:lang w:val="en-US"/>
        </w:rPr>
        <w:t xml:space="preserve"> for CFE procedures soon after this respiratory decline</w:t>
      </w:r>
      <w:r w:rsidRPr="003F47E5">
        <w:rPr>
          <w:lang w:val="en-US"/>
        </w:rPr>
        <w:t>.</w:t>
      </w:r>
      <w:commentRangeEnd w:id="78"/>
      <w:r w:rsidRPr="003F47E5">
        <w:rPr>
          <w:lang w:val="en-US"/>
        </w:rPr>
        <w:commentReference w:id="78"/>
      </w:r>
      <w:commentRangeEnd w:id="79"/>
      <w:r w:rsidRPr="003F47E5">
        <w:rPr>
          <w:lang w:val="en-US"/>
        </w:rPr>
        <w:commentReference w:id="79"/>
      </w:r>
      <w:commentRangeEnd w:id="80"/>
      <w:r w:rsidRPr="003F47E5">
        <w:rPr>
          <w:lang w:val="en-US"/>
        </w:rPr>
        <w:commentReference w:id="80"/>
      </w:r>
      <w:r w:rsidRPr="003F47E5">
        <w:rPr>
          <w:lang w:val="en-US"/>
        </w:rPr>
        <w:t xml:space="preserve"> Biomass production rates closely resemble respiration rate trends for the incubation. Curves of cumulative Biomass produced </w:t>
      </w:r>
      <w:r w:rsidR="00B3669D">
        <w:rPr>
          <w:lang w:val="en-US"/>
        </w:rPr>
        <w:t>(Fig. 4d</w:t>
      </w:r>
      <w:r w:rsidRPr="003F47E5">
        <w:rPr>
          <w:lang w:val="en-US"/>
        </w:rPr>
        <w:t xml:space="preserve">) show all treatments display a sigmoidal shape, which is to be expected as production rates begin low, increase, and then decline back to zero. </w:t>
      </w:r>
    </w:p>
    <w:p w14:paraId="76B157AE" w14:textId="0A28D2E9" w:rsidR="003F47E5" w:rsidRPr="003F47E5" w:rsidRDefault="003F47E5" w:rsidP="003F47E5">
      <w:pPr>
        <w:rPr>
          <w:lang w:val="en-US"/>
        </w:rPr>
      </w:pPr>
      <w:commentRangeStart w:id="81"/>
      <w:r w:rsidRPr="003F47E5">
        <w:rPr>
          <w:lang w:val="en-US"/>
        </w:rPr>
        <w:t>One thing to note is that we cannot capture any subsequent loss of biomass using this method</w:t>
      </w:r>
      <w:commentRangeEnd w:id="81"/>
      <w:r w:rsidRPr="003F47E5">
        <w:rPr>
          <w:lang w:val="en-US"/>
        </w:rPr>
        <w:commentReference w:id="81"/>
      </w:r>
      <w:r w:rsidRPr="003F47E5">
        <w:rPr>
          <w:lang w:val="en-US"/>
        </w:rPr>
        <w:t xml:space="preserve">. It is reasonable to assume that after peak activity, as substrate availability declines, loss of biomass is expected </w:t>
      </w:r>
      <w:sdt>
        <w:sdtPr>
          <w:rPr>
            <w:color w:val="000000"/>
            <w:lang w:val="en-US"/>
          </w:rPr>
          <w:tag w:val="MENDELEY_CITATION_v3_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"/>
          <w:id w:val="700047896"/>
          <w:placeholder>
            <w:docPart w:val="9B18AF226970441595BF0CE522FAB840"/>
          </w:placeholder>
        </w:sdtPr>
        <w:sdtContent>
          <w:r w:rsidR="00863014">
            <w:t>(J. P. Schimel &amp; Weintraub, 2003)</w:t>
          </w:r>
        </w:sdtContent>
      </w:sdt>
      <w:r w:rsidRPr="003F47E5">
        <w:rPr>
          <w:lang w:val="en-US"/>
        </w:rPr>
        <w:t xml:space="preserve">. Maximum estimated CUE was </w:t>
      </w:r>
      <w:r w:rsidR="00C7015E">
        <w:rPr>
          <w:lang w:val="en-US"/>
        </w:rPr>
        <w:t>~</w:t>
      </w:r>
      <w:r w:rsidRPr="003F47E5">
        <w:rPr>
          <w:lang w:val="en-US"/>
        </w:rPr>
        <w:t xml:space="preserve">0.56, </w:t>
      </w:r>
      <w:r w:rsidR="00C10BE9">
        <w:rPr>
          <w:lang w:val="en-US"/>
        </w:rPr>
        <w:t>and the highest values were seen in the beginning of the incubation</w:t>
      </w:r>
      <w:r w:rsidR="00C224AB">
        <w:rPr>
          <w:lang w:val="en-US"/>
        </w:rPr>
        <w:t xml:space="preserve"> which is typically termed the lag phase.</w:t>
      </w:r>
      <w:r w:rsidR="00837991">
        <w:rPr>
          <w:lang w:val="en-US"/>
        </w:rPr>
        <w:t xml:space="preserve"> As respiration rates </w:t>
      </w:r>
      <w:r w:rsidR="002746D9">
        <w:rPr>
          <w:lang w:val="en-US"/>
        </w:rPr>
        <w:t>begin to increase CUE estimates are ~0.3 and continue to increase with respiration rates to ~</w:t>
      </w:r>
      <w:r w:rsidR="000564B6">
        <w:rPr>
          <w:lang w:val="en-US"/>
        </w:rPr>
        <w:t>0.4.</w:t>
      </w:r>
      <w:commentRangeStart w:id="82"/>
      <w:r w:rsidRPr="003F47E5">
        <w:rPr>
          <w:lang w:val="en-US"/>
        </w:rPr>
        <w:t xml:space="preserve"> </w:t>
      </w:r>
      <w:commentRangeEnd w:id="82"/>
      <w:r w:rsidRPr="003F47E5">
        <w:rPr>
          <w:lang w:val="en-US"/>
        </w:rPr>
        <w:commentReference w:id="82"/>
      </w:r>
      <w:r w:rsidRPr="003F47E5">
        <w:rPr>
          <w:lang w:val="en-US"/>
        </w:rPr>
        <w:t xml:space="preserve"> After respiratory decline, when CO</w:t>
      </w:r>
      <w:r w:rsidRPr="003F47E5">
        <w:rPr>
          <w:vertAlign w:val="subscript"/>
          <w:lang w:val="en-US"/>
        </w:rPr>
        <w:t>2</w:t>
      </w:r>
      <w:r w:rsidRPr="003F47E5">
        <w:rPr>
          <w:lang w:val="en-US"/>
        </w:rPr>
        <w:t xml:space="preserve"> evolution and O</w:t>
      </w:r>
      <w:r w:rsidRPr="003F47E5">
        <w:rPr>
          <w:vertAlign w:val="subscript"/>
          <w:lang w:val="en-US"/>
        </w:rPr>
        <w:t>2</w:t>
      </w:r>
      <w:r w:rsidRPr="003F47E5">
        <w:rPr>
          <w:lang w:val="en-US"/>
        </w:rPr>
        <w:t xml:space="preserve"> consumption rates return to basal conditions, RQ values decline to </w:t>
      </w:r>
      <w:r w:rsidR="004E10CE">
        <w:rPr>
          <w:lang w:val="en-US"/>
        </w:rPr>
        <w:t>&lt;</w:t>
      </w:r>
      <w:r w:rsidRPr="003F47E5">
        <w:rPr>
          <w:lang w:val="en-US"/>
        </w:rPr>
        <w:t>1.0 initially</w:t>
      </w:r>
      <w:r w:rsidR="004E10CE">
        <w:rPr>
          <w:lang w:val="en-US"/>
        </w:rPr>
        <w:t xml:space="preserve"> and CUE estimate fa</w:t>
      </w:r>
      <w:r w:rsidR="000E21D6">
        <w:rPr>
          <w:lang w:val="en-US"/>
        </w:rPr>
        <w:t>ll to zero</w:t>
      </w:r>
      <w:r w:rsidRPr="003F47E5">
        <w:rPr>
          <w:lang w:val="en-US"/>
        </w:rPr>
        <w:t xml:space="preserve">. This period may represent a transitionary phase, when the high lability glucose amendment has been depleted and the microbes begin targeting alternate sources of organic carbon. </w:t>
      </w:r>
      <w:sdt>
        <w:sdtPr>
          <w:rPr>
            <w:color w:val="000000"/>
            <w:lang w:val="en-US"/>
          </w:rPr>
          <w:tag w:val="MENDELEY_CITATION_v3_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"/>
          <w:id w:val="-2131242463"/>
          <w:placeholder>
            <w:docPart w:val="9B18AF226970441595BF0CE522FAB840"/>
          </w:placeholder>
        </w:sdtPr>
        <w:sdtContent>
          <w:r w:rsidR="00863014" w:rsidRPr="00863014">
            <w:rPr>
              <w:color w:val="000000"/>
              <w:lang w:val="en-US"/>
            </w:rPr>
            <w:t>(Masiello et al., 2008)</w:t>
          </w:r>
        </w:sdtContent>
      </w:sdt>
      <w:r w:rsidRPr="003F47E5">
        <w:rPr>
          <w:lang w:val="en-US"/>
        </w:rPr>
        <w:t xml:space="preserve"> provides RQ values for other common organic compounds in soils which may serve as these alternate sources. From the list of compounds and their associated RQ’s several candidate compounds could satisfy the requirements of our observations; for example, proteins produce RQ’s ranging from 0.67-1.01, lignin ranges from 0.88-0.94, and lipids range from 0.68-0.80. Oxidation of any or all of these classes of compounds could explain our observations given that they are basic constituents of</w:t>
      </w:r>
      <w:r w:rsidR="00082D55">
        <w:rPr>
          <w:lang w:val="en-US"/>
        </w:rPr>
        <w:t xml:space="preserve"> soil organic matter.</w:t>
      </w:r>
      <w:r w:rsidRPr="003F47E5">
        <w:rPr>
          <w:lang w:val="en-US"/>
        </w:rPr>
        <w:t xml:space="preserve"> With respect to the values measured at the start of incubation (as high as </w:t>
      </w:r>
      <w:r w:rsidR="00B77F13">
        <w:rPr>
          <w:lang w:val="en-US"/>
        </w:rPr>
        <w:t>~1.9</w:t>
      </w:r>
      <w:r w:rsidRPr="003F47E5">
        <w:rPr>
          <w:lang w:val="en-US"/>
        </w:rPr>
        <w:t>), very few compounds could be responsible for this signal. Most organic acids produce RQ values greater than 1.0, however with the exception of oxalic acid (4.0) most still remain below 1.33.</w:t>
      </w:r>
      <w:r w:rsidR="00501194">
        <w:rPr>
          <w:lang w:val="en-US"/>
        </w:rPr>
        <w:t xml:space="preserve"> </w:t>
      </w:r>
      <w:r w:rsidRPr="003F47E5">
        <w:rPr>
          <w:lang w:val="en-US"/>
        </w:rPr>
        <w:t>Instead</w:t>
      </w:r>
      <w:r w:rsidR="00732DAE">
        <w:rPr>
          <w:lang w:val="en-US"/>
        </w:rPr>
        <w:t>,</w:t>
      </w:r>
      <w:r w:rsidRPr="003F47E5">
        <w:rPr>
          <w:lang w:val="en-US"/>
        </w:rPr>
        <w:t xml:space="preserve"> these measured RQ values &gt;1 reflect the signal of glucose metabolism affected by anabolic processes. </w:t>
      </w:r>
    </w:p>
    <w:p w14:paraId="0C7DAB1F" w14:textId="0351B93E" w:rsidR="003F47E5" w:rsidRPr="003F47E5" w:rsidRDefault="003F47E5" w:rsidP="003F47E5">
      <w:pPr>
        <w:rPr>
          <w:lang w:val="en-US"/>
        </w:rPr>
      </w:pPr>
      <w:r w:rsidRPr="003F47E5">
        <w:rPr>
          <w:lang w:val="en-US"/>
        </w:rPr>
        <w:t xml:space="preserve">It is also important to consider any priming effects that were stimulated by this experimental design. </w:t>
      </w:r>
      <w:sdt>
        <w:sdtPr>
          <w:rPr>
            <w:color w:val="000000"/>
            <w:lang w:val="en-US"/>
          </w:rPr>
          <w:tag w:val="MENDELEY_CITATION_v3_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"/>
          <w:id w:val="1685553183"/>
          <w:placeholder>
            <w:docPart w:val="9B18AF226970441595BF0CE522FAB840"/>
          </w:placeholder>
        </w:sdtPr>
        <w:sdtContent>
          <w:r w:rsidR="00863014" w:rsidRPr="00863014">
            <w:rPr>
              <w:color w:val="000000"/>
              <w:lang w:val="en-US"/>
            </w:rPr>
            <w:t>(Qiao et al., 2014)</w:t>
          </w:r>
        </w:sdtContent>
      </w:sdt>
      <w:r w:rsidRPr="003F47E5">
        <w:rPr>
          <w:lang w:val="en-US"/>
        </w:rPr>
        <w:t xml:space="preserve"> showed that single addition experiments similar to ours do indeed create a priming effect which leads to increase in carbon cycling, typically leading to excess carbon mineralization and a net loss of carbon from organic matter. In order to fully appreciate the effects of priming it is important to consider time scale, for example, if glucose amendment and its stimulated increase in respiratory activity immediately lead to a net loss of carbon from organic matter or if the immediate response fueled by glucose </w:t>
      </w:r>
      <w:r w:rsidRPr="003F47E5">
        <w:rPr>
          <w:lang w:val="en-US"/>
        </w:rPr>
        <w:lastRenderedPageBreak/>
        <w:t xml:space="preserve">amendment acts as a period of high microbial activity and enzyme (protein) synthesis which after respiratory decline can act on pre-existing organic matter slowly, making it more labile and sensitive to future microbial activity. </w:t>
      </w:r>
    </w:p>
    <w:p w14:paraId="05F5B93F" w14:textId="75C57578" w:rsidR="007736AF" w:rsidRDefault="002E4496" w:rsidP="007736AF">
      <w:pPr>
        <w:rPr>
          <w:lang w:val="en-US"/>
        </w:rPr>
      </w:pPr>
      <w:r>
        <w:rPr>
          <w:noProof/>
          <w:lang w:val="en-US"/>
        </w:rPr>
        <w:drawing>
          <wp:inline distT="0" distB="0" distL="0" distR="0" wp14:anchorId="33386F89" wp14:editId="6729E943">
            <wp:extent cx="5943600" cy="5200650"/>
            <wp:effectExtent l="0" t="0" r="0" b="0"/>
            <wp:docPr id="86296455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64554" name="Graphic 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5200650"/>
                    </a:xfrm>
                    <a:prstGeom prst="rect">
                      <a:avLst/>
                    </a:prstGeom>
                  </pic:spPr>
                </pic:pic>
              </a:graphicData>
            </a:graphic>
          </wp:inline>
        </w:drawing>
      </w:r>
    </w:p>
    <w:p w14:paraId="324E5330" w14:textId="6C0FEEA3" w:rsidR="00EE4FF0" w:rsidRPr="0025202F" w:rsidRDefault="00EE4FF0" w:rsidP="00EE4FF0">
      <w:pPr>
        <w:rPr>
          <w:lang w:val="en-US"/>
        </w:rPr>
      </w:pPr>
      <w:bookmarkStart w:id="83" w:name="_Ref144292452"/>
      <w:r w:rsidRPr="0025202F">
        <w:rPr>
          <w:lang w:val="en-US"/>
        </w:rPr>
        <w:t xml:space="preserve">Figure </w:t>
      </w:r>
      <w:r w:rsidRPr="00EE4FF0">
        <w:rPr>
          <w:lang w:val="en-US"/>
        </w:rPr>
        <w:fldChar w:fldCharType="begin"/>
      </w:r>
      <w:r w:rsidRPr="0025202F">
        <w:rPr>
          <w:lang w:val="en-US"/>
        </w:rPr>
        <w:instrText xml:space="preserve"> SEQ Figure \* ARABIC </w:instrText>
      </w:r>
      <w:r w:rsidRPr="00EE4FF0">
        <w:rPr>
          <w:lang w:val="en-US"/>
        </w:rPr>
        <w:fldChar w:fldCharType="separate"/>
      </w:r>
      <w:r w:rsidRPr="0025202F">
        <w:rPr>
          <w:lang w:val="en-US"/>
        </w:rPr>
        <w:t>4</w:t>
      </w:r>
      <w:r w:rsidRPr="00EE4FF0">
        <w:rPr>
          <w:lang w:val="en-US"/>
        </w:rPr>
        <w:fldChar w:fldCharType="end"/>
      </w:r>
      <w:bookmarkEnd w:id="83"/>
      <w:r>
        <w:rPr>
          <w:lang w:val="en-US"/>
        </w:rPr>
        <w:t>:</w:t>
      </w:r>
      <w:r w:rsidRPr="0025202F">
        <w:rPr>
          <w:lang w:val="en-US"/>
        </w:rPr>
        <w:t xml:space="preserve"> </w:t>
      </w:r>
      <w:r w:rsidRPr="00EE4FF0">
        <w:rPr>
          <w:lang w:val="en-US"/>
        </w:rPr>
        <w:t xml:space="preserve">Panel </w:t>
      </w:r>
      <w:r w:rsidR="00E527EF">
        <w:rPr>
          <w:lang w:val="en-US"/>
        </w:rPr>
        <w:t>(a)</w:t>
      </w:r>
      <w:r w:rsidRPr="00EE4FF0">
        <w:rPr>
          <w:lang w:val="en-US"/>
        </w:rPr>
        <w:t xml:space="preserve"> displays RQ over the incubation period, it is the same data presented in </w:t>
      </w:r>
      <w:r w:rsidRPr="00EE4FF0">
        <w:rPr>
          <w:lang w:val="en-US"/>
        </w:rPr>
        <w:fldChar w:fldCharType="begin"/>
      </w:r>
      <w:r w:rsidRPr="00EE4FF0">
        <w:rPr>
          <w:lang w:val="en-US"/>
        </w:rPr>
        <w:instrText xml:space="preserve"> REF _Ref144291862 \h </w:instrText>
      </w:r>
      <w:r w:rsidRPr="0025202F">
        <w:rPr>
          <w:lang w:val="en-US"/>
        </w:rPr>
        <w:instrText xml:space="preserve"> \* MERGEFORMAT </w:instrText>
      </w:r>
      <w:r w:rsidRPr="00EE4FF0">
        <w:rPr>
          <w:lang w:val="en-US"/>
        </w:rPr>
      </w:r>
      <w:r w:rsidRPr="00EE4FF0">
        <w:rPr>
          <w:lang w:val="en-US"/>
        </w:rPr>
        <w:fldChar w:fldCharType="separate"/>
      </w:r>
      <w:r w:rsidRPr="0025202F">
        <w:rPr>
          <w:lang w:val="en-US"/>
        </w:rPr>
        <w:t>Fig</w:t>
      </w:r>
      <w:r w:rsidR="00E527EF">
        <w:rPr>
          <w:lang w:val="en-US"/>
        </w:rPr>
        <w:t>.</w:t>
      </w:r>
      <w:r w:rsidR="00972FFA">
        <w:rPr>
          <w:lang w:val="en-US"/>
        </w:rPr>
        <w:t>3</w:t>
      </w:r>
      <w:r w:rsidRPr="00EE4FF0">
        <w:rPr>
          <w:lang w:val="en-US"/>
        </w:rPr>
        <w:fldChar w:fldCharType="end"/>
      </w:r>
      <w:r w:rsidR="00E527EF">
        <w:rPr>
          <w:lang w:val="en-US"/>
        </w:rPr>
        <w:t>c</w:t>
      </w:r>
      <w:r w:rsidRPr="00EE4FF0">
        <w:rPr>
          <w:lang w:val="en-US"/>
        </w:rPr>
        <w:t xml:space="preserve">. Panel </w:t>
      </w:r>
      <w:r w:rsidR="00E527EF">
        <w:rPr>
          <w:lang w:val="en-US"/>
        </w:rPr>
        <w:t>(b)</w:t>
      </w:r>
      <w:r w:rsidRPr="00EE4FF0">
        <w:rPr>
          <w:lang w:val="en-US"/>
        </w:rPr>
        <w:t xml:space="preserve"> displays Carbon Use Efficiency estimated for this incubation using the RQ</w:t>
      </w:r>
      <w:r w:rsidR="00732DAE">
        <w:rPr>
          <w:lang w:val="en-US"/>
        </w:rPr>
        <w:t>—</w:t>
      </w:r>
      <w:r w:rsidRPr="00EE4FF0">
        <w:rPr>
          <w:lang w:val="en-US"/>
        </w:rPr>
        <w:t xml:space="preserve">CUE relationship presented in </w:t>
      </w:r>
      <w:r w:rsidRPr="00EE4FF0">
        <w:rPr>
          <w:lang w:val="en-US"/>
        </w:rPr>
        <w:fldChar w:fldCharType="begin"/>
      </w:r>
      <w:r w:rsidRPr="00EE4FF0">
        <w:rPr>
          <w:lang w:val="en-US"/>
        </w:rPr>
        <w:instrText xml:space="preserve"> REF _Ref144292156 \h </w:instrText>
      </w:r>
      <w:r w:rsidRPr="0025202F">
        <w:rPr>
          <w:lang w:val="en-US"/>
        </w:rPr>
        <w:instrText xml:space="preserve"> \* MERGEFORMAT </w:instrText>
      </w:r>
      <w:r w:rsidRPr="00EE4FF0">
        <w:rPr>
          <w:lang w:val="en-US"/>
        </w:rPr>
      </w:r>
      <w:r w:rsidRPr="00EE4FF0">
        <w:rPr>
          <w:lang w:val="en-US"/>
        </w:rPr>
        <w:fldChar w:fldCharType="separate"/>
      </w:r>
      <w:r w:rsidRPr="0025202F">
        <w:rPr>
          <w:lang w:val="en-US"/>
        </w:rPr>
        <w:t>Fi</w:t>
      </w:r>
      <w:r w:rsidR="00767AC7">
        <w:rPr>
          <w:lang w:val="en-US"/>
        </w:rPr>
        <w:t>g.</w:t>
      </w:r>
      <w:r w:rsidRPr="0025202F">
        <w:rPr>
          <w:lang w:val="en-US"/>
        </w:rPr>
        <w:t xml:space="preserve"> </w:t>
      </w:r>
      <w:r w:rsidR="00972FFA">
        <w:rPr>
          <w:lang w:val="en-US"/>
        </w:rPr>
        <w:t>1</w:t>
      </w:r>
      <w:r w:rsidRPr="00EE4FF0">
        <w:rPr>
          <w:lang w:val="en-US"/>
        </w:rPr>
        <w:fldChar w:fldCharType="end"/>
      </w:r>
      <w:r w:rsidRPr="00EE4FF0">
        <w:rPr>
          <w:lang w:val="en-US"/>
        </w:rPr>
        <w:t xml:space="preserve">. Panel </w:t>
      </w:r>
      <w:r w:rsidR="00767AC7">
        <w:rPr>
          <w:lang w:val="en-US"/>
        </w:rPr>
        <w:t>(c)</w:t>
      </w:r>
      <w:r w:rsidRPr="00EE4FF0">
        <w:rPr>
          <w:lang w:val="en-US"/>
        </w:rPr>
        <w:t xml:space="preserve"> displays micromoles of biomass</w:t>
      </w:r>
      <w:r w:rsidR="00767AC7">
        <w:rPr>
          <w:lang w:val="en-US"/>
        </w:rPr>
        <w:t xml:space="preserve"> (carbon)</w:t>
      </w:r>
      <w:r w:rsidRPr="00EE4FF0">
        <w:rPr>
          <w:lang w:val="en-US"/>
        </w:rPr>
        <w:t xml:space="preserve"> produced at each 2 h time point for the incubation period. Panel </w:t>
      </w:r>
      <w:r w:rsidR="00767AC7">
        <w:rPr>
          <w:lang w:val="en-US"/>
        </w:rPr>
        <w:t>(d)</w:t>
      </w:r>
      <w:r w:rsidRPr="00EE4FF0">
        <w:rPr>
          <w:lang w:val="en-US"/>
        </w:rPr>
        <w:t xml:space="preserve"> displays the cumulative sum of biomass produced during the incubation in millimoles</w:t>
      </w:r>
      <w:r w:rsidR="00364C55">
        <w:rPr>
          <w:lang w:val="en-US"/>
        </w:rPr>
        <w:t xml:space="preserve"> carbon</w:t>
      </w:r>
      <w:r w:rsidRPr="00EE4FF0">
        <w:rPr>
          <w:lang w:val="en-US"/>
        </w:rPr>
        <w:t>.</w:t>
      </w:r>
      <w:r w:rsidRPr="0025202F">
        <w:rPr>
          <w:lang w:val="en-US"/>
        </w:rPr>
        <w:t xml:space="preserve"> </w:t>
      </w:r>
      <w:r w:rsidR="00DB5CE4">
        <w:rPr>
          <w:lang w:val="en-US"/>
        </w:rPr>
        <w:t>All panels present</w:t>
      </w:r>
      <w:r w:rsidR="00DB327A">
        <w:rPr>
          <w:lang w:val="en-US"/>
        </w:rPr>
        <w:t xml:space="preserve"> one replicate from each amended treatment for use as an example. </w:t>
      </w:r>
    </w:p>
    <w:p w14:paraId="6877A041" w14:textId="77777777" w:rsidR="002E4496" w:rsidRDefault="002E4496" w:rsidP="007736AF">
      <w:pPr>
        <w:rPr>
          <w:lang w:val="en-US"/>
        </w:rPr>
      </w:pPr>
    </w:p>
    <w:p w14:paraId="648DE31B" w14:textId="7012070B" w:rsidR="007736AF" w:rsidRDefault="006E34D1" w:rsidP="007736AF">
      <w:pPr>
        <w:pStyle w:val="Heading2"/>
      </w:pPr>
      <w:r>
        <w:rPr>
          <w:lang w:val="en-US"/>
        </w:rPr>
        <w:lastRenderedPageBreak/>
        <w:t>4</w:t>
      </w:r>
      <w:r w:rsidR="007736AF">
        <w:rPr>
          <w:lang w:val="en-US"/>
        </w:rPr>
        <w:t>.</w:t>
      </w:r>
      <w:r>
        <w:rPr>
          <w:lang w:val="en-US"/>
        </w:rPr>
        <w:t>3</w:t>
      </w:r>
      <w:r w:rsidR="007736AF">
        <w:rPr>
          <w:lang w:val="en-US"/>
        </w:rPr>
        <w:t xml:space="preserve"> </w:t>
      </w:r>
      <w:r w:rsidR="00E14CE5">
        <w:rPr>
          <w:lang w:val="en-US"/>
        </w:rPr>
        <w:t>Comparison</w:t>
      </w:r>
      <w:r w:rsidR="007A7068">
        <w:rPr>
          <w:lang w:val="en-US"/>
        </w:rPr>
        <w:t xml:space="preserve"> of</w:t>
      </w:r>
      <w:r w:rsidR="007736AF">
        <w:rPr>
          <w:lang w:val="en-US"/>
        </w:rPr>
        <w:t xml:space="preserve"> the RQ</w:t>
      </w:r>
      <w:r w:rsidR="00DA07FD" w:rsidRPr="00DA07FD">
        <w:t>—</w:t>
      </w:r>
      <w:r w:rsidR="00E14CE5">
        <w:t>CUE Approach</w:t>
      </w:r>
      <w:r w:rsidR="007A7068">
        <w:t xml:space="preserve"> with </w:t>
      </w:r>
      <w:r w:rsidR="004F310E">
        <w:t>Microbial Biomass Carbon Extraction</w:t>
      </w:r>
    </w:p>
    <w:p w14:paraId="3646FB1B" w14:textId="67C7C523" w:rsidR="004C15BB" w:rsidRDefault="006C609D" w:rsidP="00864A98">
      <w:pPr>
        <w:rPr>
          <w:lang w:val="en-US"/>
        </w:rPr>
      </w:pPr>
      <w:r w:rsidRPr="006C609D">
        <w:rPr>
          <w:lang w:val="en-US"/>
        </w:rPr>
        <w:t>In order to test the validity of our defined RQ</w:t>
      </w:r>
      <w:r w:rsidR="000F0971">
        <w:rPr>
          <w:lang w:val="en-US"/>
        </w:rPr>
        <w:t>—</w:t>
      </w:r>
      <w:r w:rsidRPr="006C609D">
        <w:rPr>
          <w:lang w:val="en-US"/>
        </w:rPr>
        <w:t xml:space="preserve">CUE relationship, we applied it to </w:t>
      </w:r>
      <w:r w:rsidR="00032435">
        <w:rPr>
          <w:lang w:val="en-US"/>
        </w:rPr>
        <w:t>our observed measurements</w:t>
      </w:r>
      <w:r w:rsidRPr="006C609D">
        <w:rPr>
          <w:lang w:val="en-US"/>
        </w:rPr>
        <w:t xml:space="preserve">. This addition was carried out in </w:t>
      </w:r>
      <w:r w:rsidR="00032435">
        <w:rPr>
          <w:lang w:val="en-US"/>
        </w:rPr>
        <w:t>three</w:t>
      </w:r>
      <w:r w:rsidRPr="006C609D">
        <w:rPr>
          <w:lang w:val="en-US"/>
        </w:rPr>
        <w:t xml:space="preserve"> replicates and results are presented in </w:t>
      </w:r>
      <w:r w:rsidR="00291706">
        <w:rPr>
          <w:lang w:val="en-US"/>
        </w:rPr>
        <w:t>Fig.5</w:t>
      </w:r>
      <w:r w:rsidRPr="006C609D">
        <w:rPr>
          <w:lang w:val="en-US"/>
        </w:rPr>
        <w:t xml:space="preserve">. </w:t>
      </w:r>
      <w:r w:rsidR="00864A98" w:rsidRPr="00864A98">
        <w:rPr>
          <w:lang w:val="en-US"/>
        </w:rPr>
        <w:t xml:space="preserve">Chloroform Fumigation Extraction was conducted </w:t>
      </w:r>
      <w:r w:rsidR="00715AE7">
        <w:rPr>
          <w:lang w:val="en-US"/>
        </w:rPr>
        <w:t xml:space="preserve"> on replicate subsamples</w:t>
      </w:r>
      <w:commentRangeStart w:id="84"/>
      <w:commentRangeStart w:id="85"/>
      <w:r w:rsidR="00864A98" w:rsidRPr="00864A98">
        <w:rPr>
          <w:lang w:val="en-US"/>
        </w:rPr>
        <w:t xml:space="preserve"> </w:t>
      </w:r>
      <w:commentRangeEnd w:id="84"/>
      <w:r w:rsidR="00864A98" w:rsidRPr="00864A98">
        <w:rPr>
          <w:lang w:val="en-US"/>
        </w:rPr>
        <w:commentReference w:id="84"/>
      </w:r>
      <w:commentRangeEnd w:id="85"/>
      <w:r w:rsidR="00864A98" w:rsidRPr="00864A98">
        <w:rPr>
          <w:lang w:val="en-US"/>
        </w:rPr>
        <w:commentReference w:id="85"/>
      </w:r>
      <w:r w:rsidR="00864A98" w:rsidRPr="00864A98">
        <w:rPr>
          <w:lang w:val="en-US"/>
        </w:rPr>
        <w:t>at time 0, and at the end of the incubation period</w:t>
      </w:r>
      <w:r w:rsidR="00715AE7">
        <w:rPr>
          <w:lang w:val="en-US"/>
        </w:rPr>
        <w:t>s</w:t>
      </w:r>
      <w:r w:rsidR="00864A98" w:rsidRPr="00864A98">
        <w:rPr>
          <w:lang w:val="en-US"/>
        </w:rPr>
        <w:t xml:space="preserve"> for</w:t>
      </w:r>
      <w:r w:rsidR="00E831C1">
        <w:rPr>
          <w:lang w:val="en-US"/>
        </w:rPr>
        <w:t xml:space="preserve"> of each treatment for</w:t>
      </w:r>
      <w:r w:rsidR="00864A98" w:rsidRPr="00864A98">
        <w:rPr>
          <w:lang w:val="en-US"/>
        </w:rPr>
        <w:t xml:space="preserve"> comparison. </w:t>
      </w:r>
      <w:r w:rsidR="00514DB2">
        <w:rPr>
          <w:lang w:val="en-US"/>
        </w:rPr>
        <w:t>The results of our gas based cumulative biomass production</w:t>
      </w:r>
      <w:r w:rsidR="00504625">
        <w:rPr>
          <w:lang w:val="en-US"/>
        </w:rPr>
        <w:t xml:space="preserve"> estimates and CFE results are plotted against each other in Fig.5</w:t>
      </w:r>
      <w:r w:rsidR="00864A98" w:rsidRPr="00864A98">
        <w:rPr>
          <w:lang w:val="en-US"/>
        </w:rPr>
        <w:t xml:space="preserve">. It is important to note a few points: (1) </w:t>
      </w:r>
      <w:commentRangeStart w:id="86"/>
      <w:commentRangeStart w:id="87"/>
      <w:r w:rsidR="00864A98" w:rsidRPr="00864A98">
        <w:rPr>
          <w:lang w:val="en-US"/>
        </w:rPr>
        <w:t xml:space="preserve">uncertainty values for CFE method </w:t>
      </w:r>
      <w:r w:rsidR="00673EF2">
        <w:rPr>
          <w:lang w:val="en-US"/>
        </w:rPr>
        <w:t>are</w:t>
      </w:r>
      <w:r w:rsidR="00864A98" w:rsidRPr="00864A98">
        <w:rPr>
          <w:lang w:val="en-US"/>
        </w:rPr>
        <w:t xml:space="preserve"> unclear</w:t>
      </w:r>
      <w:commentRangeEnd w:id="86"/>
      <w:r w:rsidR="00864A98" w:rsidRPr="00864A98">
        <w:rPr>
          <w:lang w:val="en-US"/>
        </w:rPr>
        <w:commentReference w:id="86"/>
      </w:r>
      <w:commentRangeEnd w:id="87"/>
      <w:r w:rsidR="00864A98" w:rsidRPr="00864A98">
        <w:rPr>
          <w:lang w:val="en-US"/>
        </w:rPr>
        <w:commentReference w:id="87"/>
      </w:r>
      <w:r w:rsidR="00864A98" w:rsidRPr="00864A98">
        <w:rPr>
          <w:lang w:val="en-US"/>
        </w:rPr>
        <w:t xml:space="preserve">, variability in subsamples, extraction efficiency, and precision can vary between samples, and soil types </w:t>
      </w:r>
      <w:sdt>
        <w:sdtPr>
          <w:rPr>
            <w:color w:val="000000"/>
            <w:lang w:val="en-US"/>
          </w:rPr>
          <w:tag w:val="MENDELEY_CITATION_v3_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"/>
          <w:id w:val="-990481421"/>
          <w:placeholder>
            <w:docPart w:val="8AF48CEBBEEF44428DBF55385F18238C"/>
          </w:placeholder>
        </w:sdtPr>
        <w:sdtContent>
          <w:r w:rsidR="00863014" w:rsidRPr="00863014">
            <w:rPr>
              <w:color w:val="000000"/>
              <w:lang w:val="en-US"/>
            </w:rPr>
            <w:t>(</w:t>
          </w:r>
          <w:proofErr w:type="spellStart"/>
          <w:r w:rsidR="00863014" w:rsidRPr="00863014">
            <w:rPr>
              <w:color w:val="000000"/>
              <w:lang w:val="en-US"/>
            </w:rPr>
            <w:t>Dictor</w:t>
          </w:r>
          <w:proofErr w:type="spellEnd"/>
          <w:r w:rsidR="00863014" w:rsidRPr="00863014">
            <w:rPr>
              <w:color w:val="000000"/>
              <w:lang w:val="en-US"/>
            </w:rPr>
            <w:t xml:space="preserve"> et al., 1998; Ross, 1990)</w:t>
          </w:r>
        </w:sdtContent>
      </w:sdt>
      <w:r w:rsidR="00864A98" w:rsidRPr="00864A98">
        <w:rPr>
          <w:lang w:val="en-US"/>
        </w:rPr>
        <w:t>; (</w:t>
      </w:r>
      <w:r w:rsidR="006F291B">
        <w:rPr>
          <w:lang w:val="en-US"/>
        </w:rPr>
        <w:t>2</w:t>
      </w:r>
      <w:r w:rsidR="00864A98" w:rsidRPr="00864A98">
        <w:rPr>
          <w:lang w:val="en-US"/>
        </w:rPr>
        <w:t>) the application of the RQ</w:t>
      </w:r>
      <w:r w:rsidR="00732DAE">
        <w:rPr>
          <w:lang w:val="en-US"/>
        </w:rPr>
        <w:t>—</w:t>
      </w:r>
      <w:r w:rsidR="00864A98" w:rsidRPr="00864A98">
        <w:rPr>
          <w:lang w:val="en-US"/>
        </w:rPr>
        <w:t>CUE method does not provide an estimate of pre-existing biomass in the soils</w:t>
      </w:r>
      <w:r w:rsidR="00A67EE8">
        <w:rPr>
          <w:lang w:val="en-US"/>
        </w:rPr>
        <w:t>, only that which is stimulated by the amendment</w:t>
      </w:r>
      <w:r w:rsidR="00864A98" w:rsidRPr="00864A98">
        <w:rPr>
          <w:lang w:val="en-US"/>
        </w:rPr>
        <w:t xml:space="preserve">. </w:t>
      </w:r>
      <w:r w:rsidR="002E330B">
        <w:rPr>
          <w:lang w:val="en-US"/>
        </w:rPr>
        <w:t xml:space="preserve">It is clear from Fig.5 that </w:t>
      </w:r>
      <w:r w:rsidR="00610CC6">
        <w:rPr>
          <w:lang w:val="en-US"/>
        </w:rPr>
        <w:t xml:space="preserve">the results of our </w:t>
      </w:r>
      <w:r w:rsidR="00F80E67">
        <w:rPr>
          <w:lang w:val="en-US"/>
        </w:rPr>
        <w:t>gas-based</w:t>
      </w:r>
      <w:r w:rsidR="00610CC6">
        <w:rPr>
          <w:lang w:val="en-US"/>
        </w:rPr>
        <w:t xml:space="preserve"> estimates of cumulative biomass produced do not agree with that of the CFE. </w:t>
      </w:r>
      <w:r w:rsidR="00E1238D">
        <w:rPr>
          <w:lang w:val="en-US"/>
        </w:rPr>
        <w:t xml:space="preserve">The solid diagonal line </w:t>
      </w:r>
      <w:r w:rsidR="00960C21">
        <w:rPr>
          <w:lang w:val="en-US"/>
        </w:rPr>
        <w:t xml:space="preserve">represents a </w:t>
      </w:r>
      <w:r w:rsidR="00F80E67">
        <w:rPr>
          <w:lang w:val="en-US"/>
        </w:rPr>
        <w:t>one-to-one</w:t>
      </w:r>
      <w:r w:rsidR="00960C21">
        <w:rPr>
          <w:lang w:val="en-US"/>
        </w:rPr>
        <w:t xml:space="preserve"> relati</w:t>
      </w:r>
      <w:r w:rsidR="00890424">
        <w:rPr>
          <w:lang w:val="en-US"/>
        </w:rPr>
        <w:t xml:space="preserve">onship, which our dataset clearly </w:t>
      </w:r>
      <w:r w:rsidR="00673EF2">
        <w:rPr>
          <w:lang w:val="en-US"/>
        </w:rPr>
        <w:t>does</w:t>
      </w:r>
      <w:r w:rsidR="00890424">
        <w:rPr>
          <w:lang w:val="en-US"/>
        </w:rPr>
        <w:t xml:space="preserve"> not satisfy.</w:t>
      </w:r>
      <w:r w:rsidR="004C15BB" w:rsidRPr="004C15BB">
        <w:rPr>
          <w:noProof/>
          <w:lang w:val="en-US"/>
        </w:rPr>
        <w:t xml:space="preserve"> </w:t>
      </w:r>
      <w:r w:rsidR="004C15BB">
        <w:rPr>
          <w:noProof/>
          <w:lang w:val="en-US"/>
        </w:rPr>
        <w:drawing>
          <wp:inline distT="0" distB="0" distL="0" distR="0" wp14:anchorId="0FC18021" wp14:editId="3879DA51">
            <wp:extent cx="4188672" cy="2792448"/>
            <wp:effectExtent l="0" t="0" r="2540" b="8255"/>
            <wp:docPr id="53057643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6437" name="Graphic 3"/>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188672" cy="2792448"/>
                    </a:xfrm>
                    <a:prstGeom prst="rect">
                      <a:avLst/>
                    </a:prstGeom>
                  </pic:spPr>
                </pic:pic>
              </a:graphicData>
            </a:graphic>
          </wp:inline>
        </w:drawing>
      </w:r>
      <w:r w:rsidR="00890424">
        <w:rPr>
          <w:lang w:val="en-US"/>
        </w:rPr>
        <w:t xml:space="preserve"> </w:t>
      </w:r>
    </w:p>
    <w:p w14:paraId="0F41D5AB" w14:textId="378345C6" w:rsidR="004C15BB" w:rsidRDefault="004C15BB" w:rsidP="004C15BB">
      <w:pPr>
        <w:rPr>
          <w:lang w:val="en-US"/>
        </w:rPr>
      </w:pPr>
      <w:bookmarkStart w:id="88" w:name="_Ref144292647"/>
      <w:r w:rsidRPr="00D37DBF">
        <w:rPr>
          <w:lang w:val="en-US"/>
        </w:rPr>
        <w:t xml:space="preserve">Figure </w:t>
      </w:r>
      <w:r w:rsidRPr="00706FA8">
        <w:rPr>
          <w:lang w:val="en-US"/>
        </w:rPr>
        <w:fldChar w:fldCharType="begin"/>
      </w:r>
      <w:r w:rsidRPr="00D37DBF">
        <w:rPr>
          <w:lang w:val="en-US"/>
        </w:rPr>
        <w:instrText xml:space="preserve"> SEQ Figure \* ARABIC </w:instrText>
      </w:r>
      <w:r w:rsidRPr="00706FA8">
        <w:rPr>
          <w:lang w:val="en-US"/>
        </w:rPr>
        <w:fldChar w:fldCharType="separate"/>
      </w:r>
      <w:r w:rsidRPr="00D37DBF">
        <w:rPr>
          <w:lang w:val="en-US"/>
        </w:rPr>
        <w:t>5</w:t>
      </w:r>
      <w:r w:rsidRPr="00706FA8">
        <w:rPr>
          <w:lang w:val="en-US"/>
        </w:rPr>
        <w:fldChar w:fldCharType="end"/>
      </w:r>
      <w:bookmarkEnd w:id="88"/>
      <w:r>
        <w:rPr>
          <w:lang w:val="en-US"/>
        </w:rPr>
        <w:t>:</w:t>
      </w:r>
      <w:r w:rsidRPr="00D37DBF">
        <w:rPr>
          <w:lang w:val="en-US"/>
        </w:rPr>
        <w:t xml:space="preserve"> </w:t>
      </w:r>
      <w:r w:rsidRPr="00706FA8">
        <w:rPr>
          <w:lang w:val="en-US"/>
        </w:rPr>
        <w:t>Scatter plot displaying the cumulative biomass produced from the RQ</w:t>
      </w:r>
      <w:r w:rsidR="00732DAE">
        <w:rPr>
          <w:lang w:val="en-US"/>
        </w:rPr>
        <w:t>—</w:t>
      </w:r>
      <w:r w:rsidRPr="00706FA8">
        <w:rPr>
          <w:lang w:val="en-US"/>
        </w:rPr>
        <w:t>CUE relationship and measured from chloroform fumigation extraction method.</w:t>
      </w:r>
    </w:p>
    <w:p w14:paraId="58E8AE17" w14:textId="77777777" w:rsidR="004C15BB" w:rsidRDefault="004C15BB" w:rsidP="00864A98">
      <w:pPr>
        <w:rPr>
          <w:lang w:val="en-US"/>
        </w:rPr>
      </w:pPr>
    </w:p>
    <w:p w14:paraId="186C6E4D" w14:textId="77777777" w:rsidR="004C15BB" w:rsidRDefault="004C15BB" w:rsidP="00864A98">
      <w:pPr>
        <w:rPr>
          <w:lang w:val="en-US"/>
        </w:rPr>
      </w:pPr>
    </w:p>
    <w:p w14:paraId="1033FD15" w14:textId="62D33FDF" w:rsidR="00864A98" w:rsidRPr="00DE2FBF" w:rsidRDefault="00890424" w:rsidP="00864A98">
      <w:pPr>
        <w:rPr>
          <w:lang w:val="en-US"/>
        </w:rPr>
      </w:pPr>
      <w:r w:rsidRPr="00E53B3B">
        <w:rPr>
          <w:lang w:val="en-US"/>
        </w:rPr>
        <w:t>Given this outcome, there are two possible scenarios</w:t>
      </w:r>
      <w:r w:rsidR="00BF25FC" w:rsidRPr="00E53B3B">
        <w:rPr>
          <w:lang w:val="en-US"/>
        </w:rPr>
        <w:t xml:space="preserve"> which could explain this difference, either</w:t>
      </w:r>
      <w:r w:rsidR="00D638FB" w:rsidRPr="00E53B3B">
        <w:rPr>
          <w:lang w:val="en-US"/>
        </w:rPr>
        <w:t>;</w:t>
      </w:r>
      <w:r w:rsidR="00BF25FC" w:rsidRPr="00E53B3B">
        <w:rPr>
          <w:lang w:val="en-US"/>
        </w:rPr>
        <w:t xml:space="preserve"> (1) Our </w:t>
      </w:r>
      <w:r w:rsidR="00C43E3C" w:rsidRPr="00E53B3B">
        <w:rPr>
          <w:lang w:val="en-US"/>
        </w:rPr>
        <w:t>gas-based</w:t>
      </w:r>
      <w:r w:rsidR="00BF25FC" w:rsidRPr="00E53B3B">
        <w:rPr>
          <w:lang w:val="en-US"/>
        </w:rPr>
        <w:t xml:space="preserve"> estimations</w:t>
      </w:r>
      <w:r w:rsidR="00F04C5D" w:rsidRPr="00E53B3B">
        <w:rPr>
          <w:lang w:val="en-US"/>
        </w:rPr>
        <w:t xml:space="preserve"> are overestimating biomass production, or (2) the chloroform fumigation extraction is </w:t>
      </w:r>
      <w:r w:rsidR="00ED7CE0" w:rsidRPr="00E53B3B">
        <w:rPr>
          <w:lang w:val="en-US"/>
        </w:rPr>
        <w:t>inappropriate to apply to our study given the order of magnitude increase in amendment</w:t>
      </w:r>
      <w:r w:rsidR="00B87D21" w:rsidRPr="00E53B3B">
        <w:rPr>
          <w:lang w:val="en-US"/>
        </w:rPr>
        <w:t xml:space="preserve">. </w:t>
      </w:r>
      <w:r w:rsidR="00FC7D95" w:rsidRPr="00E53B3B">
        <w:rPr>
          <w:lang w:val="en-US"/>
        </w:rPr>
        <w:t>To examine these two possibilities</w:t>
      </w:r>
      <w:r w:rsidR="00412659" w:rsidRPr="00E53B3B">
        <w:rPr>
          <w:lang w:val="en-US"/>
        </w:rPr>
        <w:t>, we compare our</w:t>
      </w:r>
      <w:r w:rsidR="00A47312" w:rsidRPr="00E53B3B">
        <w:rPr>
          <w:lang w:val="en-US"/>
        </w:rPr>
        <w:t xml:space="preserve"> measurable pools of carbon below in Fig.6.</w:t>
      </w:r>
      <w:r w:rsidR="00157607" w:rsidRPr="00E53B3B">
        <w:rPr>
          <w:lang w:val="en-US"/>
        </w:rPr>
        <w:t xml:space="preserve"> It is clear in Fig.6 that</w:t>
      </w:r>
      <w:r w:rsidR="005A503B" w:rsidRPr="00E53B3B">
        <w:rPr>
          <w:lang w:val="en-US"/>
        </w:rPr>
        <w:t xml:space="preserve"> </w:t>
      </w:r>
      <w:r w:rsidR="004016AD" w:rsidRPr="00E53B3B">
        <w:rPr>
          <w:lang w:val="en-US"/>
        </w:rPr>
        <w:t xml:space="preserve">as the mass of amended glucose increases </w:t>
      </w:r>
      <w:r w:rsidR="00D638FB" w:rsidRPr="00E53B3B">
        <w:rPr>
          <w:lang w:val="en-US"/>
        </w:rPr>
        <w:t>the</w:t>
      </w:r>
      <w:r w:rsidR="004016AD" w:rsidRPr="00E53B3B">
        <w:rPr>
          <w:lang w:val="en-US"/>
        </w:rPr>
        <w:t xml:space="preserve"> </w:t>
      </w:r>
      <w:r w:rsidR="005D3942" w:rsidRPr="00E53B3B">
        <w:rPr>
          <w:lang w:val="en-US"/>
        </w:rPr>
        <w:t xml:space="preserve">mass of carbon respired also increases proportionally. </w:t>
      </w:r>
      <w:del w:id="89" w:author="Smart, Kyle" w:date="2024-02-13T11:18:00Z">
        <w:r w:rsidR="005D3942" w:rsidRPr="00E53B3B" w:rsidDel="00887215">
          <w:rPr>
            <w:lang w:val="en-US"/>
          </w:rPr>
          <w:delText xml:space="preserve">However, there is not a proportional increase in </w:delText>
        </w:r>
        <w:r w:rsidR="00954323" w:rsidRPr="00E53B3B" w:rsidDel="00887215">
          <w:rPr>
            <w:lang w:val="en-US"/>
          </w:rPr>
          <w:delText>the fumigated and unfumigated extractable carbon pools, and thereby, not a proportional increase in the biomass carbon pool.</w:delText>
        </w:r>
      </w:del>
      <w:ins w:id="90" w:author="Smart, Kyle" w:date="2024-02-13T11:18:00Z">
        <w:r w:rsidR="00887215">
          <w:rPr>
            <w:lang w:val="en-US"/>
          </w:rPr>
          <w:t>Further</w:t>
        </w:r>
        <w:r w:rsidR="00954533">
          <w:rPr>
            <w:lang w:val="en-US"/>
          </w:rPr>
          <w:t xml:space="preserve">, our gas based estimations of biomass production </w:t>
        </w:r>
        <w:r w:rsidR="00954533">
          <w:rPr>
            <w:lang w:val="en-US"/>
          </w:rPr>
          <w:lastRenderedPageBreak/>
          <w:t>increase proportionally with amendment (Fig. 5 &amp; Fig. 6)</w:t>
        </w:r>
      </w:ins>
      <w:ins w:id="91" w:author="Smart, Kyle" w:date="2024-02-13T11:19:00Z">
        <w:r w:rsidR="00D734D4">
          <w:rPr>
            <w:lang w:val="en-US"/>
          </w:rPr>
          <w:t xml:space="preserve">, whereas the results of the CFE procedure do not increase with amendment size. </w:t>
        </w:r>
      </w:ins>
      <w:r w:rsidR="00930486" w:rsidRPr="00E53B3B">
        <w:rPr>
          <w:lang w:val="en-US"/>
        </w:rPr>
        <w:t xml:space="preserve"> </w:t>
      </w:r>
      <w:del w:id="92" w:author="Smart, Kyle" w:date="2024-02-13T11:20:00Z">
        <w:r w:rsidR="00930486" w:rsidRPr="00E53B3B" w:rsidDel="00C51A4A">
          <w:rPr>
            <w:lang w:val="en-US"/>
          </w:rPr>
          <w:delText xml:space="preserve">This is particularly telling, as </w:delText>
        </w:r>
        <w:r w:rsidR="00BC4C0E" w:rsidRPr="00E53B3B" w:rsidDel="00C51A4A">
          <w:rPr>
            <w:lang w:val="en-US"/>
          </w:rPr>
          <w:delText xml:space="preserve">the unfumigated extract is thought to capture all </w:delText>
        </w:r>
        <w:r w:rsidR="0090397D" w:rsidRPr="00E53B3B" w:rsidDel="00C51A4A">
          <w:rPr>
            <w:lang w:val="en-US"/>
          </w:rPr>
          <w:delText>water-soluble</w:delText>
        </w:r>
        <w:r w:rsidR="00BC4C0E" w:rsidRPr="00E53B3B" w:rsidDel="00C51A4A">
          <w:rPr>
            <w:lang w:val="en-US"/>
          </w:rPr>
          <w:delText xml:space="preserve"> glucose</w:delText>
        </w:r>
        <w:r w:rsidR="00424644" w:rsidRPr="00E53B3B" w:rsidDel="00C51A4A">
          <w:rPr>
            <w:lang w:val="en-US"/>
          </w:rPr>
          <w:delText xml:space="preserve"> and should increase with amendment if</w:delText>
        </w:r>
        <w:r w:rsidR="0081273B" w:rsidRPr="00E53B3B" w:rsidDel="00C51A4A">
          <w:rPr>
            <w:lang w:val="en-US"/>
          </w:rPr>
          <w:delText xml:space="preserve"> the remaining amendment was not taken up and metabolized</w:delText>
        </w:r>
        <w:r w:rsidR="00A9616A" w:rsidRPr="00E53B3B" w:rsidDel="00C51A4A">
          <w:rPr>
            <w:lang w:val="en-US"/>
          </w:rPr>
          <w:delText>.</w:delText>
        </w:r>
        <w:r w:rsidR="00954323" w:rsidRPr="00E53B3B" w:rsidDel="00C51A4A">
          <w:rPr>
            <w:lang w:val="en-US"/>
          </w:rPr>
          <w:delText xml:space="preserve"> </w:delText>
        </w:r>
      </w:del>
      <w:r w:rsidR="004C15BB" w:rsidRPr="00E53B3B">
        <w:rPr>
          <w:lang w:val="en-US"/>
        </w:rPr>
        <w:t xml:space="preserve">With an increase </w:t>
      </w:r>
      <w:r w:rsidR="00EA368F" w:rsidRPr="00E53B3B">
        <w:rPr>
          <w:lang w:val="en-US"/>
        </w:rPr>
        <w:t xml:space="preserve">in both maximum respiration rates (Fig. </w:t>
      </w:r>
      <w:r w:rsidR="00DE2FBF" w:rsidRPr="00E53B3B">
        <w:rPr>
          <w:lang w:val="en-US"/>
        </w:rPr>
        <w:t>2a</w:t>
      </w:r>
      <w:r w:rsidR="00EA368F" w:rsidRPr="00E53B3B">
        <w:rPr>
          <w:lang w:val="en-US"/>
        </w:rPr>
        <w:t xml:space="preserve">) and in </w:t>
      </w:r>
      <w:r w:rsidR="00DE2FBF" w:rsidRPr="00E53B3B">
        <w:rPr>
          <w:lang w:val="en-US"/>
        </w:rPr>
        <w:t>the summed mass of CO</w:t>
      </w:r>
      <w:r w:rsidR="00DE2FBF" w:rsidRPr="00E53B3B">
        <w:rPr>
          <w:vertAlign w:val="subscript"/>
          <w:lang w:val="en-US"/>
        </w:rPr>
        <w:t>2</w:t>
      </w:r>
      <w:r w:rsidR="00DE2FBF" w:rsidRPr="00E53B3B">
        <w:rPr>
          <w:lang w:val="en-US"/>
        </w:rPr>
        <w:t xml:space="preserve"> respired (Fig.6), it is reasonable to assume that</w:t>
      </w:r>
      <w:r w:rsidR="00AC04DB" w:rsidRPr="00E53B3B">
        <w:rPr>
          <w:lang w:val="en-US"/>
        </w:rPr>
        <w:t xml:space="preserve"> a proportional increase in biomass is to be expected, however the values reached through the CFE do not agree.</w:t>
      </w:r>
      <w:r w:rsidR="00AC04DB">
        <w:rPr>
          <w:lang w:val="en-US"/>
        </w:rPr>
        <w:t xml:space="preserve"> </w:t>
      </w:r>
    </w:p>
    <w:p w14:paraId="5F5EB0FC" w14:textId="40170913" w:rsidR="00864A98" w:rsidRDefault="00864A98" w:rsidP="00864A98">
      <w:pPr>
        <w:rPr>
          <w:lang w:val="en-US"/>
        </w:rPr>
      </w:pPr>
    </w:p>
    <w:p w14:paraId="24C6E85A" w14:textId="60CA8752" w:rsidR="00A171DF" w:rsidRPr="0025202F" w:rsidRDefault="00A171DF" w:rsidP="00706FA8">
      <w:pPr>
        <w:rPr>
          <w:lang w:val="en-US"/>
        </w:rPr>
      </w:pPr>
      <w:r>
        <w:rPr>
          <w:noProof/>
          <w:lang w:val="en-US"/>
        </w:rPr>
        <w:drawing>
          <wp:inline distT="0" distB="0" distL="0" distR="0" wp14:anchorId="54B64568" wp14:editId="13A25680">
            <wp:extent cx="6372012" cy="4779009"/>
            <wp:effectExtent l="0" t="0" r="0" b="3175"/>
            <wp:docPr id="18954210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2107" name="Graphic 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72012" cy="4779009"/>
                    </a:xfrm>
                    <a:prstGeom prst="rect">
                      <a:avLst/>
                    </a:prstGeom>
                  </pic:spPr>
                </pic:pic>
              </a:graphicData>
            </a:graphic>
          </wp:inline>
        </w:drawing>
      </w:r>
    </w:p>
    <w:p w14:paraId="2C4DA5EA" w14:textId="7D23264B" w:rsidR="0074129D" w:rsidRPr="00864A98" w:rsidRDefault="00B72F93" w:rsidP="00864A98">
      <w:pPr>
        <w:rPr>
          <w:lang w:val="en-US"/>
        </w:rPr>
      </w:pPr>
      <w:commentRangeStart w:id="93"/>
      <w:r w:rsidRPr="5433EEC7">
        <w:rPr>
          <w:lang w:val="en-US"/>
        </w:rPr>
        <w:t>Figure 6:</w:t>
      </w:r>
      <w:commentRangeEnd w:id="93"/>
      <w:r>
        <w:rPr>
          <w:rStyle w:val="CommentReference"/>
        </w:rPr>
        <w:commentReference w:id="93"/>
      </w:r>
      <w:r w:rsidRPr="5433EEC7">
        <w:rPr>
          <w:lang w:val="en-US"/>
        </w:rPr>
        <w:t xml:space="preserve"> This </w:t>
      </w:r>
      <w:r w:rsidR="00630E19" w:rsidRPr="5433EEC7">
        <w:rPr>
          <w:lang w:val="en-US"/>
        </w:rPr>
        <w:t>bar graph displays</w:t>
      </w:r>
      <w:r w:rsidR="00676CB7" w:rsidRPr="5433EEC7">
        <w:rPr>
          <w:lang w:val="en-US"/>
        </w:rPr>
        <w:t xml:space="preserve"> the average</w:t>
      </w:r>
      <w:r w:rsidR="000F664D" w:rsidRPr="5433EEC7">
        <w:rPr>
          <w:lang w:val="en-US"/>
        </w:rPr>
        <w:t xml:space="preserve"> values for  carbon</w:t>
      </w:r>
      <w:r w:rsidR="00D66DE0">
        <w:rPr>
          <w:lang w:val="en-US"/>
        </w:rPr>
        <w:t xml:space="preserve"> amended</w:t>
      </w:r>
      <w:r w:rsidR="0083420B" w:rsidRPr="5433EEC7">
        <w:rPr>
          <w:lang w:val="en-US"/>
        </w:rPr>
        <w:t>,</w:t>
      </w:r>
      <w:r w:rsidR="00D66DE0">
        <w:rPr>
          <w:lang w:val="en-US"/>
        </w:rPr>
        <w:t xml:space="preserve"> carbon respired,</w:t>
      </w:r>
      <w:r w:rsidR="0083420B" w:rsidRPr="5433EEC7">
        <w:rPr>
          <w:lang w:val="en-US"/>
        </w:rPr>
        <w:t xml:space="preserve"> calculated Biomass carbon,</w:t>
      </w:r>
      <w:r w:rsidR="00252B8B" w:rsidRPr="5433EEC7">
        <w:rPr>
          <w:lang w:val="en-US"/>
        </w:rPr>
        <w:t xml:space="preserve"> </w:t>
      </w:r>
      <w:r w:rsidR="00D66DE0">
        <w:rPr>
          <w:lang w:val="en-US"/>
        </w:rPr>
        <w:t>total initial carbon,</w:t>
      </w:r>
      <w:r w:rsidR="00EF7C6F">
        <w:rPr>
          <w:lang w:val="en-US"/>
        </w:rPr>
        <w:t xml:space="preserve"> final total carbon, and predicted final carbon </w:t>
      </w:r>
      <w:r w:rsidR="002F605A" w:rsidRPr="5433EEC7">
        <w:rPr>
          <w:lang w:val="en-US"/>
        </w:rPr>
        <w:t xml:space="preserve">. </w:t>
      </w:r>
      <w:r w:rsidR="005A503B" w:rsidRPr="5433EEC7">
        <w:rPr>
          <w:lang w:val="en-US"/>
        </w:rPr>
        <w:t>Replicate</w:t>
      </w:r>
      <w:r w:rsidR="00DA5843" w:rsidRPr="5433EEC7">
        <w:rPr>
          <w:lang w:val="en-US"/>
        </w:rPr>
        <w:t xml:space="preserve"> numbers for the treatments</w:t>
      </w:r>
      <w:r w:rsidR="005A503B" w:rsidRPr="5433EEC7">
        <w:rPr>
          <w:lang w:val="en-US"/>
        </w:rPr>
        <w:t xml:space="preserve"> are as follows: </w:t>
      </w:r>
      <w:r w:rsidR="00EF7C6F">
        <w:rPr>
          <w:lang w:val="en-US"/>
        </w:rPr>
        <w:t>Unamended controls</w:t>
      </w:r>
      <w:r w:rsidR="00436AD5">
        <w:rPr>
          <w:lang w:val="en-US"/>
        </w:rPr>
        <w:t xml:space="preserve"> (n=7)</w:t>
      </w:r>
      <w:r w:rsidR="00EC3F33" w:rsidRPr="5433EEC7">
        <w:rPr>
          <w:lang w:val="en-US"/>
        </w:rPr>
        <w:t>, A100 (n=</w:t>
      </w:r>
      <w:r w:rsidR="00DA5843" w:rsidRPr="5433EEC7">
        <w:rPr>
          <w:lang w:val="en-US"/>
        </w:rPr>
        <w:t xml:space="preserve">3), A200 (n=3), A500 (n=3), A1000 (n=3). </w:t>
      </w:r>
      <w:r w:rsidR="00436AD5">
        <w:rPr>
          <w:lang w:val="en-US"/>
        </w:rPr>
        <w:t>Respired carbon in unamended controls taken as (n=</w:t>
      </w:r>
      <w:r w:rsidR="009C668C">
        <w:rPr>
          <w:lang w:val="en-US"/>
        </w:rPr>
        <w:t>4), as 3 replicates were not measured through incubation</w:t>
      </w:r>
      <w:r w:rsidR="006931A0">
        <w:rPr>
          <w:lang w:val="en-US"/>
        </w:rPr>
        <w:t xml:space="preserve">. Error bars on Initial Total, Final Total, and Predicted </w:t>
      </w:r>
      <w:r w:rsidR="007819D6">
        <w:rPr>
          <w:lang w:val="en-US"/>
        </w:rPr>
        <w:t xml:space="preserve">Final Total </w:t>
      </w:r>
      <w:r w:rsidR="00EE1D07">
        <w:rPr>
          <w:lang w:val="en-US"/>
        </w:rPr>
        <w:t xml:space="preserve"> represent the standard deviation of </w:t>
      </w:r>
      <w:r w:rsidR="00745914">
        <w:rPr>
          <w:lang w:val="en-US"/>
        </w:rPr>
        <w:t xml:space="preserve">unamended controls (3 at T0, 2 at </w:t>
      </w:r>
      <w:r w:rsidR="0058395B">
        <w:rPr>
          <w:lang w:val="en-US"/>
        </w:rPr>
        <w:t>T1, and 2 at T2). Error bars</w:t>
      </w:r>
      <w:r w:rsidR="00E50044">
        <w:rPr>
          <w:lang w:val="en-US"/>
        </w:rPr>
        <w:t xml:space="preserve"> on Respired carbon represent the average cumulative </w:t>
      </w:r>
      <w:r w:rsidR="006A179A">
        <w:rPr>
          <w:lang w:val="en-US"/>
        </w:rPr>
        <w:t>uncertainty</w:t>
      </w:r>
      <w:r w:rsidR="00E50044">
        <w:rPr>
          <w:lang w:val="en-US"/>
        </w:rPr>
        <w:t xml:space="preserve"> on respiration measurements. </w:t>
      </w:r>
    </w:p>
    <w:p w14:paraId="19F7795A" w14:textId="3580B658" w:rsidR="004F310E" w:rsidRDefault="004F310E" w:rsidP="004F310E"/>
    <w:p w14:paraId="584EA653" w14:textId="1AECE742" w:rsidR="004F310E" w:rsidRDefault="006E34D1" w:rsidP="004F310E">
      <w:pPr>
        <w:pStyle w:val="Heading1"/>
      </w:pPr>
      <w:r>
        <w:t>5</w:t>
      </w:r>
      <w:r w:rsidR="004F310E">
        <w:t xml:space="preserve"> Conclusions</w:t>
      </w:r>
    </w:p>
    <w:p w14:paraId="1D22A735" w14:textId="0438462B" w:rsidR="00456446" w:rsidRPr="00456446" w:rsidRDefault="00456446" w:rsidP="00456446">
      <w:pPr>
        <w:rPr>
          <w:lang w:val="en-US"/>
        </w:rPr>
      </w:pPr>
      <w:r w:rsidRPr="00456446">
        <w:rPr>
          <w:lang w:val="en-US"/>
        </w:rPr>
        <w:t xml:space="preserve">A new automated gas sampling apparatus design enabled measurement of high-precision RQ values at a high temporal resolution (~2 h). Its non-destructive sampling method allows samples to continuously incubate for a wide range of experimental durations without needing to disturb the incubation chamber. Our results demonstrate that RQ values observed in incubations display systematic deviations from </w:t>
      </w:r>
      <w:r w:rsidR="004A09B7">
        <w:rPr>
          <w:lang w:val="en-US"/>
        </w:rPr>
        <w:t>pure respiration</w:t>
      </w:r>
      <w:r w:rsidR="00D3427C">
        <w:rPr>
          <w:lang w:val="en-US"/>
        </w:rPr>
        <w:t xml:space="preserve"> predicted values</w:t>
      </w:r>
      <w:commentRangeStart w:id="94"/>
      <w:r w:rsidRPr="00456446">
        <w:rPr>
          <w:lang w:val="en-US"/>
        </w:rPr>
        <w:t xml:space="preserve"> </w:t>
      </w:r>
      <w:commentRangeEnd w:id="94"/>
      <w:r w:rsidRPr="00456446">
        <w:rPr>
          <w:lang w:val="en-US"/>
        </w:rPr>
        <w:commentReference w:id="94"/>
      </w:r>
      <w:r w:rsidRPr="00456446">
        <w:rPr>
          <w:lang w:val="en-US"/>
        </w:rPr>
        <w:t xml:space="preserve">in a manner that cannot be explained by a shift to other substrates. </w:t>
      </w:r>
      <w:commentRangeStart w:id="95"/>
      <w:r w:rsidRPr="00456446">
        <w:rPr>
          <w:lang w:val="en-US"/>
        </w:rPr>
        <w:t>Instead, these variations in RQ are best explained by some fraction of the substrate consumed being used to biosynthesize other compounds</w:t>
      </w:r>
      <w:commentRangeEnd w:id="95"/>
      <w:r w:rsidRPr="00456446">
        <w:rPr>
          <w:lang w:val="en-US"/>
        </w:rPr>
        <w:commentReference w:id="95"/>
      </w:r>
      <w:r w:rsidRPr="00456446">
        <w:rPr>
          <w:lang w:val="en-US"/>
        </w:rPr>
        <w:t xml:space="preserve">. A stoichiometric relationship between RQ and CUE values was derived, which enables measurements of RQ to provide contextual information regarding microbial respiration and biosynthesis. Not only can this approach provide estimates of CUE at a temporal resolution matching that of RQ, but by combining this information with respiration rate, </w:t>
      </w:r>
      <w:r w:rsidR="00DA7206">
        <w:rPr>
          <w:lang w:val="en-US"/>
        </w:rPr>
        <w:t>simultaneous</w:t>
      </w:r>
      <w:r w:rsidRPr="00456446">
        <w:rPr>
          <w:lang w:val="en-US"/>
        </w:rPr>
        <w:t xml:space="preserve"> estimates of biomass production can also be calculated. Importantly, this derived CUE</w:t>
      </w:r>
      <w:r w:rsidR="003B5BE1">
        <w:rPr>
          <w:lang w:val="en-US"/>
        </w:rPr>
        <w:t>—</w:t>
      </w:r>
      <w:r w:rsidRPr="00456446">
        <w:rPr>
          <w:lang w:val="en-US"/>
        </w:rPr>
        <w:t xml:space="preserve">RQ relation must only be used when glucose induced respiration is achieved under the assumption that one dominant metabolism is present, although more complex relationships between CUE and multiple compounds could be derived. </w:t>
      </w:r>
      <w:commentRangeStart w:id="96"/>
      <w:commentRangeStart w:id="97"/>
    </w:p>
    <w:p w14:paraId="5C852D33" w14:textId="6D2B21C3" w:rsidR="00200B97" w:rsidRDefault="00456446" w:rsidP="00200B97">
      <w:r w:rsidRPr="00456446">
        <w:rPr>
          <w:lang w:val="en-US"/>
        </w:rPr>
        <w:t xml:space="preserve">This work has implications for other studies that measure RQ values in the field or laboratory, especially in settings where meaningful changes in microbial biomass are expected to occur. These changes in biomass will likely impart a systematic deviation in RQ values which may add an additional layer of complexity and must be accounted for. </w:t>
      </w:r>
      <w:commentRangeStart w:id="98"/>
      <w:commentRangeStart w:id="99"/>
      <w:r w:rsidRPr="00456446">
        <w:rPr>
          <w:lang w:val="en-US"/>
        </w:rPr>
        <w:t>Additionally, we show that changes in carbon use efficiency may occur on short timescales and may not directly be related to substrate availability</w:t>
      </w:r>
      <w:commentRangeEnd w:id="98"/>
      <w:r w:rsidRPr="00456446">
        <w:rPr>
          <w:lang w:val="en-US"/>
        </w:rPr>
        <w:commentReference w:id="98"/>
      </w:r>
      <w:commentRangeEnd w:id="99"/>
      <w:r w:rsidRPr="00456446">
        <w:rPr>
          <w:lang w:val="en-US"/>
        </w:rPr>
        <w:commentReference w:id="99"/>
      </w:r>
      <w:r w:rsidRPr="00456446">
        <w:rPr>
          <w:lang w:val="en-US"/>
        </w:rPr>
        <w:t xml:space="preserve">, or the production of other biosynthetic compounds like extracellular enzyme which we do not account for in our relationship could be driving these temporal estimations of CUE. These findings can help contextualize field-based soil RQ observations. For example, increases in ARQ could indicate pulses of microbial activity in response to increases in available substrate especially when root exudates are fueling microbial metabolisms and carbon source would be expected to remain constant. </w:t>
      </w:r>
      <w:commentRangeEnd w:id="96"/>
      <w:r w:rsidRPr="00456446">
        <w:rPr>
          <w:lang w:val="en-US"/>
        </w:rPr>
        <w:commentReference w:id="96"/>
      </w:r>
      <w:commentRangeEnd w:id="97"/>
      <w:r w:rsidRPr="00456446">
        <w:rPr>
          <w:lang w:val="en-US"/>
        </w:rPr>
        <w:commentReference w:id="97"/>
      </w:r>
      <w:r w:rsidR="00D509A6">
        <w:rPr>
          <w:lang w:val="en-US"/>
        </w:rPr>
        <w:t xml:space="preserve">Finally, </w:t>
      </w:r>
      <w:r w:rsidR="00E8706C">
        <w:rPr>
          <w:lang w:val="en-US"/>
        </w:rPr>
        <w:t xml:space="preserve">we provide evidence that the CFE method is not applicable in this method for comparison and should be used with caution when </w:t>
      </w:r>
      <w:r w:rsidR="000F57D7">
        <w:rPr>
          <w:lang w:val="en-US"/>
        </w:rPr>
        <w:t xml:space="preserve">it is applied to studies where large differences in amendment quantities are used. </w:t>
      </w:r>
    </w:p>
    <w:p w14:paraId="5300A154" w14:textId="77777777" w:rsidR="00C26311" w:rsidRDefault="00F5258E" w:rsidP="0049361E">
      <w:pPr>
        <w:pStyle w:val="Heading1"/>
        <w:jc w:val="left"/>
      </w:pPr>
      <w:r>
        <w:t>References</w:t>
      </w:r>
    </w:p>
    <w:sdt>
      <w:sdtPr>
        <w:tag w:val="MENDELEY_BIBLIOGRAPHY"/>
        <w:id w:val="-154916435"/>
        <w:placeholder>
          <w:docPart w:val="DefaultPlaceholder_-1854013440"/>
        </w:placeholder>
      </w:sdtPr>
      <w:sdtContent>
        <w:p w14:paraId="1821FA46" w14:textId="77777777" w:rsidR="006A154F" w:rsidRPr="00825BA6" w:rsidRDefault="006A154F" w:rsidP="001D62D1">
          <w:pPr>
            <w:divId w:val="306977811"/>
          </w:pPr>
          <w:r w:rsidRPr="00825BA6">
            <w:t xml:space="preserve">A Miltner, P. B. B. S.-B. M. K. (2012). SOM genesis: microbial biomass as a significant source. </w:t>
          </w:r>
          <w:r w:rsidRPr="00825BA6">
            <w:rPr>
              <w:i/>
              <w:iCs/>
            </w:rPr>
            <w:t>Biogeochemistry</w:t>
          </w:r>
          <w:r w:rsidRPr="00825BA6">
            <w:t xml:space="preserve">, </w:t>
          </w:r>
          <w:r w:rsidRPr="00825BA6">
            <w:rPr>
              <w:i/>
              <w:iCs/>
            </w:rPr>
            <w:t>111</w:t>
          </w:r>
          <w:r w:rsidRPr="00825BA6">
            <w:t>, 41–55.</w:t>
          </w:r>
        </w:p>
        <w:p w14:paraId="6A8B205A" w14:textId="77777777" w:rsidR="006A154F" w:rsidRPr="00825BA6" w:rsidRDefault="006A154F" w:rsidP="001D62D1">
          <w:pPr>
            <w:divId w:val="262884866"/>
          </w:pPr>
          <w:proofErr w:type="spellStart"/>
          <w:r w:rsidRPr="00825BA6">
            <w:t>Adingo</w:t>
          </w:r>
          <w:proofErr w:type="spellEnd"/>
          <w:r w:rsidRPr="00825BA6">
            <w:t xml:space="preserve">, S., Yu, J. R., </w:t>
          </w:r>
          <w:proofErr w:type="spellStart"/>
          <w:r w:rsidRPr="00825BA6">
            <w:t>Xuelu</w:t>
          </w:r>
          <w:proofErr w:type="spellEnd"/>
          <w:r w:rsidRPr="00825BA6">
            <w:t xml:space="preserve">, L., Li, X., Jing, S., &amp; </w:t>
          </w:r>
          <w:proofErr w:type="spellStart"/>
          <w:r w:rsidRPr="00825BA6">
            <w:t>Xiaong</w:t>
          </w:r>
          <w:proofErr w:type="spellEnd"/>
          <w:r w:rsidRPr="00825BA6">
            <w:t xml:space="preserve">, Z. (2021). Variation of soil microbial carbon use efficiency (CUE) and its Influence mechanism in the context of global environmental change: a review. </w:t>
          </w:r>
          <w:proofErr w:type="spellStart"/>
          <w:r w:rsidRPr="00825BA6">
            <w:rPr>
              <w:i/>
              <w:iCs/>
            </w:rPr>
            <w:t>PeerJ</w:t>
          </w:r>
          <w:proofErr w:type="spellEnd"/>
          <w:r w:rsidRPr="00825BA6">
            <w:t xml:space="preserve">, </w:t>
          </w:r>
          <w:r w:rsidRPr="00825BA6">
            <w:rPr>
              <w:i/>
              <w:iCs/>
            </w:rPr>
            <w:t>9</w:t>
          </w:r>
          <w:r w:rsidRPr="00825BA6">
            <w:t>. https://doi.org/10.7717/PEERJ.12131</w:t>
          </w:r>
        </w:p>
        <w:p w14:paraId="7664FD20" w14:textId="77777777" w:rsidR="006A154F" w:rsidRPr="00825BA6" w:rsidRDefault="006A154F" w:rsidP="001D62D1">
          <w:pPr>
            <w:divId w:val="963272828"/>
          </w:pPr>
          <w:r w:rsidRPr="00825BA6">
            <w:lastRenderedPageBreak/>
            <w:t xml:space="preserve">Allison, S. D., &amp; </w:t>
          </w:r>
          <w:proofErr w:type="spellStart"/>
          <w:r w:rsidRPr="00825BA6">
            <w:t>Vitousek</w:t>
          </w:r>
          <w:proofErr w:type="spellEnd"/>
          <w:r w:rsidRPr="00825BA6">
            <w:t xml:space="preserve">, P. M. (2005). Responses of extracellular enzymes to simple and complex nutrient inputs. </w:t>
          </w:r>
          <w:r w:rsidRPr="00825BA6">
            <w:rPr>
              <w:i/>
              <w:iCs/>
            </w:rPr>
            <w:t>Soil Biology and Biochemistry</w:t>
          </w:r>
          <w:r w:rsidRPr="00825BA6">
            <w:t xml:space="preserve">, </w:t>
          </w:r>
          <w:r w:rsidRPr="00825BA6">
            <w:rPr>
              <w:i/>
              <w:iCs/>
            </w:rPr>
            <w:t>37</w:t>
          </w:r>
          <w:r w:rsidRPr="00825BA6">
            <w:t>(5), 937–944. https://doi.org/10.1016/J.SOILBIO.2004.09.014</w:t>
          </w:r>
        </w:p>
        <w:p w14:paraId="1B4FAC10" w14:textId="77777777" w:rsidR="006A154F" w:rsidRPr="00825BA6" w:rsidRDefault="006A154F" w:rsidP="001D62D1">
          <w:pPr>
            <w:divId w:val="500700276"/>
          </w:pPr>
          <w:r w:rsidRPr="00825BA6">
            <w:t xml:space="preserve">Angert, A., Yakir, D., Rodeghiero, M., Preisler, Y., Davidson, E. A., &amp; Weiner, T. (2015). Using O2 to study the relationships between soil CO2 efflux and soil respiration. </w:t>
          </w:r>
          <w:proofErr w:type="spellStart"/>
          <w:r w:rsidRPr="00825BA6">
            <w:rPr>
              <w:i/>
              <w:iCs/>
            </w:rPr>
            <w:t>Biogeosciences</w:t>
          </w:r>
          <w:proofErr w:type="spellEnd"/>
          <w:r w:rsidRPr="00825BA6">
            <w:t xml:space="preserve">, </w:t>
          </w:r>
          <w:r w:rsidRPr="00825BA6">
            <w:rPr>
              <w:i/>
              <w:iCs/>
            </w:rPr>
            <w:t>12</w:t>
          </w:r>
          <w:r w:rsidRPr="00825BA6">
            <w:t>(7), 2089–2099. https://doi.org/10.5194/bg-12-2089-2015</w:t>
          </w:r>
        </w:p>
        <w:p w14:paraId="5A88A9F8" w14:textId="77777777" w:rsidR="006A154F" w:rsidRPr="00825BA6" w:rsidRDefault="006A154F" w:rsidP="001D62D1">
          <w:pPr>
            <w:divId w:val="870726850"/>
          </w:pPr>
          <w:r w:rsidRPr="00825BA6">
            <w:t xml:space="preserve">Barnett, S. E., Youngblut, N. D., </w:t>
          </w:r>
          <w:proofErr w:type="spellStart"/>
          <w:r w:rsidRPr="00825BA6">
            <w:t>Koechli</w:t>
          </w:r>
          <w:proofErr w:type="spellEnd"/>
          <w:r w:rsidRPr="00825BA6">
            <w:t xml:space="preserve">, C. N., &amp; Buckley, D. H. (2021). </w:t>
          </w:r>
          <w:proofErr w:type="spellStart"/>
          <w:r w:rsidRPr="00825BA6">
            <w:t>Multisubstrate</w:t>
          </w:r>
          <w:proofErr w:type="spellEnd"/>
          <w:r w:rsidRPr="00825BA6">
            <w:t xml:space="preserve"> DNA stable isotope probing reveals guild structure of bacteria that mediate soil carbon cycling. </w:t>
          </w:r>
          <w:r w:rsidRPr="00825BA6">
            <w:rPr>
              <w:i/>
              <w:iCs/>
            </w:rPr>
            <w:t>Proceedings of the National Academy of Sciences of the United States of America</w:t>
          </w:r>
          <w:r w:rsidRPr="00825BA6">
            <w:t xml:space="preserve">, </w:t>
          </w:r>
          <w:r w:rsidRPr="00825BA6">
            <w:rPr>
              <w:i/>
              <w:iCs/>
            </w:rPr>
            <w:t>118</w:t>
          </w:r>
          <w:r w:rsidRPr="00825BA6">
            <w:t>(47), e2115292118. https://doi.org/10.1073/PNAS.2115292118/SUPPL_FILE/PNAS.2115292118.SD02.XLSX</w:t>
          </w:r>
        </w:p>
        <w:p w14:paraId="47ED65DC" w14:textId="77777777" w:rsidR="006A154F" w:rsidRPr="00825BA6" w:rsidRDefault="006A154F" w:rsidP="001D62D1">
          <w:pPr>
            <w:divId w:val="2018464769"/>
          </w:pPr>
          <w:r w:rsidRPr="00825BA6">
            <w:t xml:space="preserve">Beare, M. H., Neely, C. L., Coleman, D. C., &amp; Hargrove, W. L. (1990). A substrate-induced respiration (SIR) method for measurement of fungal and bacterial biomass on plant residues. </w:t>
          </w:r>
          <w:r w:rsidRPr="00825BA6">
            <w:rPr>
              <w:i/>
              <w:iCs/>
            </w:rPr>
            <w:t>Soil Biology and Biochemistry</w:t>
          </w:r>
          <w:r w:rsidRPr="00825BA6">
            <w:t xml:space="preserve">, </w:t>
          </w:r>
          <w:r w:rsidRPr="00825BA6">
            <w:rPr>
              <w:i/>
              <w:iCs/>
            </w:rPr>
            <w:t>22</w:t>
          </w:r>
          <w:r w:rsidRPr="00825BA6">
            <w:t>(5), 585–594. https://doi.org/10.1016/0038-0717(90)90002-H</w:t>
          </w:r>
        </w:p>
        <w:p w14:paraId="79698FCC" w14:textId="77777777" w:rsidR="006A154F" w:rsidRPr="00825BA6" w:rsidRDefault="006A154F" w:rsidP="001D62D1">
          <w:pPr>
            <w:divId w:val="1105148216"/>
          </w:pPr>
          <w:proofErr w:type="spellStart"/>
          <w:r w:rsidRPr="00825BA6">
            <w:t>Blagodatskaya</w:t>
          </w:r>
          <w:proofErr w:type="spellEnd"/>
          <w:r w:rsidRPr="00825BA6">
            <w:t xml:space="preserve">, E., </w:t>
          </w:r>
          <w:proofErr w:type="spellStart"/>
          <w:r w:rsidRPr="00825BA6">
            <w:t>Blagodatsky</w:t>
          </w:r>
          <w:proofErr w:type="spellEnd"/>
          <w:r w:rsidRPr="00825BA6">
            <w:t xml:space="preserve">, S., Anderson, T. H., &amp; </w:t>
          </w:r>
          <w:proofErr w:type="spellStart"/>
          <w:r w:rsidRPr="00825BA6">
            <w:t>Kuzyakov</w:t>
          </w:r>
          <w:proofErr w:type="spellEnd"/>
          <w:r w:rsidRPr="00825BA6">
            <w:t xml:space="preserve">, Y. (2014). Microbial Growth and Carbon Use Efficiency in the Rhizosphere and Root-Free Soil. </w:t>
          </w:r>
          <w:r w:rsidRPr="00825BA6">
            <w:rPr>
              <w:i/>
              <w:iCs/>
            </w:rPr>
            <w:t>PLOS ONE</w:t>
          </w:r>
          <w:r w:rsidRPr="00825BA6">
            <w:t xml:space="preserve">, </w:t>
          </w:r>
          <w:r w:rsidRPr="00825BA6">
            <w:rPr>
              <w:i/>
              <w:iCs/>
            </w:rPr>
            <w:t>9</w:t>
          </w:r>
          <w:r w:rsidRPr="00825BA6">
            <w:t>(4), e93282. https://doi.org/10.1371/JOURNAL.PONE.0093282</w:t>
          </w:r>
        </w:p>
        <w:p w14:paraId="61BE6E02" w14:textId="77777777" w:rsidR="006A154F" w:rsidRPr="00825BA6" w:rsidRDefault="006A154F" w:rsidP="001D62D1">
          <w:pPr>
            <w:divId w:val="778522694"/>
          </w:pPr>
          <w:proofErr w:type="spellStart"/>
          <w:r w:rsidRPr="00825BA6">
            <w:t>Chakrawal</w:t>
          </w:r>
          <w:proofErr w:type="spellEnd"/>
          <w:r w:rsidRPr="00825BA6">
            <w:t xml:space="preserve">, A., Herrmann, A. M., </w:t>
          </w:r>
          <w:proofErr w:type="spellStart"/>
          <w:r w:rsidRPr="00825BA6">
            <w:t>Šantrůčková</w:t>
          </w:r>
          <w:proofErr w:type="spellEnd"/>
          <w:r w:rsidRPr="00825BA6">
            <w:t xml:space="preserve">, H., &amp; Manzoni, S. (2020). Quantifying microbial metabolism in soils using </w:t>
          </w:r>
          <w:proofErr w:type="spellStart"/>
          <w:r w:rsidRPr="00825BA6">
            <w:t>calorespirometry</w:t>
          </w:r>
          <w:proofErr w:type="spellEnd"/>
          <w:r w:rsidRPr="00825BA6">
            <w:t xml:space="preserve"> — A bioenergetics perspective. </w:t>
          </w:r>
          <w:r w:rsidRPr="00825BA6">
            <w:rPr>
              <w:i/>
              <w:iCs/>
            </w:rPr>
            <w:t>Soil Biology and Biochemistry</w:t>
          </w:r>
          <w:r w:rsidRPr="00825BA6">
            <w:t xml:space="preserve">, </w:t>
          </w:r>
          <w:r w:rsidRPr="00825BA6">
            <w:rPr>
              <w:i/>
              <w:iCs/>
            </w:rPr>
            <w:t>148</w:t>
          </w:r>
          <w:r w:rsidRPr="00825BA6">
            <w:t>, 107945. https://doi.org/10.1016/J.SOILBIO.2020.107945</w:t>
          </w:r>
        </w:p>
        <w:p w14:paraId="618F27F4" w14:textId="77777777" w:rsidR="006A154F" w:rsidRPr="00825BA6" w:rsidRDefault="006A154F" w:rsidP="001D62D1">
          <w:pPr>
            <w:divId w:val="729696979"/>
          </w:pPr>
          <w:proofErr w:type="spellStart"/>
          <w:r w:rsidRPr="00825BA6">
            <w:t>Cotrufo</w:t>
          </w:r>
          <w:proofErr w:type="spellEnd"/>
          <w:r w:rsidRPr="00825BA6">
            <w:t xml:space="preserve">, M. F., Soong, J. L., Horton, A. J., Campbell, E. E., Haddix, M. L., Wall, D. H., &amp; Parton, W. J. (2015). Formation of soil organic matter via biochemical and physical pathways of litter mass loss. </w:t>
          </w:r>
          <w:r w:rsidRPr="00825BA6">
            <w:rPr>
              <w:i/>
              <w:iCs/>
            </w:rPr>
            <w:t>Nature Geoscience 2015 8:10</w:t>
          </w:r>
          <w:r w:rsidRPr="00825BA6">
            <w:t xml:space="preserve">, </w:t>
          </w:r>
          <w:r w:rsidRPr="00825BA6">
            <w:rPr>
              <w:i/>
              <w:iCs/>
            </w:rPr>
            <w:t>8</w:t>
          </w:r>
          <w:r w:rsidRPr="00825BA6">
            <w:t>(10), 776–779. https://doi.org/10.1038/ngeo2520</w:t>
          </w:r>
        </w:p>
        <w:p w14:paraId="4BFCA4B1" w14:textId="77777777" w:rsidR="006A154F" w:rsidRPr="00825BA6" w:rsidRDefault="006A154F" w:rsidP="001D62D1">
          <w:pPr>
            <w:divId w:val="468590617"/>
          </w:pPr>
          <w:proofErr w:type="spellStart"/>
          <w:r w:rsidRPr="00825BA6">
            <w:t>Dictor</w:t>
          </w:r>
          <w:proofErr w:type="spellEnd"/>
          <w:r w:rsidRPr="00825BA6">
            <w:t xml:space="preserve">, M. C., Tessier, L., &amp; Soulas, G. (1998). </w:t>
          </w:r>
          <w:proofErr w:type="spellStart"/>
          <w:r w:rsidRPr="00825BA6">
            <w:t>Reassessement</w:t>
          </w:r>
          <w:proofErr w:type="spellEnd"/>
          <w:r w:rsidRPr="00825BA6">
            <w:t xml:space="preserve"> of the </w:t>
          </w:r>
          <w:proofErr w:type="spellStart"/>
          <w:r w:rsidRPr="00825BA6">
            <w:t>Kec</w:t>
          </w:r>
          <w:proofErr w:type="spellEnd"/>
          <w:r w:rsidRPr="00825BA6">
            <w:t xml:space="preserve"> coefficient of the fumigation–extraction method in a soil profile. </w:t>
          </w:r>
          <w:r w:rsidRPr="00825BA6">
            <w:rPr>
              <w:i/>
              <w:iCs/>
            </w:rPr>
            <w:t>Soil Biology and Biochemistry</w:t>
          </w:r>
          <w:r w:rsidRPr="00825BA6">
            <w:t xml:space="preserve">, </w:t>
          </w:r>
          <w:r w:rsidRPr="00825BA6">
            <w:rPr>
              <w:i/>
              <w:iCs/>
            </w:rPr>
            <w:t>30</w:t>
          </w:r>
          <w:r w:rsidRPr="00825BA6">
            <w:t>(2), 119–127. https://doi.org/10.1016/S0038-0717(97)00111-9</w:t>
          </w:r>
        </w:p>
        <w:p w14:paraId="3646E71A" w14:textId="77777777" w:rsidR="006A154F" w:rsidRPr="00825BA6" w:rsidRDefault="006A154F" w:rsidP="001D62D1">
          <w:pPr>
            <w:divId w:val="2038650523"/>
          </w:pPr>
          <w:r w:rsidRPr="00825BA6">
            <w:t xml:space="preserve">Dilly, O. (2001). Microbial respiratory quotient during basal metabolism and after glucose amendment in soils and litter. </w:t>
          </w:r>
          <w:r w:rsidRPr="00825BA6">
            <w:rPr>
              <w:i/>
              <w:iCs/>
            </w:rPr>
            <w:t>Soil Biology and Biochemistry</w:t>
          </w:r>
          <w:r w:rsidRPr="00825BA6">
            <w:t xml:space="preserve">, </w:t>
          </w:r>
          <w:r w:rsidRPr="00825BA6">
            <w:rPr>
              <w:i/>
              <w:iCs/>
            </w:rPr>
            <w:t>33</w:t>
          </w:r>
          <w:r w:rsidRPr="00825BA6">
            <w:t>(1), 117–127. https://doi.org/10.1016/S0038-0717(00)00123-1</w:t>
          </w:r>
        </w:p>
        <w:p w14:paraId="591CB140" w14:textId="77777777" w:rsidR="006A154F" w:rsidRPr="00825BA6" w:rsidRDefault="006A154F" w:rsidP="001D62D1">
          <w:pPr>
            <w:divId w:val="410393450"/>
          </w:pPr>
          <w:r w:rsidRPr="00825BA6">
            <w:t xml:space="preserve">Dilly, O. (2003). Regulation of the respiratory quotient of soil microbiota by availability of nutrients. </w:t>
          </w:r>
          <w:r w:rsidRPr="00825BA6">
            <w:rPr>
              <w:i/>
              <w:iCs/>
            </w:rPr>
            <w:t>FEMS Microbiology Ecology</w:t>
          </w:r>
          <w:r w:rsidRPr="00825BA6">
            <w:t xml:space="preserve">, </w:t>
          </w:r>
          <w:r w:rsidRPr="00825BA6">
            <w:rPr>
              <w:i/>
              <w:iCs/>
            </w:rPr>
            <w:t>43</w:t>
          </w:r>
          <w:r w:rsidRPr="00825BA6">
            <w:t>(3), 375–381. https://doi.org/10.1111/J.1574-6941.2003.TB01078.X</w:t>
          </w:r>
        </w:p>
        <w:p w14:paraId="3CC8D82A" w14:textId="77777777" w:rsidR="006A154F" w:rsidRPr="00825BA6" w:rsidRDefault="006A154F" w:rsidP="001D62D1">
          <w:pPr>
            <w:divId w:val="1165903555"/>
          </w:pPr>
          <w:r w:rsidRPr="00825BA6">
            <w:t>Dilly, O., Nii-</w:t>
          </w:r>
          <w:proofErr w:type="spellStart"/>
          <w:r w:rsidRPr="00825BA6">
            <w:t>Annang</w:t>
          </w:r>
          <w:proofErr w:type="spellEnd"/>
          <w:r w:rsidRPr="00825BA6">
            <w:t xml:space="preserve">, S., Franke, G., Fischer, T., </w:t>
          </w:r>
          <w:proofErr w:type="spellStart"/>
          <w:r w:rsidRPr="00825BA6">
            <w:t>Buegger</w:t>
          </w:r>
          <w:proofErr w:type="spellEnd"/>
          <w:r w:rsidRPr="00825BA6">
            <w:t xml:space="preserve">, F., &amp; </w:t>
          </w:r>
          <w:proofErr w:type="spellStart"/>
          <w:r w:rsidRPr="00825BA6">
            <w:t>Zyakun</w:t>
          </w:r>
          <w:proofErr w:type="spellEnd"/>
          <w:r w:rsidRPr="00825BA6">
            <w:t xml:space="preserve">, A. (2011). Resilience of microbial respiration, respiratory quotient and stable isotope characteristics to soil hydrocarbon addition. </w:t>
          </w:r>
          <w:r w:rsidRPr="00825BA6">
            <w:rPr>
              <w:i/>
              <w:iCs/>
            </w:rPr>
            <w:t>Soil Biology and Biochemistry</w:t>
          </w:r>
          <w:r w:rsidRPr="00825BA6">
            <w:t xml:space="preserve">, </w:t>
          </w:r>
          <w:r w:rsidRPr="00825BA6">
            <w:rPr>
              <w:i/>
              <w:iCs/>
            </w:rPr>
            <w:t>43</w:t>
          </w:r>
          <w:r w:rsidRPr="00825BA6">
            <w:t>(9), 1808–1811. https://doi.org/10.1016/J.SOILBIO.2010.09.026</w:t>
          </w:r>
        </w:p>
        <w:p w14:paraId="00199D07" w14:textId="77777777" w:rsidR="006A154F" w:rsidRPr="00825BA6" w:rsidRDefault="006A154F" w:rsidP="001D62D1">
          <w:pPr>
            <w:divId w:val="865217123"/>
          </w:pPr>
          <w:r w:rsidRPr="00825BA6">
            <w:t xml:space="preserve">Dynarski, K. A., Bossio, D. A., &amp; Scow, K. M. (2020). Dynamic Stability of Soil Carbon: Reassessing the “Permanence” of Soil Carbon Sequestration. </w:t>
          </w:r>
          <w:r w:rsidRPr="00825BA6">
            <w:rPr>
              <w:i/>
              <w:iCs/>
            </w:rPr>
            <w:t>Frontiers in Environmental Science</w:t>
          </w:r>
          <w:r w:rsidRPr="00825BA6">
            <w:t xml:space="preserve">, </w:t>
          </w:r>
          <w:r w:rsidRPr="00825BA6">
            <w:rPr>
              <w:i/>
              <w:iCs/>
            </w:rPr>
            <w:t>8</w:t>
          </w:r>
          <w:r w:rsidRPr="00825BA6">
            <w:t>, 218. https://doi.org/10.3389/FENVS.2020.514701/BIBTEX</w:t>
          </w:r>
        </w:p>
        <w:p w14:paraId="71A9B9E1" w14:textId="77777777" w:rsidR="006A154F" w:rsidRPr="00825BA6" w:rsidRDefault="006A154F" w:rsidP="001D62D1">
          <w:pPr>
            <w:divId w:val="433522958"/>
          </w:pPr>
          <w:r w:rsidRPr="00825BA6">
            <w:lastRenderedPageBreak/>
            <w:t xml:space="preserve">Gaiser, T., &amp; Stahr, K. (2013). Soil organic carbon, soil formation and soil fertility. </w:t>
          </w:r>
          <w:r w:rsidRPr="00825BA6">
            <w:rPr>
              <w:i/>
              <w:iCs/>
            </w:rPr>
            <w:t>Ecosystem Services and Carbon Sequestration in the Biosphere</w:t>
          </w:r>
          <w:r w:rsidRPr="00825BA6">
            <w:t>, 407–418. https://doi.org/10.1007/978-94-007-6455-2_17/FIGURES/00177</w:t>
          </w:r>
        </w:p>
        <w:p w14:paraId="174CF09E" w14:textId="77777777" w:rsidR="006A154F" w:rsidRPr="00825BA6" w:rsidRDefault="006A154F" w:rsidP="001D62D1">
          <w:pPr>
            <w:divId w:val="1982423699"/>
          </w:pPr>
          <w:r w:rsidRPr="00825BA6">
            <w:t xml:space="preserve">Gallagher, T. M., &amp; </w:t>
          </w:r>
          <w:proofErr w:type="spellStart"/>
          <w:r w:rsidRPr="00825BA6">
            <w:t>Breecker</w:t>
          </w:r>
          <w:proofErr w:type="spellEnd"/>
          <w:r w:rsidRPr="00825BA6">
            <w:t xml:space="preserve">, D. O. (2020). The Obscuring Effects of Calcite Dissolution and Formation on Quantifying Soil Respiration. </w:t>
          </w:r>
          <w:r w:rsidRPr="00825BA6">
            <w:rPr>
              <w:i/>
              <w:iCs/>
            </w:rPr>
            <w:t>Global Biogeochemical Cycles</w:t>
          </w:r>
          <w:r w:rsidRPr="00825BA6">
            <w:t xml:space="preserve">, </w:t>
          </w:r>
          <w:r w:rsidRPr="00825BA6">
            <w:rPr>
              <w:i/>
              <w:iCs/>
            </w:rPr>
            <w:t>34</w:t>
          </w:r>
          <w:r w:rsidRPr="00825BA6">
            <w:t>(12), e2020GB006584. https://doi.org/10.1029/2020GB006584</w:t>
          </w:r>
        </w:p>
        <w:p w14:paraId="7DB792AB" w14:textId="77777777" w:rsidR="006A154F" w:rsidRPr="00825BA6" w:rsidRDefault="006A154F" w:rsidP="001D62D1">
          <w:pPr>
            <w:divId w:val="1164516089"/>
          </w:pPr>
          <w:r w:rsidRPr="00825BA6">
            <w:t xml:space="preserve">Geyer, K. M., Dijkstra, P., Sinsabaugh, R., &amp; Frey, S. D. (2019). Clarifying the interpretation of carbon use efficiency in soil through methods comparison. </w:t>
          </w:r>
          <w:r w:rsidRPr="00825BA6">
            <w:rPr>
              <w:i/>
              <w:iCs/>
            </w:rPr>
            <w:t>Soil Biology and Biochemistry</w:t>
          </w:r>
          <w:r w:rsidRPr="00825BA6">
            <w:t xml:space="preserve">, </w:t>
          </w:r>
          <w:r w:rsidRPr="00825BA6">
            <w:rPr>
              <w:i/>
              <w:iCs/>
            </w:rPr>
            <w:t>128</w:t>
          </w:r>
          <w:r w:rsidRPr="00825BA6">
            <w:t>, 79–88. https://doi.org/10.1016/J.SOILBIO.2018.09.036</w:t>
          </w:r>
        </w:p>
        <w:p w14:paraId="0682AFF2" w14:textId="77777777" w:rsidR="006A154F" w:rsidRPr="00825BA6" w:rsidRDefault="006A154F" w:rsidP="001D62D1">
          <w:pPr>
            <w:divId w:val="1324964746"/>
          </w:pPr>
          <w:r w:rsidRPr="00825BA6">
            <w:t xml:space="preserve">Geyer, K., </w:t>
          </w:r>
          <w:proofErr w:type="spellStart"/>
          <w:r w:rsidRPr="00825BA6">
            <w:t>Schnecker</w:t>
          </w:r>
          <w:proofErr w:type="spellEnd"/>
          <w:r w:rsidRPr="00825BA6">
            <w:t xml:space="preserve">, J., Grandy, A. S., Richter, A., &amp; Frey, S. (2020). Assessing microbial residues in soil as a potential carbon sink and moderator of carbon use efficiency. </w:t>
          </w:r>
          <w:r w:rsidRPr="00825BA6">
            <w:rPr>
              <w:i/>
              <w:iCs/>
            </w:rPr>
            <w:t>Biogeochemistry</w:t>
          </w:r>
          <w:r w:rsidRPr="00825BA6">
            <w:t xml:space="preserve">, </w:t>
          </w:r>
          <w:r w:rsidRPr="00825BA6">
            <w:rPr>
              <w:i/>
              <w:iCs/>
            </w:rPr>
            <w:t>151</w:t>
          </w:r>
          <w:r w:rsidRPr="00825BA6">
            <w:t>(2–3), 237–249. https://doi.org/10.1007/S10533-020-00720-4/FIGURES/5</w:t>
          </w:r>
        </w:p>
        <w:p w14:paraId="5EA49A46" w14:textId="77777777" w:rsidR="006A154F" w:rsidRPr="00825BA6" w:rsidRDefault="006A154F" w:rsidP="001D62D1">
          <w:pPr>
            <w:divId w:val="1878614130"/>
          </w:pPr>
          <w:r w:rsidRPr="00825BA6">
            <w:t xml:space="preserve">Godley, A. R. (2004). Factors affecting the soil microbial quality measurements of biomass quotient and respiration quotient. </w:t>
          </w:r>
          <w:r w:rsidRPr="00825BA6">
            <w:rPr>
              <w:i/>
              <w:iCs/>
            </w:rPr>
            <w:t>Water and Environment Journal</w:t>
          </w:r>
          <w:r w:rsidRPr="00825BA6">
            <w:t xml:space="preserve">, </w:t>
          </w:r>
          <w:r w:rsidRPr="00825BA6">
            <w:rPr>
              <w:i/>
              <w:iCs/>
            </w:rPr>
            <w:t>18</w:t>
          </w:r>
          <w:r w:rsidRPr="00825BA6">
            <w:t>(2), 73–79. https://doi.org/10.1111/J.1747-6593.2004.TB00500.X</w:t>
          </w:r>
        </w:p>
        <w:p w14:paraId="6BBF5495" w14:textId="77777777" w:rsidR="006A154F" w:rsidRPr="00825BA6" w:rsidRDefault="006A154F" w:rsidP="001D62D1">
          <w:pPr>
            <w:divId w:val="452869295"/>
          </w:pPr>
          <w:r w:rsidRPr="00825BA6">
            <w:t xml:space="preserve">Grogan, P., Michelsen, A., Ambus, P., &amp; Jonasson, S. (2004). Freeze-thaw regime effects on carbon and nitrogen dynamics in sub-arctic heath tundra mesocosms. </w:t>
          </w:r>
          <w:r w:rsidRPr="00825BA6">
            <w:rPr>
              <w:i/>
              <w:iCs/>
            </w:rPr>
            <w:t>Soil Biology and Biochemistry</w:t>
          </w:r>
          <w:r w:rsidRPr="00825BA6">
            <w:t xml:space="preserve">, </w:t>
          </w:r>
          <w:r w:rsidRPr="00825BA6">
            <w:rPr>
              <w:i/>
              <w:iCs/>
            </w:rPr>
            <w:t>36</w:t>
          </w:r>
          <w:r w:rsidRPr="00825BA6">
            <w:t>(4), 641–654. https://doi.org/10.1016/j.soilbio.2003.12.007</w:t>
          </w:r>
        </w:p>
        <w:p w14:paraId="261CBA36" w14:textId="77777777" w:rsidR="006A154F" w:rsidRPr="00825BA6" w:rsidRDefault="006A154F" w:rsidP="001D62D1">
          <w:pPr>
            <w:divId w:val="318655190"/>
          </w:pPr>
          <w:r w:rsidRPr="00825BA6">
            <w:t xml:space="preserve">Hanson, P. J., Edwards, N. T., Garten, C. T., &amp; Andrews, J. A. (2000). Separating root and soil microbial contributions to soil respiration: A review of methods and observations. </w:t>
          </w:r>
          <w:r w:rsidRPr="00825BA6">
            <w:rPr>
              <w:i/>
              <w:iCs/>
            </w:rPr>
            <w:t>Biogeochemistry 2000 48:1</w:t>
          </w:r>
          <w:r w:rsidRPr="00825BA6">
            <w:t xml:space="preserve">, </w:t>
          </w:r>
          <w:r w:rsidRPr="00825BA6">
            <w:rPr>
              <w:i/>
              <w:iCs/>
            </w:rPr>
            <w:t>48</w:t>
          </w:r>
          <w:r w:rsidRPr="00825BA6">
            <w:t>(1), 115–146. https://doi.org/10.1023/A:1006244819642</w:t>
          </w:r>
        </w:p>
        <w:p w14:paraId="37207A9E" w14:textId="77777777" w:rsidR="006A154F" w:rsidRPr="00825BA6" w:rsidRDefault="006A154F" w:rsidP="001D62D1">
          <w:pPr>
            <w:divId w:val="324554215"/>
          </w:pPr>
          <w:r w:rsidRPr="00825BA6">
            <w:t xml:space="preserve">Hicks Pries, C., Angert, A., Castanha, C., Hilman, B., &amp; Torn, M. S. (2020). Using respiration quotients to track changing sources of soil respiration seasonally and with experimental warming. </w:t>
          </w:r>
          <w:proofErr w:type="spellStart"/>
          <w:r w:rsidRPr="00825BA6">
            <w:rPr>
              <w:i/>
              <w:iCs/>
            </w:rPr>
            <w:t>Biogeosciences</w:t>
          </w:r>
          <w:proofErr w:type="spellEnd"/>
          <w:r w:rsidRPr="00825BA6">
            <w:t xml:space="preserve">, </w:t>
          </w:r>
          <w:r w:rsidRPr="00825BA6">
            <w:rPr>
              <w:i/>
              <w:iCs/>
            </w:rPr>
            <w:t>17</w:t>
          </w:r>
          <w:r w:rsidRPr="00825BA6">
            <w:t>(12), 3045–3055. https://doi.org/10.5194/BG-17-3045-2020</w:t>
          </w:r>
        </w:p>
        <w:p w14:paraId="740CC06F" w14:textId="77777777" w:rsidR="006A154F" w:rsidRPr="00825BA6" w:rsidRDefault="006A154F" w:rsidP="001D62D1">
          <w:pPr>
            <w:divId w:val="885868803"/>
          </w:pPr>
          <w:r w:rsidRPr="00825BA6">
            <w:t xml:space="preserve">Hill, P. W., Farrar, J. F., &amp; Jones, D. L. (2008). Decoupling of microbial glucose uptake and mineralization in soil. </w:t>
          </w:r>
          <w:r w:rsidRPr="00825BA6">
            <w:rPr>
              <w:i/>
              <w:iCs/>
            </w:rPr>
            <w:t>Soil Biology and Biochemistry</w:t>
          </w:r>
          <w:r w:rsidRPr="00825BA6">
            <w:t xml:space="preserve">, </w:t>
          </w:r>
          <w:r w:rsidRPr="00825BA6">
            <w:rPr>
              <w:i/>
              <w:iCs/>
            </w:rPr>
            <w:t>40</w:t>
          </w:r>
          <w:r w:rsidRPr="00825BA6">
            <w:t>(3), 616–624. https://doi.org/10.1016/J.SOILBIO.2007.09.008</w:t>
          </w:r>
        </w:p>
        <w:p w14:paraId="283F55A4" w14:textId="77777777" w:rsidR="006A154F" w:rsidRPr="00825BA6" w:rsidRDefault="006A154F" w:rsidP="001D62D1">
          <w:pPr>
            <w:divId w:val="147019196"/>
          </w:pPr>
          <w:r w:rsidRPr="00825BA6">
            <w:t xml:space="preserve">Hilman, B., Weiner, T., Haran, T., Masiello, C. A., Gao, X., &amp; Angert, A. (2022). The Apparent Respiratory Quotient of Soils and Tree Stems and the Processes That Control It. </w:t>
          </w:r>
          <w:r w:rsidRPr="00825BA6">
            <w:rPr>
              <w:i/>
              <w:iCs/>
            </w:rPr>
            <w:t xml:space="preserve">Journal of Geophysical Research: </w:t>
          </w:r>
          <w:proofErr w:type="spellStart"/>
          <w:r w:rsidRPr="00825BA6">
            <w:rPr>
              <w:i/>
              <w:iCs/>
            </w:rPr>
            <w:t>Biogeosciences</w:t>
          </w:r>
          <w:proofErr w:type="spellEnd"/>
          <w:r w:rsidRPr="00825BA6">
            <w:t xml:space="preserve">, </w:t>
          </w:r>
          <w:r w:rsidRPr="00825BA6">
            <w:rPr>
              <w:i/>
              <w:iCs/>
            </w:rPr>
            <w:t>127</w:t>
          </w:r>
          <w:r w:rsidRPr="00825BA6">
            <w:t>(3), e2021JG006676. https://doi.org/10.1029/2021JG006676</w:t>
          </w:r>
        </w:p>
        <w:p w14:paraId="20C53D09" w14:textId="77777777" w:rsidR="006A154F" w:rsidRPr="00825BA6" w:rsidRDefault="006A154F" w:rsidP="001D62D1">
          <w:pPr>
            <w:divId w:val="946935058"/>
          </w:pPr>
          <w:r w:rsidRPr="00825BA6">
            <w:t xml:space="preserve">Hodges, C., Kim, H., Brantley, S. L., &amp; Kaye, J. (2019). Soil CO 2 and O 2 Concentrations Illuminate the Relative Importance of Weathering and Respiration to Seasonal Soil Gas Fluctuations . </w:t>
          </w:r>
          <w:r w:rsidRPr="00825BA6">
            <w:rPr>
              <w:i/>
              <w:iCs/>
            </w:rPr>
            <w:t>Soil Science Society of America Journal</w:t>
          </w:r>
          <w:r w:rsidRPr="00825BA6">
            <w:t xml:space="preserve">, </w:t>
          </w:r>
          <w:r w:rsidRPr="00825BA6">
            <w:rPr>
              <w:i/>
              <w:iCs/>
            </w:rPr>
            <w:t>83</w:t>
          </w:r>
          <w:r w:rsidRPr="00825BA6">
            <w:t>(4), 1167–1180. https://doi.org/10.2136/sssaj2019.02.0049</w:t>
          </w:r>
        </w:p>
        <w:p w14:paraId="49C34E8C" w14:textId="77777777" w:rsidR="006A154F" w:rsidRPr="00825BA6" w:rsidRDefault="006A154F" w:rsidP="001D62D1">
          <w:pPr>
            <w:divId w:val="1835412795"/>
          </w:pPr>
          <w:r w:rsidRPr="00825BA6">
            <w:t xml:space="preserve">Huang, L.-N., Tang, F.-Z., Song, Y.-S., Wan, C.-Y., Wang, S.-L., Liu, W.-Q., &amp; Shu, W.-S. (n.d.). </w:t>
          </w:r>
          <w:r w:rsidRPr="00825BA6">
            <w:rPr>
              <w:i/>
              <w:iCs/>
            </w:rPr>
            <w:t>Biodiversity, abundance, and activity of nitrogen-fixing bacteria during primary succession on a copper mine tailings</w:t>
          </w:r>
          <w:r w:rsidRPr="00825BA6">
            <w:t>. https://doi.org/10.1111/j.1574-6941.2011.01178.x</w:t>
          </w:r>
        </w:p>
        <w:p w14:paraId="64A92740" w14:textId="77777777" w:rsidR="006A154F" w:rsidRPr="00825BA6" w:rsidRDefault="006A154F" w:rsidP="001D62D1">
          <w:pPr>
            <w:divId w:val="865019187"/>
          </w:pPr>
          <w:r w:rsidRPr="00825BA6">
            <w:t xml:space="preserve">KM Geyer, E. K.-S. A. G. S. F. (2016). Microbial carbon use efficiency: accounting for population, community, and ecosystem-scale controls over the fate of metabolized organic matter. </w:t>
          </w:r>
          <w:r w:rsidRPr="00825BA6">
            <w:rPr>
              <w:i/>
              <w:iCs/>
            </w:rPr>
            <w:t>Biogeochemistry</w:t>
          </w:r>
          <w:r w:rsidRPr="00825BA6">
            <w:t xml:space="preserve">, </w:t>
          </w:r>
          <w:r w:rsidRPr="00825BA6">
            <w:rPr>
              <w:i/>
              <w:iCs/>
            </w:rPr>
            <w:t>127</w:t>
          </w:r>
          <w:r w:rsidRPr="00825BA6">
            <w:t>, 173–188.</w:t>
          </w:r>
        </w:p>
        <w:p w14:paraId="4853ACA6" w14:textId="77777777" w:rsidR="006A154F" w:rsidRPr="00825BA6" w:rsidRDefault="006A154F" w:rsidP="001D62D1">
          <w:pPr>
            <w:divId w:val="416287563"/>
          </w:pPr>
          <w:r w:rsidRPr="00825BA6">
            <w:lastRenderedPageBreak/>
            <w:t>Kögel-</w:t>
          </w:r>
          <w:proofErr w:type="spellStart"/>
          <w:r w:rsidRPr="00825BA6">
            <w:t>Knabner</w:t>
          </w:r>
          <w:proofErr w:type="spellEnd"/>
          <w:r w:rsidRPr="00825BA6">
            <w:t xml:space="preserve">, I. (2002). The macromolecular organic composition of plant and microbial residues as inputs to soil organic matter. </w:t>
          </w:r>
          <w:r w:rsidRPr="00825BA6">
            <w:rPr>
              <w:i/>
              <w:iCs/>
            </w:rPr>
            <w:t xml:space="preserve">Soil Biol. </w:t>
          </w:r>
          <w:proofErr w:type="spellStart"/>
          <w:r w:rsidRPr="00825BA6">
            <w:rPr>
              <w:i/>
              <w:iCs/>
            </w:rPr>
            <w:t>Biochem</w:t>
          </w:r>
          <w:proofErr w:type="spellEnd"/>
          <w:r w:rsidRPr="00825BA6">
            <w:rPr>
              <w:i/>
              <w:iCs/>
            </w:rPr>
            <w:t>.</w:t>
          </w:r>
          <w:r w:rsidRPr="00825BA6">
            <w:t xml:space="preserve">, </w:t>
          </w:r>
          <w:r w:rsidRPr="00825BA6">
            <w:rPr>
              <w:i/>
              <w:iCs/>
            </w:rPr>
            <w:t>34</w:t>
          </w:r>
          <w:r w:rsidRPr="00825BA6">
            <w:t>, 139–162.</w:t>
          </w:r>
        </w:p>
        <w:p w14:paraId="4D133372" w14:textId="77777777" w:rsidR="006A154F" w:rsidRPr="00825BA6" w:rsidRDefault="006A154F" w:rsidP="001D62D1">
          <w:pPr>
            <w:divId w:val="1302343291"/>
          </w:pPr>
          <w:r w:rsidRPr="00825BA6">
            <w:t xml:space="preserve">Landsberg, J. J., &amp; Gower, S. T. (1997). Carbon Balance of Forests. </w:t>
          </w:r>
          <w:r w:rsidRPr="00825BA6">
            <w:rPr>
              <w:i/>
              <w:iCs/>
            </w:rPr>
            <w:t>Applications of Physiological Ecology to Forest Management</w:t>
          </w:r>
          <w:r w:rsidRPr="00825BA6">
            <w:t>, 125–160. https://doi.org/10.1016/B978-012435955-0/50005-4</w:t>
          </w:r>
        </w:p>
        <w:p w14:paraId="74A97FC4" w14:textId="77777777" w:rsidR="006A154F" w:rsidRPr="00825BA6" w:rsidRDefault="006A154F" w:rsidP="001D62D1">
          <w:pPr>
            <w:divId w:val="1213274892"/>
          </w:pPr>
          <w:r w:rsidRPr="00825BA6">
            <w:t xml:space="preserve">Lavigne, M. B., Foster, R. J., &amp; Goodine, G. (2004). Seasonal and annual changes in soil respiration in relation to soil temperature, water potential and trenching. </w:t>
          </w:r>
          <w:r w:rsidRPr="00825BA6">
            <w:rPr>
              <w:i/>
              <w:iCs/>
            </w:rPr>
            <w:t>Tree Physiology</w:t>
          </w:r>
          <w:r w:rsidRPr="00825BA6">
            <w:t xml:space="preserve">, </w:t>
          </w:r>
          <w:r w:rsidRPr="00825BA6">
            <w:rPr>
              <w:i/>
              <w:iCs/>
            </w:rPr>
            <w:t>24</w:t>
          </w:r>
          <w:r w:rsidRPr="00825BA6">
            <w:t>(4), 415–424.</w:t>
          </w:r>
        </w:p>
        <w:p w14:paraId="25977CDD" w14:textId="77777777" w:rsidR="006A154F" w:rsidRPr="00825BA6" w:rsidRDefault="006A154F" w:rsidP="001D62D1">
          <w:pPr>
            <w:divId w:val="582033159"/>
          </w:pPr>
          <w:r w:rsidRPr="00825BA6">
            <w:t xml:space="preserve">Madrid, R. E., &amp; Felice, C. J. (2008). Microbial Biomass Estimation. </w:t>
          </w:r>
          <w:r w:rsidRPr="00825BA6">
            <w:rPr>
              <w:i/>
              <w:iCs/>
            </w:rPr>
            <w:t>Https://Doi.Org/10.1080/07388550500248563</w:t>
          </w:r>
          <w:r w:rsidRPr="00825BA6">
            <w:t xml:space="preserve">, </w:t>
          </w:r>
          <w:r w:rsidRPr="00825BA6">
            <w:rPr>
              <w:i/>
              <w:iCs/>
            </w:rPr>
            <w:t>25</w:t>
          </w:r>
          <w:r w:rsidRPr="00825BA6">
            <w:t>(3), 97–112. https://doi.org/10.1080/07388550500248563</w:t>
          </w:r>
        </w:p>
        <w:p w14:paraId="3F9DEB19" w14:textId="77777777" w:rsidR="006A154F" w:rsidRPr="00825BA6" w:rsidRDefault="006A154F" w:rsidP="001D62D1">
          <w:pPr>
            <w:divId w:val="1680305677"/>
          </w:pPr>
          <w:r w:rsidRPr="00825BA6">
            <w:t xml:space="preserve">Manzoni, S., Čapek, P., Porada, P., Thurner, M., </w:t>
          </w:r>
          <w:proofErr w:type="spellStart"/>
          <w:r w:rsidRPr="00825BA6">
            <w:t>Winterdahl</w:t>
          </w:r>
          <w:proofErr w:type="spellEnd"/>
          <w:r w:rsidRPr="00825BA6">
            <w:t xml:space="preserve">, M., Beer, C., </w:t>
          </w:r>
          <w:proofErr w:type="spellStart"/>
          <w:r w:rsidRPr="00825BA6">
            <w:t>Brüchert</w:t>
          </w:r>
          <w:proofErr w:type="spellEnd"/>
          <w:r w:rsidRPr="00825BA6">
            <w:t xml:space="preserve">, V., </w:t>
          </w:r>
          <w:proofErr w:type="spellStart"/>
          <w:r w:rsidRPr="00825BA6">
            <w:t>Frouz</w:t>
          </w:r>
          <w:proofErr w:type="spellEnd"/>
          <w:r w:rsidRPr="00825BA6">
            <w:t xml:space="preserve">, J., Herrmann, A. M., Lyon, S. W., </w:t>
          </w:r>
          <w:proofErr w:type="spellStart"/>
          <w:r w:rsidRPr="00825BA6">
            <w:t>SantrÅčkova</w:t>
          </w:r>
          <w:proofErr w:type="spellEnd"/>
          <w:r w:rsidRPr="00825BA6">
            <w:t xml:space="preserve">, H., Vico, G., &amp; Way, D. (2018). Reviews and syntheses: Carbon use efficiency from organisms to ecosystems - Definitions, theories, and empirical evidence. </w:t>
          </w:r>
          <w:proofErr w:type="spellStart"/>
          <w:r w:rsidRPr="00825BA6">
            <w:rPr>
              <w:i/>
              <w:iCs/>
            </w:rPr>
            <w:t>Biogeosciences</w:t>
          </w:r>
          <w:proofErr w:type="spellEnd"/>
          <w:r w:rsidRPr="00825BA6">
            <w:t xml:space="preserve">, </w:t>
          </w:r>
          <w:r w:rsidRPr="00825BA6">
            <w:rPr>
              <w:i/>
              <w:iCs/>
            </w:rPr>
            <w:t>15</w:t>
          </w:r>
          <w:r w:rsidRPr="00825BA6">
            <w:t>(19), 5929–5949. https://doi.org/10.5194/BG-15-5929-2018</w:t>
          </w:r>
        </w:p>
        <w:p w14:paraId="2850FC7E" w14:textId="77777777" w:rsidR="006A154F" w:rsidRPr="00825BA6" w:rsidRDefault="006A154F" w:rsidP="001D62D1">
          <w:pPr>
            <w:divId w:val="566571397"/>
          </w:pPr>
          <w:r w:rsidRPr="00825BA6">
            <w:t xml:space="preserve">Manzoni, S., Taylor, P., Richter, A., </w:t>
          </w:r>
          <w:proofErr w:type="spellStart"/>
          <w:r w:rsidRPr="00825BA6">
            <w:t>Porporato</w:t>
          </w:r>
          <w:proofErr w:type="spellEnd"/>
          <w:r w:rsidRPr="00825BA6">
            <w:t xml:space="preserve">, A., &amp; Ågren, G. I. (2012). Environmental and stoichiometric controls on microbial carbon‐use efficiency in soils. </w:t>
          </w:r>
          <w:r w:rsidRPr="00825BA6">
            <w:rPr>
              <w:i/>
              <w:iCs/>
            </w:rPr>
            <w:t>New Phytologist</w:t>
          </w:r>
          <w:r w:rsidRPr="00825BA6">
            <w:t xml:space="preserve">, </w:t>
          </w:r>
          <w:r w:rsidRPr="00825BA6">
            <w:rPr>
              <w:i/>
              <w:iCs/>
            </w:rPr>
            <w:t>196</w:t>
          </w:r>
          <w:r w:rsidRPr="00825BA6">
            <w:t>(1), 79–91. https://doi.org/10.1111/j.1469-8137.2012.04225.x</w:t>
          </w:r>
        </w:p>
        <w:p w14:paraId="45F34284" w14:textId="77777777" w:rsidR="006A154F" w:rsidRPr="00825BA6" w:rsidRDefault="006A154F" w:rsidP="001D62D1">
          <w:pPr>
            <w:divId w:val="1641839634"/>
          </w:pPr>
          <w:r w:rsidRPr="00825BA6">
            <w:t xml:space="preserve">Masiello, C. A., Gallagher, M. E., Randerson, J. T., Deco, R. M., &amp; Chadwick, O. A. (2008). Evaluating two experimental approaches for measuring ecosystem carbon oxidation state and oxidative ratio. </w:t>
          </w:r>
          <w:r w:rsidRPr="00825BA6">
            <w:rPr>
              <w:i/>
              <w:iCs/>
            </w:rPr>
            <w:t xml:space="preserve">Journal of Geophysical Research: </w:t>
          </w:r>
          <w:proofErr w:type="spellStart"/>
          <w:r w:rsidRPr="00825BA6">
            <w:rPr>
              <w:i/>
              <w:iCs/>
            </w:rPr>
            <w:t>Biogeosciences</w:t>
          </w:r>
          <w:proofErr w:type="spellEnd"/>
          <w:r w:rsidRPr="00825BA6">
            <w:t xml:space="preserve">, </w:t>
          </w:r>
          <w:r w:rsidRPr="00825BA6">
            <w:rPr>
              <w:i/>
              <w:iCs/>
            </w:rPr>
            <w:t>113</w:t>
          </w:r>
          <w:r w:rsidRPr="00825BA6">
            <w:t>(G3), 3010. https://doi.org/10.1029/2007JG000534</w:t>
          </w:r>
        </w:p>
        <w:p w14:paraId="204BAC81" w14:textId="77777777" w:rsidR="006A154F" w:rsidRPr="00825BA6" w:rsidRDefault="006A154F" w:rsidP="001D62D1">
          <w:pPr>
            <w:divId w:val="1744789828"/>
          </w:pPr>
          <w:r w:rsidRPr="00825BA6">
            <w:t xml:space="preserve">McDaniel, M. D., Grandy, A. S., Tiemann, L. K., &amp; Weintraub, M. N. (2014). Crop rotation complexity regulates the decomposition of high and low quality residues. </w:t>
          </w:r>
          <w:r w:rsidRPr="00825BA6">
            <w:rPr>
              <w:i/>
              <w:iCs/>
            </w:rPr>
            <w:t>Soil Biology and Biochemistry</w:t>
          </w:r>
          <w:r w:rsidRPr="00825BA6">
            <w:t xml:space="preserve">, </w:t>
          </w:r>
          <w:r w:rsidRPr="00825BA6">
            <w:rPr>
              <w:i/>
              <w:iCs/>
            </w:rPr>
            <w:t>78</w:t>
          </w:r>
          <w:r w:rsidRPr="00825BA6">
            <w:t>, 243–254. https://doi.org/10.1016/J.SOILBIO.2014.07.027</w:t>
          </w:r>
        </w:p>
        <w:p w14:paraId="12258F95" w14:textId="77777777" w:rsidR="006A154F" w:rsidRPr="00825BA6" w:rsidRDefault="006A154F" w:rsidP="001D62D1">
          <w:pPr>
            <w:divId w:val="64181529"/>
          </w:pPr>
          <w:r w:rsidRPr="00825BA6">
            <w:t xml:space="preserve">MF </w:t>
          </w:r>
          <w:proofErr w:type="spellStart"/>
          <w:r w:rsidRPr="00825BA6">
            <w:t>Cotrufo</w:t>
          </w:r>
          <w:proofErr w:type="spellEnd"/>
          <w:r w:rsidRPr="00825BA6">
            <w:t xml:space="preserve">, M. W. C. B. K. D. E. P. (2013). The Microbial Efficiency-Matrix Stabilization (MEMS) framework integrates plant litter decomposition with soil organic matter stabilization: do labile plant inputs form stable soil organic matter? </w:t>
          </w:r>
          <w:r w:rsidRPr="00825BA6">
            <w:rPr>
              <w:i/>
              <w:iCs/>
            </w:rPr>
            <w:t>Glob. Change Biol.</w:t>
          </w:r>
          <w:r w:rsidRPr="00825BA6">
            <w:t xml:space="preserve">, </w:t>
          </w:r>
          <w:r w:rsidRPr="00825BA6">
            <w:rPr>
              <w:i/>
              <w:iCs/>
            </w:rPr>
            <w:t>19</w:t>
          </w:r>
          <w:r w:rsidRPr="00825BA6">
            <w:t>, 988–995.</w:t>
          </w:r>
        </w:p>
        <w:p w14:paraId="4601FBE1" w14:textId="77777777" w:rsidR="006A154F" w:rsidRPr="00825BA6" w:rsidRDefault="006A154F" w:rsidP="001D62D1">
          <w:pPr>
            <w:divId w:val="828786288"/>
          </w:pPr>
          <w:proofErr w:type="spellStart"/>
          <w:r w:rsidRPr="00825BA6">
            <w:t>Mooshammer</w:t>
          </w:r>
          <w:proofErr w:type="spellEnd"/>
          <w:r w:rsidRPr="00825BA6">
            <w:t xml:space="preserve">, M., </w:t>
          </w:r>
          <w:proofErr w:type="spellStart"/>
          <w:r w:rsidRPr="00825BA6">
            <w:t>Hofhansl</w:t>
          </w:r>
          <w:proofErr w:type="spellEnd"/>
          <w:r w:rsidRPr="00825BA6">
            <w:t xml:space="preserve">, F., Frank, A. H., Wanek, W., </w:t>
          </w:r>
          <w:proofErr w:type="spellStart"/>
          <w:r w:rsidRPr="00825BA6">
            <w:t>Hämmerle</w:t>
          </w:r>
          <w:proofErr w:type="spellEnd"/>
          <w:r w:rsidRPr="00825BA6">
            <w:t xml:space="preserve">, I., Leitner, S., </w:t>
          </w:r>
          <w:proofErr w:type="spellStart"/>
          <w:r w:rsidRPr="00825BA6">
            <w:t>Schnecker</w:t>
          </w:r>
          <w:proofErr w:type="spellEnd"/>
          <w:r w:rsidRPr="00825BA6">
            <w:t>, J., Wild, B., Watzka, M., Keiblinger, K. M., Zechmeister-</w:t>
          </w:r>
          <w:proofErr w:type="spellStart"/>
          <w:r w:rsidRPr="00825BA6">
            <w:t>Boltenstern</w:t>
          </w:r>
          <w:proofErr w:type="spellEnd"/>
          <w:r w:rsidRPr="00825BA6">
            <w:t xml:space="preserve">, S., &amp; Richter, A. (2017). Decoupling of microbial carbon, nitrogen, and phosphorus cycling in response to extreme temperature events. </w:t>
          </w:r>
          <w:r w:rsidRPr="00825BA6">
            <w:rPr>
              <w:i/>
              <w:iCs/>
            </w:rPr>
            <w:t>Science Advances</w:t>
          </w:r>
          <w:r w:rsidRPr="00825BA6">
            <w:t xml:space="preserve">, </w:t>
          </w:r>
          <w:r w:rsidRPr="00825BA6">
            <w:rPr>
              <w:i/>
              <w:iCs/>
            </w:rPr>
            <w:t>3</w:t>
          </w:r>
          <w:r w:rsidRPr="00825BA6">
            <w:t>(5), 1–14. https://doi.org/10.1126/sciadv.1602781</w:t>
          </w:r>
        </w:p>
        <w:p w14:paraId="5528BBC8" w14:textId="77777777" w:rsidR="006A154F" w:rsidRPr="00825BA6" w:rsidRDefault="006A154F" w:rsidP="001D62D1">
          <w:pPr>
            <w:divId w:val="1183670813"/>
          </w:pPr>
          <w:r w:rsidRPr="00825BA6">
            <w:t xml:space="preserve">Mukul, S. A., Halim, Md. A., &amp; </w:t>
          </w:r>
          <w:proofErr w:type="spellStart"/>
          <w:r w:rsidRPr="00825BA6">
            <w:t>Herbohn</w:t>
          </w:r>
          <w:proofErr w:type="spellEnd"/>
          <w:r w:rsidRPr="00825BA6">
            <w:t xml:space="preserve">, J. (2020). </w:t>
          </w:r>
          <w:r w:rsidRPr="00825BA6">
            <w:rPr>
              <w:i/>
              <w:iCs/>
            </w:rPr>
            <w:t>Forest Carbon Stock and Fluxes: Distribution, Biogeochemical Cycles, and Measurement Techniques</w:t>
          </w:r>
          <w:r w:rsidRPr="00825BA6">
            <w:t>. 1–16. https://doi.org/10.1007/978-3-319-71065-5_23-1</w:t>
          </w:r>
        </w:p>
        <w:p w14:paraId="16B8C7B8" w14:textId="77777777" w:rsidR="006A154F" w:rsidRPr="00825BA6" w:rsidRDefault="006A154F" w:rsidP="001D62D1">
          <w:pPr>
            <w:divId w:val="212617492"/>
          </w:pPr>
          <w:r w:rsidRPr="00825BA6">
            <w:t xml:space="preserve">Paul, E. (2016). The nature and dynamics of soil organic matter: plant inputs, microbial transformations, and organic matter stabilization. </w:t>
          </w:r>
          <w:r w:rsidRPr="00825BA6">
            <w:rPr>
              <w:i/>
              <w:iCs/>
            </w:rPr>
            <w:t xml:space="preserve">Soil Biol. </w:t>
          </w:r>
          <w:proofErr w:type="spellStart"/>
          <w:r w:rsidRPr="00825BA6">
            <w:rPr>
              <w:i/>
              <w:iCs/>
            </w:rPr>
            <w:t>Biochem</w:t>
          </w:r>
          <w:proofErr w:type="spellEnd"/>
          <w:r w:rsidRPr="00825BA6">
            <w:rPr>
              <w:i/>
              <w:iCs/>
            </w:rPr>
            <w:t>.</w:t>
          </w:r>
          <w:r w:rsidRPr="00825BA6">
            <w:t xml:space="preserve">, </w:t>
          </w:r>
          <w:r w:rsidRPr="00825BA6">
            <w:rPr>
              <w:i/>
              <w:iCs/>
            </w:rPr>
            <w:t>98</w:t>
          </w:r>
          <w:r w:rsidRPr="00825BA6">
            <w:t>, 109–126.</w:t>
          </w:r>
        </w:p>
        <w:p w14:paraId="49D28C13" w14:textId="77777777" w:rsidR="006A154F" w:rsidRPr="00825BA6" w:rsidRDefault="006A154F" w:rsidP="001D62D1">
          <w:pPr>
            <w:divId w:val="751513717"/>
          </w:pPr>
          <w:r w:rsidRPr="00825BA6">
            <w:lastRenderedPageBreak/>
            <w:t xml:space="preserve">Qiao, N., Schaefer, D., </w:t>
          </w:r>
          <w:proofErr w:type="spellStart"/>
          <w:r w:rsidRPr="00825BA6">
            <w:t>Blagodatskaya</w:t>
          </w:r>
          <w:proofErr w:type="spellEnd"/>
          <w:r w:rsidRPr="00825BA6">
            <w:t xml:space="preserve">, E., Zou, X., Xu, X., &amp; </w:t>
          </w:r>
          <w:proofErr w:type="spellStart"/>
          <w:r w:rsidRPr="00825BA6">
            <w:t>Kuzyakov</w:t>
          </w:r>
          <w:proofErr w:type="spellEnd"/>
          <w:r w:rsidRPr="00825BA6">
            <w:t xml:space="preserve">, Y. (2014). Labile carbon retention compensates for CO2 released by priming in forest soils. </w:t>
          </w:r>
          <w:r w:rsidRPr="00825BA6">
            <w:rPr>
              <w:i/>
              <w:iCs/>
            </w:rPr>
            <w:t>Global Change Biology</w:t>
          </w:r>
          <w:r w:rsidRPr="00825BA6">
            <w:t xml:space="preserve">, </w:t>
          </w:r>
          <w:r w:rsidRPr="00825BA6">
            <w:rPr>
              <w:i/>
              <w:iCs/>
            </w:rPr>
            <w:t>20</w:t>
          </w:r>
          <w:r w:rsidRPr="00825BA6">
            <w:t>(6), 1943–1954. https://doi.org/10.1111/GCB.12458</w:t>
          </w:r>
        </w:p>
        <w:p w14:paraId="2D549184" w14:textId="77777777" w:rsidR="006A154F" w:rsidRPr="00825BA6" w:rsidRDefault="006A154F" w:rsidP="001D62D1">
          <w:pPr>
            <w:divId w:val="327905678"/>
          </w:pPr>
          <w:proofErr w:type="spellStart"/>
          <w:r w:rsidRPr="00825BA6">
            <w:t>Roels</w:t>
          </w:r>
          <w:proofErr w:type="spellEnd"/>
          <w:r w:rsidRPr="00825BA6">
            <w:t xml:space="preserve">, J. A. (1980). Application of Macroscopic Principles To Microbial Metabolism. </w:t>
          </w:r>
          <w:r w:rsidRPr="00825BA6">
            <w:rPr>
              <w:i/>
              <w:iCs/>
            </w:rPr>
            <w:t>Biotechnology and Bioengineering</w:t>
          </w:r>
          <w:r w:rsidRPr="00825BA6">
            <w:t xml:space="preserve">, </w:t>
          </w:r>
          <w:r w:rsidRPr="00825BA6">
            <w:rPr>
              <w:i/>
              <w:iCs/>
            </w:rPr>
            <w:t>22</w:t>
          </w:r>
          <w:r w:rsidRPr="00825BA6">
            <w:t>(12), 2457–2514. https://doi.org/10.1111/j.1749-6632.1981.tb14182.x</w:t>
          </w:r>
        </w:p>
        <w:p w14:paraId="205F3BEA" w14:textId="77777777" w:rsidR="006A154F" w:rsidRPr="00825BA6" w:rsidRDefault="006A154F" w:rsidP="001D62D1">
          <w:pPr>
            <w:divId w:val="15542986"/>
          </w:pPr>
          <w:r w:rsidRPr="00825BA6">
            <w:t xml:space="preserve">Ross, D. J. (1990). Estimation of soil microbial c by a fumigation-extraction method: influence of seasons, soils and calibration with the fumigation-incubation procedure. </w:t>
          </w:r>
          <w:r w:rsidRPr="00825BA6">
            <w:rPr>
              <w:i/>
              <w:iCs/>
            </w:rPr>
            <w:t>Soil Biology and Biochemistry</w:t>
          </w:r>
          <w:r w:rsidRPr="00825BA6">
            <w:t xml:space="preserve">, </w:t>
          </w:r>
          <w:r w:rsidRPr="00825BA6">
            <w:rPr>
              <w:i/>
              <w:iCs/>
            </w:rPr>
            <w:t>22</w:t>
          </w:r>
          <w:r w:rsidRPr="00825BA6">
            <w:t>(3), 295–300. https://doi.org/10.1016/0038-0717(90)90103-7</w:t>
          </w:r>
        </w:p>
        <w:p w14:paraId="008A3403" w14:textId="77777777" w:rsidR="006A154F" w:rsidRPr="00825BA6" w:rsidRDefault="006A154F" w:rsidP="001D62D1">
          <w:pPr>
            <w:divId w:val="229850448"/>
          </w:pPr>
          <w:r w:rsidRPr="00825BA6">
            <w:t xml:space="preserve">Sánchez-Cañete, E. P., Barron-Gafford, G. A., &amp; Chorover, J. (2018). A considerable fraction of soil-respired CO2 is not emitted directly to the atmosphere. </w:t>
          </w:r>
          <w:r w:rsidRPr="00825BA6">
            <w:rPr>
              <w:i/>
              <w:iCs/>
            </w:rPr>
            <w:t>Scientific Reports 2018 8:1</w:t>
          </w:r>
          <w:r w:rsidRPr="00825BA6">
            <w:t xml:space="preserve">, </w:t>
          </w:r>
          <w:r w:rsidRPr="00825BA6">
            <w:rPr>
              <w:i/>
              <w:iCs/>
            </w:rPr>
            <w:t>8</w:t>
          </w:r>
          <w:r w:rsidRPr="00825BA6">
            <w:t>(1), 1–10. https://doi.org/10.1038/s41598-018-29803-x</w:t>
          </w:r>
        </w:p>
        <w:p w14:paraId="50FA0CD0" w14:textId="77777777" w:rsidR="006A154F" w:rsidRPr="00825BA6" w:rsidRDefault="006A154F" w:rsidP="001D62D1">
          <w:pPr>
            <w:divId w:val="1327633315"/>
          </w:pPr>
          <w:proofErr w:type="spellStart"/>
          <w:r w:rsidRPr="00825BA6">
            <w:t>Scharlemann</w:t>
          </w:r>
          <w:proofErr w:type="spellEnd"/>
          <w:r w:rsidRPr="00825BA6">
            <w:t xml:space="preserve">, J. P. W., Tanner, E. V. J., </w:t>
          </w:r>
          <w:proofErr w:type="spellStart"/>
          <w:r w:rsidRPr="00825BA6">
            <w:t>Hiederer</w:t>
          </w:r>
          <w:proofErr w:type="spellEnd"/>
          <w:r w:rsidRPr="00825BA6">
            <w:t xml:space="preserve">, R., &amp; Kapos, V. (2014). Global soil carbon: Understanding and managing the largest terrestrial carbon pool. </w:t>
          </w:r>
          <w:r w:rsidRPr="00825BA6">
            <w:rPr>
              <w:i/>
              <w:iCs/>
            </w:rPr>
            <w:t>Carbon Management</w:t>
          </w:r>
          <w:r w:rsidRPr="00825BA6">
            <w:t xml:space="preserve">, </w:t>
          </w:r>
          <w:r w:rsidRPr="00825BA6">
            <w:rPr>
              <w:i/>
              <w:iCs/>
            </w:rPr>
            <w:t>5</w:t>
          </w:r>
          <w:r w:rsidRPr="00825BA6">
            <w:t>(1), 81–91. https://doi.org/10.4155/CMT.13.77/SUPPL_FILE/TCMT_A_10816421_SM0001.DOC</w:t>
          </w:r>
        </w:p>
        <w:p w14:paraId="23CA6A79" w14:textId="77777777" w:rsidR="006A154F" w:rsidRPr="00825BA6" w:rsidRDefault="006A154F" w:rsidP="001D62D1">
          <w:pPr>
            <w:divId w:val="1813862894"/>
          </w:pPr>
          <w:r w:rsidRPr="00825BA6">
            <w:t xml:space="preserve">Schimel, J. P., &amp; Clein, J. S. (1996). Microbial response to freeze-thaw cycles in tundra and taiga soils. </w:t>
          </w:r>
          <w:r w:rsidRPr="00825BA6">
            <w:rPr>
              <w:i/>
              <w:iCs/>
            </w:rPr>
            <w:t>Soil Biology and Biochemistry</w:t>
          </w:r>
          <w:r w:rsidRPr="00825BA6">
            <w:t xml:space="preserve">, </w:t>
          </w:r>
          <w:r w:rsidRPr="00825BA6">
            <w:rPr>
              <w:i/>
              <w:iCs/>
            </w:rPr>
            <w:t>28</w:t>
          </w:r>
          <w:r w:rsidRPr="00825BA6">
            <w:t>(8), 1061–1066. https://doi.org/10.1016/0038-0717(96)00083-1</w:t>
          </w:r>
        </w:p>
        <w:p w14:paraId="276359E8" w14:textId="77777777" w:rsidR="006A154F" w:rsidRPr="00825BA6" w:rsidRDefault="006A154F" w:rsidP="001D62D1">
          <w:pPr>
            <w:divId w:val="500123640"/>
          </w:pPr>
          <w:r w:rsidRPr="00825BA6">
            <w:t xml:space="preserve">Schimel, J. P., &amp; Weintraub, M. N. (2003). The implications of exoenzyme activity on microbial carbon and nitrogen limitation in soil: a theoretical model. </w:t>
          </w:r>
          <w:r w:rsidRPr="00825BA6">
            <w:rPr>
              <w:i/>
              <w:iCs/>
            </w:rPr>
            <w:t>Soil Biology and Biochemistry</w:t>
          </w:r>
          <w:r w:rsidRPr="00825BA6">
            <w:t xml:space="preserve">, </w:t>
          </w:r>
          <w:r w:rsidRPr="00825BA6">
            <w:rPr>
              <w:i/>
              <w:iCs/>
            </w:rPr>
            <w:t>35</w:t>
          </w:r>
          <w:r w:rsidRPr="00825BA6">
            <w:t>(4), 549–563. https://doi.org/10.1016/S0038-0717(03)00015-4</w:t>
          </w:r>
        </w:p>
        <w:p w14:paraId="297CEABB" w14:textId="77777777" w:rsidR="006A154F" w:rsidRPr="00825BA6" w:rsidRDefault="006A154F" w:rsidP="001D62D1">
          <w:pPr>
            <w:divId w:val="586622318"/>
          </w:pPr>
          <w:r w:rsidRPr="00825BA6">
            <w:t xml:space="preserve">Schimel, J., &amp; Schaeffer, S. (2012). Microbial control over carbon cycling in soil. </w:t>
          </w:r>
          <w:r w:rsidRPr="00825BA6">
            <w:rPr>
              <w:i/>
              <w:iCs/>
            </w:rPr>
            <w:t>Frontiers in Microbiology</w:t>
          </w:r>
          <w:r w:rsidRPr="00825BA6">
            <w:t xml:space="preserve">, </w:t>
          </w:r>
          <w:r w:rsidRPr="00825BA6">
            <w:rPr>
              <w:i/>
              <w:iCs/>
            </w:rPr>
            <w:t>3</w:t>
          </w:r>
          <w:r w:rsidRPr="00825BA6">
            <w:t>.</w:t>
          </w:r>
        </w:p>
        <w:p w14:paraId="3845CC6B" w14:textId="77777777" w:rsidR="006A154F" w:rsidRPr="00825BA6" w:rsidRDefault="006A154F" w:rsidP="001D62D1">
          <w:pPr>
            <w:divId w:val="1965621893"/>
          </w:pPr>
          <w:r w:rsidRPr="00825BA6">
            <w:t xml:space="preserve">Scott-Denton, L. E., Rosenstiel, T. N., &amp; Monson, R. K. (2006). Differential controls by climate and substrate over the heterotrophic and </w:t>
          </w:r>
          <w:proofErr w:type="spellStart"/>
          <w:r w:rsidRPr="00825BA6">
            <w:t>rhizospheric</w:t>
          </w:r>
          <w:proofErr w:type="spellEnd"/>
          <w:r w:rsidRPr="00825BA6">
            <w:t xml:space="preserve"> components of soil respiration. </w:t>
          </w:r>
          <w:r w:rsidRPr="00825BA6">
            <w:rPr>
              <w:i/>
              <w:iCs/>
            </w:rPr>
            <w:t>Global Change Biology</w:t>
          </w:r>
          <w:r w:rsidRPr="00825BA6">
            <w:t xml:space="preserve">, </w:t>
          </w:r>
          <w:r w:rsidRPr="00825BA6">
            <w:rPr>
              <w:i/>
              <w:iCs/>
            </w:rPr>
            <w:t>12</w:t>
          </w:r>
          <w:r w:rsidRPr="00825BA6">
            <w:t>(2), 205–216. https://doi.org/10.1111/J.1365-2486.2005.01064.X</w:t>
          </w:r>
        </w:p>
        <w:p w14:paraId="68BFFF75" w14:textId="77777777" w:rsidR="006A154F" w:rsidRPr="00825BA6" w:rsidRDefault="006A154F" w:rsidP="001D62D1">
          <w:pPr>
            <w:divId w:val="1011833699"/>
          </w:pPr>
          <w:r w:rsidRPr="00825BA6">
            <w:t xml:space="preserve">Sinsabaugh, R. L., Manzoni, S., Moorhead, D. L., &amp; Richter, A. (2013). Carbon use efficiency of microbial communities: Stoichiometry, methodology and modelling. </w:t>
          </w:r>
          <w:r w:rsidRPr="00825BA6">
            <w:rPr>
              <w:i/>
              <w:iCs/>
            </w:rPr>
            <w:t>Ecology Letters</w:t>
          </w:r>
          <w:r w:rsidRPr="00825BA6">
            <w:t xml:space="preserve">, </w:t>
          </w:r>
          <w:r w:rsidRPr="00825BA6">
            <w:rPr>
              <w:i/>
              <w:iCs/>
            </w:rPr>
            <w:t>16</w:t>
          </w:r>
          <w:r w:rsidRPr="00825BA6">
            <w:t>(7), 930–939. https://doi.org/10.1111/ELE.12113</w:t>
          </w:r>
        </w:p>
        <w:p w14:paraId="28B81C7F" w14:textId="77777777" w:rsidR="006A154F" w:rsidRPr="00825BA6" w:rsidRDefault="006A154F" w:rsidP="001D62D1">
          <w:pPr>
            <w:divId w:val="98725403"/>
          </w:pPr>
          <w:r w:rsidRPr="00825BA6">
            <w:t xml:space="preserve">Spohn, M., </w:t>
          </w:r>
          <w:proofErr w:type="spellStart"/>
          <w:r w:rsidRPr="00825BA6">
            <w:t>Pötsch</w:t>
          </w:r>
          <w:proofErr w:type="spellEnd"/>
          <w:r w:rsidRPr="00825BA6">
            <w:t xml:space="preserve">, E. M., Eichorst, S. A., </w:t>
          </w:r>
          <w:proofErr w:type="spellStart"/>
          <w:r w:rsidRPr="00825BA6">
            <w:t>Woebken</w:t>
          </w:r>
          <w:proofErr w:type="spellEnd"/>
          <w:r w:rsidRPr="00825BA6">
            <w:t xml:space="preserve">, D., Wanek, W., &amp; Richter, A. (2016). Soil microbial carbon use efficiency and biomass turnover in a long-term fertilization experiment in a temperate grassland. </w:t>
          </w:r>
          <w:r w:rsidRPr="00825BA6">
            <w:rPr>
              <w:i/>
              <w:iCs/>
            </w:rPr>
            <w:t>Soil Biology and Biochemistry</w:t>
          </w:r>
          <w:r w:rsidRPr="00825BA6">
            <w:t xml:space="preserve">, </w:t>
          </w:r>
          <w:r w:rsidRPr="00825BA6">
            <w:rPr>
              <w:i/>
              <w:iCs/>
            </w:rPr>
            <w:t>97</w:t>
          </w:r>
          <w:r w:rsidRPr="00825BA6">
            <w:t>, 168–175. https://doi.org/10.1016/J.SOILBIO.2016.03.008</w:t>
          </w:r>
        </w:p>
        <w:p w14:paraId="3A2A0AAE" w14:textId="77777777" w:rsidR="006A154F" w:rsidRPr="00825BA6" w:rsidRDefault="006A154F" w:rsidP="001D62D1">
          <w:pPr>
            <w:divId w:val="436104607"/>
          </w:pPr>
          <w:r w:rsidRPr="00825BA6">
            <w:t xml:space="preserve">Vance, E. D., Brookes, P. C., &amp; Jenkinson, D. S. (1987). An extraction method for measuring soil microbial biomass C. </w:t>
          </w:r>
          <w:r w:rsidRPr="00825BA6">
            <w:rPr>
              <w:i/>
              <w:iCs/>
            </w:rPr>
            <w:t>Soil Biology and Biochemistry</w:t>
          </w:r>
          <w:r w:rsidRPr="00825BA6">
            <w:t xml:space="preserve">, </w:t>
          </w:r>
          <w:r w:rsidRPr="00825BA6">
            <w:rPr>
              <w:i/>
              <w:iCs/>
            </w:rPr>
            <w:t>19</w:t>
          </w:r>
          <w:r w:rsidRPr="00825BA6">
            <w:t>(6), 703–707. https://doi.org/10.1016/0038-0717(87)90052-6</w:t>
          </w:r>
        </w:p>
        <w:p w14:paraId="79E8872E" w14:textId="77777777" w:rsidR="006A154F" w:rsidRPr="00825BA6" w:rsidRDefault="006A154F" w:rsidP="001D62D1">
          <w:pPr>
            <w:divId w:val="504980808"/>
          </w:pPr>
          <w:r w:rsidRPr="00825BA6">
            <w:t xml:space="preserve">von </w:t>
          </w:r>
          <w:proofErr w:type="spellStart"/>
          <w:r w:rsidRPr="00825BA6">
            <w:t>Lützow</w:t>
          </w:r>
          <w:proofErr w:type="spellEnd"/>
          <w:r w:rsidRPr="00825BA6">
            <w:t>, M., Kögel-</w:t>
          </w:r>
          <w:proofErr w:type="spellStart"/>
          <w:r w:rsidRPr="00825BA6">
            <w:t>Knabner</w:t>
          </w:r>
          <w:proofErr w:type="spellEnd"/>
          <w:r w:rsidRPr="00825BA6">
            <w:t xml:space="preserve">, I., </w:t>
          </w:r>
          <w:proofErr w:type="spellStart"/>
          <w:r w:rsidRPr="00825BA6">
            <w:t>Ekschmitt</w:t>
          </w:r>
          <w:proofErr w:type="spellEnd"/>
          <w:r w:rsidRPr="00825BA6">
            <w:t xml:space="preserve">, K., </w:t>
          </w:r>
          <w:proofErr w:type="spellStart"/>
          <w:r w:rsidRPr="00825BA6">
            <w:t>Flessa</w:t>
          </w:r>
          <w:proofErr w:type="spellEnd"/>
          <w:r w:rsidRPr="00825BA6">
            <w:t xml:space="preserve">, H., Guggenberger, G., Matzner, E., &amp; Marschner, B. (2007). SOM fractionation methods: Relevance to functional pools and to stabilization mechanisms. </w:t>
          </w:r>
          <w:r w:rsidRPr="00825BA6">
            <w:rPr>
              <w:i/>
              <w:iCs/>
            </w:rPr>
            <w:t>Soil Biology and Biochemistry</w:t>
          </w:r>
          <w:r w:rsidRPr="00825BA6">
            <w:t xml:space="preserve">, </w:t>
          </w:r>
          <w:r w:rsidRPr="00825BA6">
            <w:rPr>
              <w:i/>
              <w:iCs/>
            </w:rPr>
            <w:t>39</w:t>
          </w:r>
          <w:r w:rsidRPr="00825BA6">
            <w:t>(9), 2183–2207. https://doi.org/10.1016/J.SOILBIO.2007.03.007</w:t>
          </w:r>
        </w:p>
        <w:p w14:paraId="6896E4F9" w14:textId="77777777" w:rsidR="006A154F" w:rsidRPr="00825BA6" w:rsidRDefault="006A154F" w:rsidP="001D62D1">
          <w:pPr>
            <w:divId w:val="864095523"/>
          </w:pPr>
          <w:r w:rsidRPr="00825BA6">
            <w:lastRenderedPageBreak/>
            <w:t xml:space="preserve">W Wieder, A. G. C. K. G. B. (2014). Integrating microbial physiology and physiochemical principles in soils with the </w:t>
          </w:r>
          <w:proofErr w:type="spellStart"/>
          <w:r w:rsidRPr="00825BA6">
            <w:t>MIcrobial-MIneral</w:t>
          </w:r>
          <w:proofErr w:type="spellEnd"/>
          <w:r w:rsidRPr="00825BA6">
            <w:t xml:space="preserve"> Carbon Stabilization (MIMICS) model. </w:t>
          </w:r>
          <w:proofErr w:type="spellStart"/>
          <w:r w:rsidRPr="00825BA6">
            <w:rPr>
              <w:i/>
              <w:iCs/>
            </w:rPr>
            <w:t>Biogeoscience</w:t>
          </w:r>
          <w:proofErr w:type="spellEnd"/>
          <w:r w:rsidRPr="00825BA6">
            <w:t xml:space="preserve">, </w:t>
          </w:r>
          <w:r w:rsidRPr="00825BA6">
            <w:rPr>
              <w:i/>
              <w:iCs/>
            </w:rPr>
            <w:t>11</w:t>
          </w:r>
          <w:r w:rsidRPr="00825BA6">
            <w:t>, 3899–3917.</w:t>
          </w:r>
        </w:p>
        <w:p w14:paraId="7FDB08A2" w14:textId="77777777" w:rsidR="006A154F" w:rsidRPr="00825BA6" w:rsidRDefault="006A154F" w:rsidP="001D62D1">
          <w:pPr>
            <w:divId w:val="168840139"/>
          </w:pPr>
          <w:r w:rsidRPr="00825BA6">
            <w:t xml:space="preserve">Walker, T. W. N., Kaiser, C., Strasser, F., Herbold, C. W., </w:t>
          </w:r>
          <w:proofErr w:type="spellStart"/>
          <w:r w:rsidRPr="00825BA6">
            <w:t>Leblans</w:t>
          </w:r>
          <w:proofErr w:type="spellEnd"/>
          <w:r w:rsidRPr="00825BA6">
            <w:t xml:space="preserve">, N. I. W., </w:t>
          </w:r>
          <w:proofErr w:type="spellStart"/>
          <w:r w:rsidRPr="00825BA6">
            <w:t>Woebken</w:t>
          </w:r>
          <w:proofErr w:type="spellEnd"/>
          <w:r w:rsidRPr="00825BA6">
            <w:t xml:space="preserve">, D., Janssens, I. A., Sigurdsson, B. D., &amp; Richter, A. (2018). Microbial temperature sensitivity and biomass change explain soil carbon loss with warming. </w:t>
          </w:r>
          <w:r w:rsidRPr="00825BA6">
            <w:rPr>
              <w:i/>
              <w:iCs/>
            </w:rPr>
            <w:t>Nature Climate Change 2018 8:10</w:t>
          </w:r>
          <w:r w:rsidRPr="00825BA6">
            <w:t xml:space="preserve">, </w:t>
          </w:r>
          <w:r w:rsidRPr="00825BA6">
            <w:rPr>
              <w:i/>
              <w:iCs/>
            </w:rPr>
            <w:t>8</w:t>
          </w:r>
          <w:r w:rsidRPr="00825BA6">
            <w:t>(10), 885–889. https://doi.org/10.1038/s41558-018-0259-x</w:t>
          </w:r>
        </w:p>
        <w:p w14:paraId="5CA237A9" w14:textId="10E72970" w:rsidR="00F5258E" w:rsidRDefault="006A154F" w:rsidP="001D62D1">
          <w:r w:rsidRPr="00825BA6">
            <w:t> </w:t>
          </w:r>
        </w:p>
      </w:sdtContent>
    </w:sdt>
    <w:sectPr w:rsidR="00F5258E" w:rsidSect="00896EFA">
      <w:footerReference w:type="default" r:id="rId24"/>
      <w:pgSz w:w="11907" w:h="13608"/>
      <w:pgMar w:top="567" w:right="936" w:bottom="1338" w:left="936" w:header="0" w:footer="737" w:gutter="0"/>
      <w:lnNumType w:countBy="5" w:distance="227"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allagher, Timothy" w:date="2023-04-20T09:38:00Z" w:initials="GT">
    <w:p w14:paraId="77320BAB" w14:textId="77777777" w:rsidR="00BB4DF6" w:rsidRDefault="00BB4DF6" w:rsidP="00BB4DF6">
      <w:pPr>
        <w:pStyle w:val="CommentText"/>
      </w:pPr>
      <w:r>
        <w:t>I didn't like the two "understanding"'s in the sentence.</w:t>
      </w:r>
      <w:r>
        <w:rPr>
          <w:rStyle w:val="CommentReference"/>
        </w:rPr>
        <w:annotationRef/>
      </w:r>
    </w:p>
  </w:comment>
  <w:comment w:id="2" w:author="Gallagher, Timothy" w:date="2023-04-20T09:23:00Z" w:initials="GT">
    <w:p w14:paraId="55F69821" w14:textId="77777777" w:rsidR="00BB4DF6" w:rsidRDefault="00BB4DF6" w:rsidP="00BB4DF6">
      <w:pPr>
        <w:pStyle w:val="CommentText"/>
      </w:pPr>
      <w:r>
        <w:t>I'd cut this for space, because I think some other stuff should be added below.</w:t>
      </w:r>
      <w:r>
        <w:rPr>
          <w:rStyle w:val="CommentReference"/>
        </w:rPr>
        <w:annotationRef/>
      </w:r>
    </w:p>
  </w:comment>
  <w:comment w:id="3" w:author="Gallagher, Timothy" w:date="2023-04-20T08:44:00Z" w:initials="GT">
    <w:p w14:paraId="70371150" w14:textId="77777777" w:rsidR="00BB4DF6" w:rsidRDefault="00BB4DF6" w:rsidP="00BB4DF6">
      <w:pPr>
        <w:pStyle w:val="CommentText"/>
      </w:pPr>
      <w:r>
        <w:t>Does this have to be previously stored/stabilized carbon? Bc sometimes root respiration is dominant, right?</w:t>
      </w:r>
      <w:r>
        <w:rPr>
          <w:rStyle w:val="CommentReference"/>
        </w:rPr>
        <w:annotationRef/>
      </w:r>
    </w:p>
  </w:comment>
  <w:comment w:id="4" w:author="Smart, Kyle" w:date="2023-05-03T11:19:00Z" w:initials="SK">
    <w:p w14:paraId="0BA0166A" w14:textId="77777777" w:rsidR="00BB4DF6" w:rsidRDefault="00BB4DF6" w:rsidP="00BB4DF6">
      <w:pPr>
        <w:pStyle w:val="CommentText"/>
      </w:pPr>
      <w:r>
        <w:rPr>
          <w:rStyle w:val="CommentReference"/>
        </w:rPr>
        <w:annotationRef/>
      </w:r>
      <w:r>
        <w:t>It doesn't have to be stored or stabilized, but root respiration is always defined as autotrophic.</w:t>
      </w:r>
    </w:p>
  </w:comment>
  <w:comment w:id="5" w:author="Gallagher, Timothy" w:date="2023-04-20T09:23:00Z" w:initials="GT">
    <w:p w14:paraId="178886CD" w14:textId="77777777" w:rsidR="00BB4DF6" w:rsidRDefault="00BB4DF6" w:rsidP="00BB4DF6">
      <w:pPr>
        <w:pStyle w:val="CommentText"/>
      </w:pPr>
      <w:r>
        <w:t>I think it would be good to add a clause at the back end of this sentence saying something like ", but  not all organic carbon consumed by microbes will be respired as some might be used to generate microbial biomass."</w:t>
      </w:r>
      <w:r>
        <w:rPr>
          <w:rStyle w:val="CommentReference"/>
        </w:rPr>
        <w:annotationRef/>
      </w:r>
    </w:p>
    <w:p w14:paraId="6BA812FA" w14:textId="77777777" w:rsidR="00BB4DF6" w:rsidRDefault="00BB4DF6" w:rsidP="00BB4DF6">
      <w:pPr>
        <w:pStyle w:val="CommentText"/>
      </w:pPr>
    </w:p>
    <w:p w14:paraId="29ECFCFA" w14:textId="77777777" w:rsidR="00BB4DF6" w:rsidRDefault="00BB4DF6" w:rsidP="00BB4DF6">
      <w:pPr>
        <w:pStyle w:val="CommentText"/>
      </w:pPr>
      <w:r>
        <w:t>I think you want to simultaneous set up in this abstract that not only do we need to better understand respiration, but also transformations.</w:t>
      </w:r>
    </w:p>
  </w:comment>
  <w:comment w:id="6" w:author="Gallagher, Timothy" w:date="2023-04-20T09:27:00Z" w:initials="GT">
    <w:p w14:paraId="03B1DBEA" w14:textId="77777777" w:rsidR="00BB4DF6" w:rsidRDefault="00BB4DF6" w:rsidP="00BB4DF6">
      <w:pPr>
        <w:pStyle w:val="CommentText"/>
      </w:pPr>
      <w:r>
        <w:t>This is totally true, but I would stay away from this language, because it undercuts your efforts and contributions a bit. You're doing more than reducing uncertainty. And also don't give too much credit to what people have done so far with RQ values, it's not that much! You are still on the front end!</w:t>
      </w:r>
      <w:r>
        <w:rPr>
          <w:rStyle w:val="CommentReference"/>
        </w:rPr>
        <w:annotationRef/>
      </w:r>
    </w:p>
  </w:comment>
  <w:comment w:id="7" w:author="Gallagher, Timothy" w:date="2023-04-20T09:42:00Z" w:initials="GT">
    <w:p w14:paraId="594E525C" w14:textId="77777777" w:rsidR="00BB4DF6" w:rsidRDefault="00BB4DF6" w:rsidP="00BB4DF6">
      <w:pPr>
        <w:pStyle w:val="CommentText"/>
      </w:pPr>
      <w:r>
        <w:t>I don't think that "high temporal variability" is correct. That implies noisy data. Your data is clean and smooth for the most part. So I think it is better to say that it deviates from the predicted glucose values</w:t>
      </w:r>
      <w:r>
        <w:rPr>
          <w:rStyle w:val="CommentReference"/>
        </w:rPr>
        <w:annotationRef/>
      </w:r>
    </w:p>
  </w:comment>
  <w:comment w:id="8" w:author="Smart, Kyle" w:date="2023-05-03T11:39:00Z" w:initials="SK">
    <w:p w14:paraId="2CBA6FA9" w14:textId="77777777" w:rsidR="00BB4DF6" w:rsidRDefault="00BB4DF6" w:rsidP="00BB4DF6">
      <w:pPr>
        <w:pStyle w:val="CommentText"/>
      </w:pPr>
      <w:r>
        <w:rPr>
          <w:rStyle w:val="CommentReference"/>
        </w:rPr>
        <w:annotationRef/>
      </w:r>
      <w:r>
        <w:t>Agreed</w:t>
      </w:r>
    </w:p>
  </w:comment>
  <w:comment w:id="9" w:author="Blackwood, Christopher" w:date="2023-08-23T06:30:00Z" w:initials="BC">
    <w:p w14:paraId="4B95B2E3" w14:textId="77777777" w:rsidR="00DD05D9" w:rsidRDefault="00DD05D9" w:rsidP="00DD05D9">
      <w:pPr>
        <w:pStyle w:val="CommentText"/>
      </w:pPr>
      <w:r>
        <w:rPr>
          <w:rStyle w:val="CommentReference"/>
        </w:rPr>
        <w:annotationRef/>
      </w:r>
      <w:r>
        <w:t>In contrast to my previous statement, we also don’t think of soils as at steady state over thousands of years. Just looking for red flags.</w:t>
      </w:r>
    </w:p>
  </w:comment>
  <w:comment w:id="10" w:author="Gallagher, Timothy" w:date="2023-06-05T12:09:00Z" w:initials="GT">
    <w:p w14:paraId="48FC8768" w14:textId="77777777" w:rsidR="00DD05D9" w:rsidRDefault="00DD05D9" w:rsidP="00DD05D9">
      <w:pPr>
        <w:pStyle w:val="CommentText"/>
      </w:pPr>
      <w:r>
        <w:t>I thought you were missing a transition here, so I pulled this sentence up.</w:t>
      </w:r>
      <w:r>
        <w:rPr>
          <w:rStyle w:val="CommentReference"/>
        </w:rPr>
        <w:annotationRef/>
      </w:r>
    </w:p>
  </w:comment>
  <w:comment w:id="11" w:author="Breecker, Daniel O" w:date="2023-07-17T00:29:00Z" w:initials="DB">
    <w:p w14:paraId="1AE36B90" w14:textId="77777777" w:rsidR="00DD05D9" w:rsidRDefault="00DD05D9" w:rsidP="00DD05D9">
      <w:r>
        <w:rPr>
          <w:rStyle w:val="CommentReference"/>
        </w:rPr>
        <w:annotationRef/>
      </w:r>
      <w:r>
        <w:rPr>
          <w:color w:val="000000"/>
        </w:rPr>
        <w:t>I think ‘is comprised of’ is wrong. But comprise is a confusing word and so I just avoid it entirely. Instead, I use ‘consists of’ or some other equivalent</w:t>
      </w:r>
    </w:p>
  </w:comment>
  <w:comment w:id="12" w:author="Breecker, Daniel O" w:date="2023-07-17T00:50:00Z" w:initials="DB">
    <w:p w14:paraId="21A2316E" w14:textId="77777777" w:rsidR="00DD05D9" w:rsidRDefault="00DD05D9" w:rsidP="00DD05D9">
      <w:r>
        <w:rPr>
          <w:rStyle w:val="CommentReference"/>
        </w:rPr>
        <w:annotationRef/>
      </w:r>
      <w:r>
        <w:rPr>
          <w:color w:val="000000"/>
        </w:rPr>
        <w:t>This needs to come first before you say we need to better understand soil respiration to help understand carbon turnover</w:t>
      </w:r>
    </w:p>
  </w:comment>
  <w:comment w:id="13" w:author="Blackwood, Christopher" w:date="2023-08-23T06:32:00Z" w:initials="BC">
    <w:p w14:paraId="664F12B0" w14:textId="77777777" w:rsidR="00DD05D9" w:rsidRDefault="00DD05D9" w:rsidP="00DD05D9">
      <w:pPr>
        <w:pStyle w:val="CommentText"/>
      </w:pPr>
      <w:r>
        <w:rPr>
          <w:rStyle w:val="CommentReference"/>
        </w:rPr>
        <w:annotationRef/>
      </w:r>
      <w:r>
        <w:t>Make clear, in terms of model parameters.</w:t>
      </w:r>
    </w:p>
  </w:comment>
  <w:comment w:id="14" w:author="Gallagher, Timothy" w:date="2023-06-05T12:18:00Z" w:initials="GT">
    <w:p w14:paraId="028CDFF4" w14:textId="77777777" w:rsidR="00DD05D9" w:rsidRDefault="00DD05D9" w:rsidP="00DD05D9">
      <w:pPr>
        <w:pStyle w:val="CommentText"/>
      </w:pPr>
      <w:r>
        <w:t>I really like this sentence, and think it is a strong transition into talking about CUE, so I think it's worth starting the paragraph here, and the previous sentence fits well with the previous paragraph on carbon loss/stabilization.</w:t>
      </w:r>
      <w:r>
        <w:rPr>
          <w:rStyle w:val="CommentReference"/>
        </w:rPr>
        <w:annotationRef/>
      </w:r>
    </w:p>
  </w:comment>
  <w:comment w:id="15" w:author="Blackwood, Christopher" w:date="2023-08-23T06:44:00Z" w:initials="BC">
    <w:p w14:paraId="71784A56" w14:textId="77777777" w:rsidR="00DD05D9" w:rsidRDefault="00DD05D9" w:rsidP="00DD05D9">
      <w:pPr>
        <w:pStyle w:val="CommentText"/>
      </w:pPr>
      <w:r>
        <w:rPr>
          <w:rStyle w:val="CommentReference"/>
        </w:rPr>
        <w:annotationRef/>
      </w:r>
      <w:r>
        <w:t>This whole paragraph seems to be mostly presenting measures for biomass, but this is being called CUE incorrectly. First explain why the biomass measures are essential to estimate CUE, then proceed with the describing the different biomass measures and their limitations.</w:t>
      </w:r>
    </w:p>
  </w:comment>
  <w:comment w:id="16" w:author="Gallagher, Timothy" w:date="2024-02-05T13:32:00Z" w:initials="GT">
    <w:p w14:paraId="1B3DDFD4" w14:textId="4A4E1BCB" w:rsidR="030C3F7C" w:rsidRDefault="030C3F7C">
      <w:pPr>
        <w:pStyle w:val="CommentText"/>
      </w:pPr>
      <w:r>
        <w:t>This could use a reference where it has been assumed to be negligible.</w:t>
      </w:r>
      <w:r>
        <w:rPr>
          <w:rStyle w:val="CommentReference"/>
        </w:rPr>
        <w:annotationRef/>
      </w:r>
    </w:p>
  </w:comment>
  <w:comment w:id="17" w:author="Breecker, Daniel O" w:date="2023-07-17T00:54:00Z" w:initials="DB">
    <w:p w14:paraId="2EC8B603" w14:textId="77777777" w:rsidR="00DD05D9" w:rsidRDefault="00DD05D9" w:rsidP="00DD05D9">
      <w:r>
        <w:rPr>
          <w:rStyle w:val="CommentReference"/>
        </w:rPr>
        <w:annotationRef/>
      </w:r>
      <w:r>
        <w:rPr>
          <w:color w:val="000000"/>
        </w:rPr>
        <w:t>Confusing description. Please clarify control versus treatment (i.e., what is compared with what) in this approach</w:t>
      </w:r>
    </w:p>
  </w:comment>
  <w:comment w:id="18" w:author="Gallagher, Timothy" w:date="2023-04-20T11:48:00Z" w:initials="GT">
    <w:p w14:paraId="64FB69BA" w14:textId="77777777" w:rsidR="00DD05D9" w:rsidRDefault="00DD05D9" w:rsidP="00DD05D9">
      <w:pPr>
        <w:pStyle w:val="CommentText"/>
      </w:pPr>
      <w:r>
        <w:t>add a bunch of example citations</w:t>
      </w:r>
      <w:r>
        <w:rPr>
          <w:rStyle w:val="CommentReference"/>
        </w:rPr>
        <w:annotationRef/>
      </w:r>
    </w:p>
  </w:comment>
  <w:comment w:id="19" w:author="Gallagher, Timothy" w:date="2023-06-06T11:25:00Z" w:initials="GT">
    <w:p w14:paraId="1C140034" w14:textId="77777777" w:rsidR="00DD05D9" w:rsidRDefault="00DD05D9" w:rsidP="00DD05D9">
      <w:pPr>
        <w:pStyle w:val="CommentText"/>
      </w:pPr>
      <w:r>
        <w:t>All fine stuff, but I don't think this is necessary.</w:t>
      </w:r>
      <w:r>
        <w:rPr>
          <w:rStyle w:val="CommentReference"/>
        </w:rPr>
        <w:annotationRef/>
      </w:r>
    </w:p>
  </w:comment>
  <w:comment w:id="20" w:author="Blackwood, Christopher" w:date="2023-08-23T06:42:00Z" w:initials="BC">
    <w:p w14:paraId="4658997E" w14:textId="77777777" w:rsidR="00DD05D9" w:rsidRDefault="00DD05D9" w:rsidP="00DD05D9">
      <w:pPr>
        <w:pStyle w:val="CommentText"/>
      </w:pPr>
      <w:r>
        <w:rPr>
          <w:rStyle w:val="CommentReference"/>
        </w:rPr>
        <w:annotationRef/>
      </w:r>
      <w:r>
        <w:t xml:space="preserve">I split the huge paragraph here. </w:t>
      </w:r>
    </w:p>
  </w:comment>
  <w:comment w:id="22" w:author="Blackwood, Christopher" w:date="2023-08-23T06:50:00Z" w:initials="BC">
    <w:p w14:paraId="50053F01" w14:textId="77777777" w:rsidR="00DD05D9" w:rsidRDefault="00DD05D9" w:rsidP="00DD05D9">
      <w:pPr>
        <w:pStyle w:val="CommentText"/>
      </w:pPr>
      <w:r>
        <w:rPr>
          <w:rStyle w:val="CommentReference"/>
        </w:rPr>
        <w:annotationRef/>
      </w:r>
      <w:r>
        <w:t>So all of this theory assumes 100% of the substrate is respired? (I.e., the theory is in absence of biosynthesis/CUE?) I think it is very important to state this here to set up the rest of the paragraph.</w:t>
      </w:r>
    </w:p>
  </w:comment>
  <w:comment w:id="23" w:author="Blackwood, Christopher" w:date="2023-08-23T16:10:00Z" w:initials="BC">
    <w:p w14:paraId="744EE719" w14:textId="77777777" w:rsidR="00DD05D9" w:rsidRDefault="00DD05D9" w:rsidP="00DD05D9">
      <w:pPr>
        <w:pStyle w:val="CommentText"/>
      </w:pPr>
      <w:r>
        <w:rPr>
          <w:rStyle w:val="CommentReference"/>
        </w:rPr>
        <w:annotationRef/>
      </w:r>
      <w:r>
        <w:t>And the motivation for the whole paper, I guess.</w:t>
      </w:r>
    </w:p>
  </w:comment>
  <w:comment w:id="24" w:author="Gallagher, Timothy" w:date="2023-04-20T12:58:00Z" w:initials="GT">
    <w:p w14:paraId="12048CD7" w14:textId="77777777" w:rsidR="00DD05D9" w:rsidRDefault="00DD05D9" w:rsidP="00DD05D9">
      <w:pPr>
        <w:pStyle w:val="CommentText"/>
      </w:pPr>
      <w:r>
        <w:t>We'll want to make sure that we give nods (in the form of citations) to some of the other individuals and groups who are making RQ measurements, either here or in the discussion. (Aangert, Hillman, the penn state grad who is now at oklahoma)</w:t>
      </w:r>
      <w:r>
        <w:rPr>
          <w:rStyle w:val="CommentReference"/>
        </w:rPr>
        <w:annotationRef/>
      </w:r>
    </w:p>
    <w:p w14:paraId="539BD72A" w14:textId="77777777" w:rsidR="00DD05D9" w:rsidRDefault="00DD05D9" w:rsidP="00DD05D9">
      <w:pPr>
        <w:pStyle w:val="CommentText"/>
      </w:pPr>
    </w:p>
    <w:p w14:paraId="1C9A55E7" w14:textId="77777777" w:rsidR="00DD05D9" w:rsidRDefault="00DD05D9" w:rsidP="00DD05D9">
      <w:pPr>
        <w:pStyle w:val="CommentText"/>
      </w:pPr>
      <w:r>
        <w:t>this is nice to do, but also they might be potential reviewers, and it makes it clear that others are trying to do some of this stuff.</w:t>
      </w:r>
    </w:p>
  </w:comment>
  <w:comment w:id="25" w:author="Gallagher, Timothy" w:date="2023-04-06T15:34:00Z" w:initials="GT">
    <w:p w14:paraId="67DE4B1E" w14:textId="77777777" w:rsidR="00DD05D9" w:rsidRDefault="00DD05D9" w:rsidP="00DD05D9">
      <w:r>
        <w:t>I think it's good to end either this paragraph or add one more where you basically explain what this study is:</w:t>
      </w:r>
      <w:r>
        <w:annotationRef/>
      </w:r>
    </w:p>
    <w:p w14:paraId="55F4B3AF" w14:textId="77777777" w:rsidR="00DD05D9" w:rsidRDefault="00DD05D9" w:rsidP="00DD05D9"/>
    <w:p w14:paraId="279E2F18" w14:textId="77777777" w:rsidR="00DD05D9" w:rsidRDefault="00DD05D9" w:rsidP="00DD05D9">
      <w:r>
        <w:t>"To test if CUE can cause substrate independent variations in RQ values, we designed a series of incubation experiments...</w:t>
      </w:r>
    </w:p>
  </w:comment>
  <w:comment w:id="21" w:author="Gallagher, Timothy" w:date="2023-06-06T11:36:00Z" w:initials="GT">
    <w:p w14:paraId="7A81827C" w14:textId="77777777" w:rsidR="00DD05D9" w:rsidRDefault="00DD05D9" w:rsidP="00DD05D9">
      <w:pPr>
        <w:pStyle w:val="CommentText"/>
      </w:pPr>
      <w:r>
        <w:t>I think all of this was very good. I tried to edit down some of the "wordiness" to streamline it a bit</w:t>
      </w:r>
      <w:r>
        <w:rPr>
          <w:rStyle w:val="CommentReference"/>
        </w:rPr>
        <w:annotationRef/>
      </w:r>
    </w:p>
  </w:comment>
  <w:comment w:id="26" w:author="Breecker, Daniel O" w:date="2023-07-18T14:00:00Z" w:initials="DB">
    <w:p w14:paraId="3DA5DED9" w14:textId="77777777" w:rsidR="006E34D1" w:rsidRDefault="006E34D1" w:rsidP="006E34D1">
      <w:r>
        <w:rPr>
          <w:rStyle w:val="CommentReference"/>
        </w:rPr>
        <w:annotationRef/>
      </w:r>
      <w:r>
        <w:rPr>
          <w:color w:val="000000"/>
        </w:rPr>
        <w:t>Where is this given? RQ is simply moles of CO2 produced per mol of O2 consumed. I don’t think there are any assumptions involved.I think you should begin this differently by explaining that substrate and metabolites can both influence RQ and if substrate and metabolites have different carbon oxidation states, then CUE will influence RQ.</w:t>
      </w:r>
    </w:p>
  </w:comment>
  <w:comment w:id="28" w:author="Gallagher, Timothy" w:date="2023-04-20T15:25:00Z" w:initials="GT">
    <w:p w14:paraId="1F630E6A" w14:textId="77777777" w:rsidR="006E34D1" w:rsidRDefault="006E34D1" w:rsidP="006E34D1">
      <w:pPr>
        <w:pStyle w:val="CommentText"/>
      </w:pPr>
      <w:r>
        <w:t>citation</w:t>
      </w:r>
      <w:r>
        <w:rPr>
          <w:rStyle w:val="CommentReference"/>
        </w:rPr>
        <w:annotationRef/>
      </w:r>
    </w:p>
  </w:comment>
  <w:comment w:id="29" w:author="Smart, Kyle" w:date="2023-05-03T16:59:00Z" w:initials="SK">
    <w:p w14:paraId="362CBB58" w14:textId="77777777" w:rsidR="006E34D1" w:rsidRDefault="006E34D1" w:rsidP="006E34D1">
      <w:pPr>
        <w:pStyle w:val="CommentText"/>
      </w:pPr>
      <w:r>
        <w:rPr>
          <w:rStyle w:val="CommentReference"/>
        </w:rPr>
        <w:annotationRef/>
      </w:r>
      <w:r>
        <w:t>The link for this reference in Dan's sheet is broken and I can't find the citation he used elsewhere. The closest one I found is 1C 1.4H 0.4O 0.2N from this reference (Eckenfelder, W. W.; O’Connor, D. J. Principles of Biological Oxidation. In Biological Waste Treatment; Pergamon Press: New York, 1961; pp 14−75 )</w:t>
      </w:r>
    </w:p>
    <w:p w14:paraId="6D1BF9B4" w14:textId="77777777" w:rsidR="006E34D1" w:rsidRDefault="006E34D1" w:rsidP="006E34D1">
      <w:pPr>
        <w:pStyle w:val="CommentText"/>
      </w:pPr>
    </w:p>
    <w:p w14:paraId="65476D51" w14:textId="77777777" w:rsidR="006E34D1" w:rsidRDefault="006E34D1" w:rsidP="006E34D1">
      <w:pPr>
        <w:pStyle w:val="CommentText"/>
      </w:pPr>
      <w:r>
        <w:t>So either we will have to wait and ask dan for the correct citation/another equivalent one or try to redo the RQ:CUE model with this slightly different microbial stoichiometry.</w:t>
      </w:r>
    </w:p>
  </w:comment>
  <w:comment w:id="30" w:author="Smart, Kyle" w:date="2023-05-05T21:12:00Z" w:initials="SK">
    <w:p w14:paraId="0039B13E" w14:textId="77777777" w:rsidR="006E34D1" w:rsidRDefault="006E34D1" w:rsidP="006E34D1">
      <w:pPr>
        <w:pStyle w:val="CommentText"/>
      </w:pPr>
      <w:r>
        <w:rPr>
          <w:rStyle w:val="CommentReference"/>
        </w:rPr>
        <w:annotationRef/>
      </w:r>
      <w:r>
        <w:t>Found a few other references that are even closer, none exactly the same as he used yet.</w:t>
      </w:r>
    </w:p>
  </w:comment>
  <w:comment w:id="31" w:author="Gallagher, Timothy" w:date="2023-04-20T15:15:00Z" w:initials="GT">
    <w:p w14:paraId="191373B6" w14:textId="77777777" w:rsidR="00173BE6" w:rsidRDefault="00173BE6" w:rsidP="00173BE6">
      <w:pPr>
        <w:pStyle w:val="CommentText"/>
      </w:pPr>
      <w:r>
        <w:t>What is the logic for this, you have to explain the theory and citations for this approach. I.e. what was the stoichiometry of the biomass, why did you use that value, etc.</w:t>
      </w:r>
      <w:r>
        <w:rPr>
          <w:rStyle w:val="CommentReference"/>
        </w:rPr>
        <w:annotationRef/>
      </w:r>
    </w:p>
  </w:comment>
  <w:comment w:id="32" w:author="Smart, Kyle" w:date="2023-05-03T17:00:00Z" w:initials="SK">
    <w:p w14:paraId="1A4ABA87" w14:textId="77777777" w:rsidR="00173BE6" w:rsidRDefault="00173BE6" w:rsidP="00173BE6">
      <w:pPr>
        <w:pStyle w:val="CommentText"/>
      </w:pPr>
      <w:r>
        <w:rPr>
          <w:rStyle w:val="CommentReference"/>
        </w:rPr>
        <w:annotationRef/>
      </w:r>
      <w:r>
        <w:t>The link for this reference in Dan's sheet is broken and I can't find the citation he used elsewhere. The closest one I found is 1C 1.4H 0.4O 0.2N from this reference (Eckenfelder, W. W.; O’Connor, D. J. Principles of Biological Oxidation. In Biological Waste Treatment; Pergamon Press: New York, 1961; pp 14−75 )</w:t>
      </w:r>
    </w:p>
    <w:p w14:paraId="3FE2835E" w14:textId="77777777" w:rsidR="00173BE6" w:rsidRDefault="00173BE6" w:rsidP="00173BE6">
      <w:pPr>
        <w:pStyle w:val="CommentText"/>
      </w:pPr>
    </w:p>
    <w:p w14:paraId="6FD67B12" w14:textId="77777777" w:rsidR="00173BE6" w:rsidRDefault="00173BE6" w:rsidP="00173BE6">
      <w:pPr>
        <w:pStyle w:val="CommentText"/>
      </w:pPr>
      <w:r>
        <w:t>So either we will have to wait and ask dan for the correct citation/another equivalent one or try to redo the RQ:CUE model with this slightly different microbial stoichiometry.</w:t>
      </w:r>
    </w:p>
  </w:comment>
  <w:comment w:id="33" w:author="Gallagher, Timothy" w:date="2023-06-06T11:56:00Z" w:initials="GT">
    <w:p w14:paraId="123C5E26" w14:textId="77777777" w:rsidR="00173BE6" w:rsidRDefault="00173BE6" w:rsidP="00173BE6">
      <w:pPr>
        <w:pStyle w:val="CommentText"/>
      </w:pPr>
      <w:r>
        <w:t>Let's ask Dan</w:t>
      </w:r>
      <w:r>
        <w:rPr>
          <w:rStyle w:val="CommentReference"/>
        </w:rPr>
        <w:annotationRef/>
      </w:r>
    </w:p>
  </w:comment>
  <w:comment w:id="34" w:author="Breecker, Daniel O" w:date="2023-07-17T01:44:00Z" w:initials="BDO">
    <w:p w14:paraId="30F48DFB" w14:textId="77777777" w:rsidR="00173BE6" w:rsidRDefault="00173BE6" w:rsidP="00173BE6">
      <w:r>
        <w:rPr>
          <w:rStyle w:val="CommentReference"/>
        </w:rPr>
        <w:annotationRef/>
      </w:r>
      <w:r>
        <w:rPr>
          <w:color w:val="000000"/>
        </w:rPr>
        <w:t>I don’t have a good reference. I think I just did a quick search on the web for microbial stoichiometry. It is fine to use a different value that you see in the literature. I do not know how variable microbial stoichiometry might be, but that is one uncertainty that might be discussed here.</w:t>
      </w:r>
    </w:p>
  </w:comment>
  <w:comment w:id="35" w:author="Breecker, Daniel O" w:date="2023-07-17T01:36:00Z" w:initials="DB">
    <w:p w14:paraId="30F7962C" w14:textId="77777777" w:rsidR="00173BE6" w:rsidRDefault="00173BE6" w:rsidP="00173BE6">
      <w:r>
        <w:rPr>
          <w:rStyle w:val="CommentReference"/>
        </w:rPr>
        <w:annotationRef/>
      </w:r>
      <w:r>
        <w:t>Confusing. I thought you had already imported the variables into RStudio.</w:t>
      </w:r>
    </w:p>
    <w:p w14:paraId="2548F479" w14:textId="77777777" w:rsidR="00173BE6" w:rsidRDefault="00173BE6" w:rsidP="00173BE6"/>
    <w:p w14:paraId="7AD77B4D" w14:textId="77777777" w:rsidR="00173BE6" w:rsidRDefault="00173BE6" w:rsidP="00173BE6">
      <w:r>
        <w:t xml:space="preserve">Oh, is this sentence about the ‘theoretical’ CUE vs RQ relationship that I sent you? </w:t>
      </w:r>
    </w:p>
  </w:comment>
  <w:comment w:id="36" w:author="Smart, Kyle" w:date="2023-08-02T13:53:00Z" w:initials="SK">
    <w:p w14:paraId="37A245C4" w14:textId="77777777" w:rsidR="00173BE6" w:rsidRDefault="00173BE6" w:rsidP="00173BE6">
      <w:pPr>
        <w:pStyle w:val="CommentText"/>
      </w:pPr>
      <w:r>
        <w:rPr>
          <w:rStyle w:val="CommentReference"/>
        </w:rPr>
        <w:annotationRef/>
      </w:r>
      <w:r>
        <w:t>Yes, this part is about the dataset you sent us.</w:t>
      </w:r>
    </w:p>
  </w:comment>
  <w:comment w:id="37" w:author="Gallagher, Timothy" w:date="2023-06-06T12:25:00Z" w:initials="GT">
    <w:p w14:paraId="405151D1" w14:textId="77777777" w:rsidR="006E34D1" w:rsidRDefault="006E34D1" w:rsidP="006E34D1">
      <w:pPr>
        <w:pStyle w:val="CommentText"/>
      </w:pPr>
      <w:r>
        <w:t>I love this!</w:t>
      </w:r>
      <w:r>
        <w:rPr>
          <w:rStyle w:val="CommentReference"/>
        </w:rPr>
        <w:annotationRef/>
      </w:r>
    </w:p>
  </w:comment>
  <w:comment w:id="38" w:author="Breecker, Daniel O" w:date="2023-07-19T08:23:00Z" w:initials="DB">
    <w:p w14:paraId="0ABCA4E9" w14:textId="77777777" w:rsidR="006E34D1" w:rsidRDefault="006E34D1" w:rsidP="006E34D1">
      <w:r>
        <w:rPr>
          <w:rStyle w:val="CommentReference"/>
        </w:rPr>
        <w:annotationRef/>
      </w:r>
      <w:r>
        <w:t>This is direct result of the difference in carbon oxidation state between substrate and product (and also N oxidation state in N substrate and product)</w:t>
      </w:r>
    </w:p>
  </w:comment>
  <w:comment w:id="40" w:author="Breecker, Daniel O" w:date="2023-07-18T00:08:00Z" w:initials="BDO">
    <w:p w14:paraId="2EA0EF17" w14:textId="77777777" w:rsidR="002E266A" w:rsidRDefault="002E266A" w:rsidP="002E266A">
      <w:r>
        <w:rPr>
          <w:rStyle w:val="CommentReference"/>
        </w:rPr>
        <w:annotationRef/>
      </w:r>
      <w:r>
        <w:rPr>
          <w:color w:val="000000"/>
        </w:rPr>
        <w:t>Do you know if there was any carbon in the deionized water?</w:t>
      </w:r>
    </w:p>
  </w:comment>
  <w:comment w:id="41" w:author="Smart, Kyle" w:date="2023-08-01T15:37:00Z" w:initials="SK">
    <w:p w14:paraId="6F010B56" w14:textId="77777777" w:rsidR="002E266A" w:rsidRDefault="002E266A" w:rsidP="002E266A">
      <w:pPr>
        <w:pStyle w:val="CommentText"/>
      </w:pPr>
      <w:r>
        <w:rPr>
          <w:rStyle w:val="CommentReference"/>
        </w:rPr>
        <w:annotationRef/>
      </w:r>
      <w:r>
        <w:t>According to the TOC, the sample blanks were reading about 283 ug/L Carbon, so super super low, not sure about the instruments sensitivity with values that low.</w:t>
      </w:r>
    </w:p>
  </w:comment>
  <w:comment w:id="42" w:author="Smart, Kyle" w:date="2024-01-02T16:08:00Z" w:initials="KS">
    <w:p w14:paraId="161CD51C" w14:textId="77777777" w:rsidR="002E266A" w:rsidRDefault="002E266A" w:rsidP="002E266A">
      <w:pPr>
        <w:pStyle w:val="CommentText"/>
      </w:pPr>
      <w:r>
        <w:rPr>
          <w:rStyle w:val="CommentReference"/>
        </w:rPr>
        <w:annotationRef/>
      </w:r>
      <w:r>
        <w:t xml:space="preserve">We used, Type 1 Milli-Q, thanks for asking, that is a good point to clarify. </w:t>
      </w:r>
    </w:p>
  </w:comment>
  <w:comment w:id="43" w:author="Breecker, Daniel O" w:date="2023-07-18T00:14:00Z" w:initials="BDO">
    <w:p w14:paraId="6B28582E" w14:textId="77777777" w:rsidR="002E266A" w:rsidRDefault="002E266A" w:rsidP="002E266A">
      <w:r>
        <w:rPr>
          <w:rStyle w:val="CommentReference"/>
        </w:rPr>
        <w:annotationRef/>
      </w:r>
      <w:r>
        <w:rPr>
          <w:color w:val="000000"/>
        </w:rPr>
        <w:t>Were controls experiments without glucose? If not, explain here what distinguishes control from treatment</w:t>
      </w:r>
    </w:p>
  </w:comment>
  <w:comment w:id="44" w:author="Breecker, Daniel O" w:date="2023-07-18T00:08:00Z" w:initials="BDO">
    <w:p w14:paraId="35EE2641" w14:textId="77777777" w:rsidR="002E266A" w:rsidRDefault="002E266A" w:rsidP="002E266A">
      <w:r>
        <w:rPr>
          <w:rStyle w:val="CommentReference"/>
        </w:rPr>
        <w:annotationRef/>
      </w:r>
      <w:r>
        <w:rPr>
          <w:color w:val="000000"/>
        </w:rPr>
        <w:t>Do you know if there was any carbon in the deionized water?</w:t>
      </w:r>
    </w:p>
  </w:comment>
  <w:comment w:id="45" w:author="Smart, Kyle" w:date="2023-08-01T15:37:00Z" w:initials="SK">
    <w:p w14:paraId="0C3E4D7B" w14:textId="77777777" w:rsidR="002E266A" w:rsidRDefault="002E266A" w:rsidP="002E266A">
      <w:pPr>
        <w:pStyle w:val="CommentText"/>
      </w:pPr>
      <w:r>
        <w:rPr>
          <w:rStyle w:val="CommentReference"/>
        </w:rPr>
        <w:annotationRef/>
      </w:r>
      <w:r>
        <w:t>According to the TOC, the sample blanks were reading about 283 ug/L Carbon, so super super low, not sure about the instruments sensitivity with values that low.</w:t>
      </w:r>
    </w:p>
  </w:comment>
  <w:comment w:id="46" w:author="Breecker, Daniel O" w:date="2023-07-18T00:29:00Z" w:initials="BDO">
    <w:p w14:paraId="6A96A2A1" w14:textId="77777777" w:rsidR="001B37C8" w:rsidRDefault="001B37C8" w:rsidP="001B37C8">
      <w:r>
        <w:rPr>
          <w:rStyle w:val="CommentReference"/>
        </w:rPr>
        <w:annotationRef/>
      </w:r>
      <w:r>
        <w:rPr>
          <w:color w:val="000000"/>
        </w:rPr>
        <w:t>Some readers might want to know what you used</w:t>
      </w:r>
    </w:p>
  </w:comment>
  <w:comment w:id="47" w:author="Breecker, Daniel O" w:date="2023-07-17T01:24:00Z" w:initials="DB">
    <w:p w14:paraId="2FE9F080" w14:textId="77777777" w:rsidR="001B37C8" w:rsidRDefault="001B37C8" w:rsidP="001B37C8">
      <w:r>
        <w:rPr>
          <w:rStyle w:val="CommentReference"/>
        </w:rPr>
        <w:annotationRef/>
      </w:r>
      <w:r>
        <w:rPr>
          <w:color w:val="000000"/>
        </w:rPr>
        <w:t>Why? I think it’s because this air source mixes air circulated through the entire building and therefore is less susceptible to short-term changes- like people entering or leaving a room. You might explain the rationale for using air from the vent rather than just air in the lab.</w:t>
      </w:r>
    </w:p>
  </w:comment>
  <w:comment w:id="50" w:author="Blackwood, Christopher" w:date="2023-08-23T12:39:00Z" w:initials="BC">
    <w:p w14:paraId="4AA3E8EF" w14:textId="77777777" w:rsidR="003E1AC0" w:rsidRDefault="003E1AC0" w:rsidP="003E1AC0">
      <w:pPr>
        <w:pStyle w:val="CommentText"/>
      </w:pPr>
      <w:r>
        <w:rPr>
          <w:rStyle w:val="CommentReference"/>
        </w:rPr>
        <w:annotationRef/>
      </w:r>
      <w:r>
        <w:t>But in a sealed container first? Or how was the chloroform concentration in the atmosphere increased?</w:t>
      </w:r>
    </w:p>
  </w:comment>
  <w:comment w:id="54" w:author="Breecker, Daniel O" w:date="2023-07-17T01:28:00Z" w:initials="DB">
    <w:p w14:paraId="0D2C0194" w14:textId="77777777" w:rsidR="003E1AC0" w:rsidRDefault="003E1AC0" w:rsidP="003E1AC0">
      <w:r>
        <w:rPr>
          <w:rStyle w:val="CommentReference"/>
        </w:rPr>
        <w:annotationRef/>
      </w:r>
      <w:r>
        <w:rPr>
          <w:color w:val="000000"/>
        </w:rPr>
        <w:t>Explain briefly the rationale for the correction</w:t>
      </w:r>
    </w:p>
  </w:comment>
  <w:comment w:id="49" w:author="Gallagher, Timothy" w:date="2023-04-20T14:46:00Z" w:initials="GT">
    <w:p w14:paraId="6C453BB1" w14:textId="77777777" w:rsidR="003E1AC0" w:rsidRDefault="003E1AC0" w:rsidP="003E1AC0">
      <w:pPr>
        <w:pStyle w:val="CommentText"/>
      </w:pPr>
      <w:r>
        <w:t>I'm a bit confused as written. Were there two samples? Or two sets of samples (one fumigated, one not) which allowed for replication of fumigated vs non-fumigated? Try to reword this a bit clearer.</w:t>
      </w:r>
      <w:r>
        <w:rPr>
          <w:rStyle w:val="CommentReference"/>
        </w:rPr>
        <w:annotationRef/>
      </w:r>
    </w:p>
    <w:p w14:paraId="370FE698" w14:textId="77777777" w:rsidR="003E1AC0" w:rsidRDefault="003E1AC0" w:rsidP="003E1AC0">
      <w:pPr>
        <w:pStyle w:val="CommentText"/>
      </w:pPr>
    </w:p>
    <w:p w14:paraId="780E2145" w14:textId="77777777" w:rsidR="003E1AC0" w:rsidRDefault="003E1AC0" w:rsidP="003E1AC0">
      <w:pPr>
        <w:pStyle w:val="CommentText"/>
      </w:pPr>
      <w:r>
        <w:t>Also, I would explain here that you did an extraction before the experiment and after the experiment.</w:t>
      </w:r>
    </w:p>
  </w:comment>
  <w:comment w:id="51" w:author="Gallagher, Timothy" w:date="2023-04-20T14:07:00Z" w:initials="GT">
    <w:p w14:paraId="511F3BEB" w14:textId="77777777" w:rsidR="003E1AC0" w:rsidRDefault="003E1AC0" w:rsidP="003E1AC0">
      <w:pPr>
        <w:pStyle w:val="CommentText"/>
      </w:pPr>
      <w:r>
        <w:t>Do we need to have some mention of the debate about correction factors in the introduction (as a slight downside of this method)?</w:t>
      </w:r>
      <w:r>
        <w:rPr>
          <w:rStyle w:val="CommentReference"/>
        </w:rPr>
        <w:annotationRef/>
      </w:r>
    </w:p>
  </w:comment>
  <w:comment w:id="52" w:author="Smart, Kyle" w:date="2023-05-03T15:43:00Z" w:initials="SK">
    <w:p w14:paraId="364A76EC" w14:textId="77777777" w:rsidR="003E1AC0" w:rsidRDefault="003E1AC0" w:rsidP="003E1AC0">
      <w:pPr>
        <w:pStyle w:val="CommentText"/>
      </w:pPr>
      <w:r>
        <w:rPr>
          <w:rStyle w:val="CommentReference"/>
        </w:rPr>
        <w:annotationRef/>
      </w:r>
      <w:r>
        <w:t xml:space="preserve">From what I have seen in the literature, other authors essentially state the correction factor that they applied, or simply don't mention it if they don't use one. Probably to avoid all of the controversies that come with it. I feel like I do have data that basically supports our lack of use, which we could use as discussion if you think it would strengthen the paper. (I am thinking the Time 0 Unfumigated Extraction which had the glucose amendment, showing that we basically extracted back what we added in terms of carbon.) </w:t>
      </w:r>
    </w:p>
  </w:comment>
  <w:comment w:id="53" w:author="Gallagher, Timothy" w:date="2023-06-06T11:52:00Z" w:initials="GT">
    <w:p w14:paraId="61C0F953" w14:textId="77777777" w:rsidR="003E1AC0" w:rsidRDefault="003E1AC0" w:rsidP="003E1AC0">
      <w:pPr>
        <w:pStyle w:val="CommentText"/>
      </w:pPr>
      <w:r>
        <w:t>Sounds good to me.</w:t>
      </w:r>
      <w:r>
        <w:rPr>
          <w:rStyle w:val="CommentReference"/>
        </w:rPr>
        <w:annotationRef/>
      </w:r>
    </w:p>
  </w:comment>
  <w:comment w:id="55" w:author="Breecker, Daniel O" w:date="2023-07-17T01:30:00Z" w:initials="DB">
    <w:p w14:paraId="11802394" w14:textId="77777777" w:rsidR="00E14828" w:rsidRDefault="00E14828" w:rsidP="00E14828">
      <w:r>
        <w:rPr>
          <w:rStyle w:val="CommentReference"/>
        </w:rPr>
        <w:annotationRef/>
      </w:r>
      <w:r>
        <w:rPr>
          <w:color w:val="000000"/>
        </w:rPr>
        <w:t>Correct?</w:t>
      </w:r>
    </w:p>
  </w:comment>
  <w:comment w:id="56" w:author="Breecker, Daniel O" w:date="2023-07-17T01:29:00Z" w:initials="DB">
    <w:p w14:paraId="7BE1B0D1" w14:textId="77777777" w:rsidR="00E14828" w:rsidRDefault="00E14828" w:rsidP="00E14828">
      <w:r>
        <w:rPr>
          <w:rStyle w:val="CommentReference"/>
        </w:rPr>
        <w:annotationRef/>
      </w:r>
      <w:r>
        <w:rPr>
          <w:color w:val="000000"/>
        </w:rPr>
        <w:t>THE WORD ‘DATA’ IS PLURAL!</w:t>
      </w:r>
    </w:p>
  </w:comment>
  <w:comment w:id="57" w:author="Breecker, Daniel O" w:date="2023-07-17T01:30:00Z" w:initials="DB">
    <w:p w14:paraId="1C4929C7" w14:textId="77777777" w:rsidR="00E14828" w:rsidRDefault="00E14828" w:rsidP="00E14828">
      <w:r>
        <w:rPr>
          <w:rStyle w:val="CommentReference"/>
        </w:rPr>
        <w:annotationRef/>
      </w:r>
      <w:r>
        <w:rPr>
          <w:color w:val="000000"/>
        </w:rPr>
        <w:t>Vague. Are you talking about CO2 and O2 gas concentrations here?</w:t>
      </w:r>
    </w:p>
  </w:comment>
  <w:comment w:id="58" w:author="Gallagher, Timothy" w:date="2023-04-20T14:22:00Z" w:initials="GT">
    <w:p w14:paraId="3DD487D7" w14:textId="77777777" w:rsidR="00E14828" w:rsidRDefault="00E14828" w:rsidP="00E14828">
      <w:pPr>
        <w:pStyle w:val="CommentText"/>
      </w:pPr>
      <w:r>
        <w:t>How much did this affect things?</w:t>
      </w:r>
      <w:r>
        <w:rPr>
          <w:rStyle w:val="CommentReference"/>
        </w:rPr>
        <w:annotationRef/>
      </w:r>
    </w:p>
  </w:comment>
  <w:comment w:id="59" w:author="Smart, Kyle" w:date="2023-05-03T16:13:00Z" w:initials="SK">
    <w:p w14:paraId="1D6C2710" w14:textId="77777777" w:rsidR="00E14828" w:rsidRDefault="00E14828" w:rsidP="00E14828">
      <w:pPr>
        <w:pStyle w:val="CommentText"/>
      </w:pPr>
      <w:r>
        <w:rPr>
          <w:rStyle w:val="CommentReference"/>
        </w:rPr>
        <w:annotationRef/>
      </w:r>
      <w:r>
        <w:t>For "Incubation 1" the 0 measurements were at most off by 80 ppm and off by an average of 66 ppm, for the 5000 measurements it was off by at most 236 ppm and off by an average of 37 ppm.</w:t>
      </w:r>
    </w:p>
  </w:comment>
  <w:comment w:id="60" w:author="Smart, Kyle" w:date="2023-05-03T16:15:00Z" w:initials="SK">
    <w:p w14:paraId="59235020" w14:textId="77777777" w:rsidR="00E14828" w:rsidRDefault="00E14828" w:rsidP="00E14828">
      <w:pPr>
        <w:pStyle w:val="CommentText"/>
      </w:pPr>
      <w:r>
        <w:rPr>
          <w:rStyle w:val="CommentReference"/>
        </w:rPr>
        <w:annotationRef/>
      </w:r>
      <w:r>
        <w:t>So the 5000 measurements were off by at most 4.7% and off by an average of 0.8% roughly.</w:t>
      </w:r>
    </w:p>
  </w:comment>
  <w:comment w:id="61" w:author="Smart, Kyle" w:date="2023-05-03T17:01:00Z" w:initials="SK">
    <w:p w14:paraId="3AC5C81F" w14:textId="77777777" w:rsidR="00E14828" w:rsidRDefault="00E14828" w:rsidP="00E14828">
      <w:pPr>
        <w:pStyle w:val="CommentText"/>
      </w:pPr>
      <w:r>
        <w:rPr>
          <w:rStyle w:val="CommentReference"/>
        </w:rPr>
        <w:annotationRef/>
      </w:r>
      <w:r>
        <w:t>How do you think would be the best way to present these values/do you think they are important to include here?</w:t>
      </w:r>
    </w:p>
  </w:comment>
  <w:comment w:id="62" w:author="Breecker, Daniel O" w:date="2023-07-17T01:33:00Z" w:initials="DB">
    <w:p w14:paraId="509B27B3" w14:textId="77777777" w:rsidR="00E14828" w:rsidRDefault="00E14828" w:rsidP="00E14828">
      <w:r>
        <w:rPr>
          <w:rStyle w:val="CommentReference"/>
        </w:rPr>
        <w:annotationRef/>
      </w:r>
      <w:r>
        <w:rPr>
          <w:color w:val="000000"/>
        </w:rPr>
        <w:t>Good :)</w:t>
      </w:r>
    </w:p>
  </w:comment>
  <w:comment w:id="63" w:author="Breecker, Daniel O" w:date="2023-07-17T01:35:00Z" w:initials="DB">
    <w:p w14:paraId="6B4EE115" w14:textId="77777777" w:rsidR="00E14828" w:rsidRDefault="00E14828" w:rsidP="00E14828">
      <w:r>
        <w:rPr>
          <w:rStyle w:val="CommentReference"/>
        </w:rPr>
        <w:annotationRef/>
      </w:r>
      <w:r>
        <w:rPr>
          <w:color w:val="000000"/>
        </w:rPr>
        <w:t>You need to explain the difference between these. In fact, it might be a good idea to say CO2 production rate and O2 consumption rate and avoid ‘respiration’. It looks to me that you are equating CO2 production with respiration. But O2 consumption can be a better indicator of respiration rates in - in the field at least…</w:t>
      </w:r>
    </w:p>
  </w:comment>
  <w:comment w:id="64" w:author="Blackwood, Christopher" w:date="2023-08-23T12:52:00Z" w:initials="BC">
    <w:p w14:paraId="1E3C1F91" w14:textId="77777777" w:rsidR="004B7618" w:rsidRDefault="004B7618" w:rsidP="004B7618">
      <w:pPr>
        <w:pStyle w:val="CommentText"/>
      </w:pPr>
      <w:r>
        <w:rPr>
          <w:rStyle w:val="CommentReference"/>
        </w:rPr>
        <w:annotationRef/>
      </w:r>
      <w:r>
        <w:t>But, intro implies...based on an assumed CUE of 0? If correct, mention this here.</w:t>
      </w:r>
    </w:p>
  </w:comment>
  <w:comment w:id="65" w:author="Breecker, Daniel O" w:date="2023-07-17T02:54:00Z" w:initials="BDO">
    <w:p w14:paraId="0393C563" w14:textId="77777777" w:rsidR="004B7618" w:rsidRDefault="004B7618" w:rsidP="004B7618">
      <w:r>
        <w:rPr>
          <w:rStyle w:val="CommentReference"/>
        </w:rPr>
        <w:annotationRef/>
      </w:r>
      <w:r>
        <w:rPr>
          <w:color w:val="000000"/>
        </w:rPr>
        <w:t>Similar to what?</w:t>
      </w:r>
    </w:p>
  </w:comment>
  <w:comment w:id="66" w:author="Gallagher, Timothy" w:date="2023-04-20T15:09:00Z" w:initials="GT">
    <w:p w14:paraId="570813EC" w14:textId="77777777" w:rsidR="004B7618" w:rsidRDefault="004B7618" w:rsidP="004B7618">
      <w:pPr>
        <w:pStyle w:val="CommentText"/>
      </w:pPr>
      <w:r>
        <w:t>Is it interesting, why is it interesting? You also need to put forth a possible explanation if you observe somethign like this. Are these values within uncertainty?</w:t>
      </w:r>
      <w:r>
        <w:rPr>
          <w:rStyle w:val="CommentReference"/>
        </w:rPr>
        <w:annotationRef/>
      </w:r>
    </w:p>
  </w:comment>
  <w:comment w:id="67" w:author="Smart, Kyle" w:date="2023-05-03T18:19:00Z" w:initials="SK">
    <w:p w14:paraId="6BF11DF9" w14:textId="77777777" w:rsidR="004B7618" w:rsidRDefault="004B7618" w:rsidP="004B7618">
      <w:pPr>
        <w:pStyle w:val="CommentText"/>
      </w:pPr>
      <w:r>
        <w:rPr>
          <w:rStyle w:val="CommentReference"/>
        </w:rPr>
        <w:annotationRef/>
      </w:r>
      <w:r>
        <w:t>Values should definitely not be within uncertainty, the errors we report are two orders of magnitude smaller.</w:t>
      </w:r>
    </w:p>
  </w:comment>
  <w:comment w:id="68" w:author="Gallagher, Timothy" w:date="2023-06-06T12:00:00Z" w:initials="GT">
    <w:p w14:paraId="1C17C01C" w14:textId="77777777" w:rsidR="004B7618" w:rsidRDefault="004B7618" w:rsidP="004B7618">
      <w:pPr>
        <w:pStyle w:val="CommentText"/>
      </w:pPr>
      <w:r>
        <w:t>Good! Never trust your reader (in this case me) to inherently see why something is interesting.</w:t>
      </w:r>
      <w:r>
        <w:rPr>
          <w:rStyle w:val="CommentReference"/>
        </w:rPr>
        <w:annotationRef/>
      </w:r>
    </w:p>
  </w:comment>
  <w:comment w:id="69" w:author="Breecker, Daniel O" w:date="2023-07-18T00:53:00Z" w:initials="DB">
    <w:p w14:paraId="4E91EA97" w14:textId="77777777" w:rsidR="004B7618" w:rsidRDefault="004B7618" w:rsidP="004B7618">
      <w:r>
        <w:rPr>
          <w:rStyle w:val="CommentReference"/>
        </w:rPr>
        <w:annotationRef/>
      </w:r>
      <w:r>
        <w:rPr>
          <w:color w:val="000000"/>
        </w:rPr>
        <w:t>Mentioning anabolism above will provide content for the reader once they get to this</w:t>
      </w:r>
    </w:p>
  </w:comment>
  <w:comment w:id="71" w:author="Breecker, Daniel O" w:date="2023-07-18T01:13:00Z" w:initials="DB">
    <w:p w14:paraId="4EE1828A" w14:textId="77777777" w:rsidR="004B7618" w:rsidRDefault="004B7618" w:rsidP="004B7618">
      <w:r>
        <w:rPr>
          <w:rStyle w:val="CommentReference"/>
        </w:rPr>
        <w:annotationRef/>
      </w:r>
      <w:r>
        <w:rPr>
          <w:color w:val="000000"/>
        </w:rPr>
        <w:t>Check me here. A reduced substrate requires more O2 to release an equivalent amount of CO2, so low RQ.</w:t>
      </w:r>
    </w:p>
  </w:comment>
  <w:comment w:id="72" w:author="Smart, Kyle" w:date="2023-08-02T14:20:00Z" w:initials="SK">
    <w:p w14:paraId="3C59C040" w14:textId="77777777" w:rsidR="004B7618" w:rsidRDefault="004B7618" w:rsidP="004B7618">
      <w:pPr>
        <w:pStyle w:val="CommentText"/>
      </w:pPr>
      <w:r>
        <w:rPr>
          <w:rStyle w:val="CommentReference"/>
        </w:rPr>
        <w:annotationRef/>
      </w:r>
      <w:r>
        <w:t>I am on board with that logic.</w:t>
      </w:r>
    </w:p>
  </w:comment>
  <w:comment w:id="70" w:author="Gallagher, Timothy" w:date="2023-04-20T15:23:00Z" w:initials="GT">
    <w:p w14:paraId="5A31221A" w14:textId="77777777" w:rsidR="004B7618" w:rsidRDefault="004B7618" w:rsidP="004B7618">
      <w:pPr>
        <w:pStyle w:val="CommentText"/>
      </w:pPr>
      <w:r>
        <w:t>why is this important? If you are going to state this, you have to explain it</w:t>
      </w:r>
      <w:r>
        <w:rPr>
          <w:rStyle w:val="CommentReference"/>
        </w:rPr>
        <w:annotationRef/>
      </w:r>
    </w:p>
  </w:comment>
  <w:comment w:id="75" w:author="Smart, Kyle" w:date="2024-02-05T15:13:00Z" w:initials="KS">
    <w:p w14:paraId="4695ACEF" w14:textId="77777777" w:rsidR="006517CA" w:rsidRDefault="00964BF0" w:rsidP="006517CA">
      <w:pPr>
        <w:pStyle w:val="CommentText"/>
      </w:pPr>
      <w:r>
        <w:rPr>
          <w:rStyle w:val="CommentReference"/>
        </w:rPr>
        <w:annotationRef/>
      </w:r>
      <w:r w:rsidR="006517CA">
        <w:t>Turns out this (1-CUE) is essentially “Metabolic Quotient”, which is a term being thrown around in a lot of papers. So I may want to make clear mention of that somewhere and find some references for it?</w:t>
      </w:r>
    </w:p>
  </w:comment>
  <w:comment w:id="77" w:author="Gallagher, Timothy" w:date="2023-04-20T16:00:00Z" w:initials="GT">
    <w:p w14:paraId="4C1A6FF2" w14:textId="462EA795" w:rsidR="003F47E5" w:rsidRDefault="003F47E5" w:rsidP="003F47E5">
      <w:pPr>
        <w:pStyle w:val="CommentText"/>
      </w:pPr>
      <w:r>
        <w:t>Just use parenthetical calls like I added in the previous sentence. It makes the manuscript easier to read.</w:t>
      </w:r>
      <w:r>
        <w:rPr>
          <w:rStyle w:val="CommentReference"/>
        </w:rPr>
        <w:annotationRef/>
      </w:r>
    </w:p>
  </w:comment>
  <w:comment w:id="78" w:author="Breecker, Daniel O" w:date="2023-07-18T14:14:00Z" w:initials="DB">
    <w:p w14:paraId="2D456CC9" w14:textId="696FE470" w:rsidR="003F47E5" w:rsidRDefault="003F47E5" w:rsidP="003F47E5">
      <w:r>
        <w:rPr>
          <w:rStyle w:val="CommentReference"/>
        </w:rPr>
        <w:annotationRef/>
      </w:r>
      <w:r>
        <w:rPr>
          <w:color w:val="000000"/>
        </w:rPr>
        <w:t>Why not just remove any such data from the plot. Entering zero seems arbitrary</w:t>
      </w:r>
    </w:p>
  </w:comment>
  <w:comment w:id="79" w:author="Smart, Kyle" w:date="2023-08-04T14:35:00Z" w:initials="SK">
    <w:p w14:paraId="5B6B14A3" w14:textId="77777777" w:rsidR="003F47E5" w:rsidRDefault="003F47E5" w:rsidP="003F47E5">
      <w:pPr>
        <w:pStyle w:val="CommentText"/>
      </w:pPr>
      <w:r>
        <w:rPr>
          <w:rStyle w:val="CommentReference"/>
        </w:rPr>
        <w:annotationRef/>
      </w:r>
      <w:r>
        <w:t xml:space="preserve">I can change this in the script. </w:t>
      </w:r>
    </w:p>
  </w:comment>
  <w:comment w:id="80" w:author="Smart, Kyle" w:date="2024-01-04T16:19:00Z" w:initials="KS">
    <w:p w14:paraId="3603A534" w14:textId="77777777" w:rsidR="003F47E5" w:rsidRDefault="003F47E5" w:rsidP="003F47E5">
      <w:pPr>
        <w:pStyle w:val="CommentText"/>
      </w:pPr>
      <w:r>
        <w:rPr>
          <w:rStyle w:val="CommentReference"/>
        </w:rPr>
        <w:annotationRef/>
      </w:r>
      <w:r>
        <w:t xml:space="preserve">Changes have been made, updated graphs are included, now zero values are filtered out of the graph. </w:t>
      </w:r>
    </w:p>
  </w:comment>
  <w:comment w:id="81" w:author="Breecker, Daniel O" w:date="2023-07-19T08:27:00Z" w:initials="DB">
    <w:p w14:paraId="44E59CA0" w14:textId="77777777" w:rsidR="003F47E5" w:rsidRDefault="003F47E5" w:rsidP="003F47E5">
      <w:r>
        <w:rPr>
          <w:rStyle w:val="CommentReference"/>
        </w:rPr>
        <w:annotationRef/>
      </w:r>
      <w:r>
        <w:rPr>
          <w:color w:val="000000"/>
        </w:rPr>
        <w:t>Please clarify whether this means 1) that no loss of biomass occurred or 2) we wouldn’t detect it if it did</w:t>
      </w:r>
    </w:p>
  </w:comment>
  <w:comment w:id="82" w:author="Gallagher, Timothy" w:date="2023-04-20T16:16:00Z" w:initials="GT">
    <w:p w14:paraId="37B66CB5" w14:textId="77777777" w:rsidR="003F47E5" w:rsidRDefault="003F47E5" w:rsidP="003F47E5">
      <w:pPr>
        <w:pStyle w:val="CommentText"/>
      </w:pPr>
      <w:r>
        <w:t>I think you need to add some text about what you think is explaining the RQ values below 1.0 when there is a small, but measurable amount of CO2 production.</w:t>
      </w:r>
      <w:r>
        <w:rPr>
          <w:rStyle w:val="CommentReference"/>
        </w:rPr>
        <w:annotationRef/>
      </w:r>
    </w:p>
    <w:p w14:paraId="6C7539A3" w14:textId="77777777" w:rsidR="003F47E5" w:rsidRDefault="003F47E5" w:rsidP="003F47E5">
      <w:pPr>
        <w:pStyle w:val="CommentText"/>
      </w:pPr>
    </w:p>
    <w:p w14:paraId="683112E8" w14:textId="77777777" w:rsidR="003F47E5" w:rsidRDefault="003F47E5" w:rsidP="003F47E5">
      <w:pPr>
        <w:pStyle w:val="CommentText"/>
      </w:pPr>
      <w:r>
        <w:t>You also need to make some argument against a priming effect driving the RQ values. [Not many compounds could explain the high RQ values, what are the less labile compounds that people typically argue are primed, lipids? other compounds? what would their RQ values be?]</w:t>
      </w:r>
    </w:p>
    <w:p w14:paraId="3DAF2F50" w14:textId="77777777" w:rsidR="003F47E5" w:rsidRDefault="003F47E5" w:rsidP="003F47E5">
      <w:pPr>
        <w:pStyle w:val="CommentText"/>
      </w:pPr>
    </w:p>
    <w:p w14:paraId="04B6F286" w14:textId="77777777" w:rsidR="003F47E5" w:rsidRDefault="003F47E5" w:rsidP="003F47E5">
      <w:pPr>
        <w:pStyle w:val="CommentText"/>
      </w:pPr>
      <w:r>
        <w:t>Basically introduce the concept of priming as a potential issue in your experiments (define it, why it matters here: bc you have prexisting org matter in the soils)</w:t>
      </w:r>
    </w:p>
  </w:comment>
  <w:comment w:id="84" w:author="Breecker, Daniel O" w:date="2023-07-19T08:59:00Z" w:initials="DB">
    <w:p w14:paraId="25E00BC9" w14:textId="77777777" w:rsidR="00864A98" w:rsidRDefault="00864A98" w:rsidP="00864A98">
      <w:r>
        <w:rPr>
          <w:rStyle w:val="CommentReference"/>
        </w:rPr>
        <w:annotationRef/>
      </w:r>
      <w:r>
        <w:rPr>
          <w:color w:val="000000"/>
        </w:rPr>
        <w:t>Why only one? I think you should do this for each replicate and for each of the masses of glucose added so that you can plot CFE biomass versus RQ based biomass!</w:t>
      </w:r>
    </w:p>
  </w:comment>
  <w:comment w:id="85" w:author="Smart, Kyle" w:date="2023-08-04T15:05:00Z" w:initials="SK">
    <w:p w14:paraId="1F30F23E" w14:textId="77777777" w:rsidR="00864A98" w:rsidRDefault="00864A98" w:rsidP="00864A98">
      <w:pPr>
        <w:pStyle w:val="CommentText"/>
      </w:pPr>
      <w:r>
        <w:rPr>
          <w:rStyle w:val="CommentReference"/>
        </w:rPr>
        <w:annotationRef/>
      </w:r>
      <w:r>
        <w:t>Will be updated with next incubation.</w:t>
      </w:r>
    </w:p>
  </w:comment>
  <w:comment w:id="86" w:author="Breecker, Daniel O" w:date="2023-07-19T09:02:00Z" w:initials="DB">
    <w:p w14:paraId="56BE73B0" w14:textId="77777777" w:rsidR="00864A98" w:rsidRDefault="00864A98" w:rsidP="00864A98">
      <w:r>
        <w:rPr>
          <w:rStyle w:val="CommentReference"/>
        </w:rPr>
        <w:annotationRef/>
      </w:r>
      <w:r>
        <w:rPr>
          <w:color w:val="000000"/>
        </w:rPr>
        <w:t>This is partly why its important to do more than one.</w:t>
      </w:r>
    </w:p>
  </w:comment>
  <w:comment w:id="87" w:author="Smart, Kyle" w:date="2023-08-04T14:55:00Z" w:initials="SK">
    <w:p w14:paraId="636914A1" w14:textId="77777777" w:rsidR="00864A98" w:rsidRDefault="00864A98" w:rsidP="00864A98">
      <w:pPr>
        <w:pStyle w:val="CommentText"/>
      </w:pPr>
      <w:r>
        <w:rPr>
          <w:rStyle w:val="CommentReference"/>
        </w:rPr>
        <w:annotationRef/>
      </w:r>
      <w:r>
        <w:t>Agreed, the plan was to have more but we hit a malfunction with the PLC and manifold, that's why we were left with only one usable comparable measurement.</w:t>
      </w:r>
    </w:p>
  </w:comment>
  <w:comment w:id="93" w:author="Gallagher, Timothy" w:date="2024-02-06T12:59:00Z" w:initials="GT">
    <w:p w14:paraId="41DCB085" w14:textId="10C24E4B" w:rsidR="5433EEC7" w:rsidRDefault="5433EEC7">
      <w:pPr>
        <w:pStyle w:val="CommentText"/>
      </w:pPr>
      <w:r>
        <w:t>Need to explain what the error bars are in the caption.</w:t>
      </w:r>
      <w:r>
        <w:rPr>
          <w:rStyle w:val="CommentReference"/>
        </w:rPr>
        <w:annotationRef/>
      </w:r>
    </w:p>
  </w:comment>
  <w:comment w:id="94" w:author="Breecker, Daniel O" w:date="2023-07-19T09:07:00Z" w:initials="DB">
    <w:p w14:paraId="125235A8" w14:textId="77777777" w:rsidR="00456446" w:rsidRDefault="00456446" w:rsidP="00456446">
      <w:r>
        <w:rPr>
          <w:rStyle w:val="CommentReference"/>
        </w:rPr>
        <w:annotationRef/>
      </w:r>
      <w:r>
        <w:rPr>
          <w:color w:val="000000"/>
        </w:rPr>
        <w:t>This wording is problematic throughout, in my opinion</w:t>
      </w:r>
    </w:p>
  </w:comment>
  <w:comment w:id="95" w:author="Breecker, Daniel O" w:date="2023-07-19T09:10:00Z" w:initials="DB">
    <w:p w14:paraId="76E137FC" w14:textId="77777777" w:rsidR="00456446" w:rsidRDefault="00456446" w:rsidP="00456446">
      <w:r>
        <w:rPr>
          <w:rStyle w:val="CommentReference"/>
        </w:rPr>
        <w:annotationRef/>
      </w:r>
      <w:r>
        <w:rPr>
          <w:color w:val="000000"/>
        </w:rPr>
        <w:t>And this should be expected because microbial CUE is probably not 0, especially in incubations where microbes have what they need to grow (although its unclear if the had the nutrient sources they need in these experiments, there was probably some nutrients source in the soil).</w:t>
      </w:r>
    </w:p>
  </w:comment>
  <w:comment w:id="98" w:author="Breecker, Daniel O" w:date="2023-07-19T09:14:00Z" w:initials="DB">
    <w:p w14:paraId="392DA31A" w14:textId="77777777" w:rsidR="00456446" w:rsidRDefault="00456446" w:rsidP="00456446">
      <w:r>
        <w:rPr>
          <w:rStyle w:val="CommentReference"/>
        </w:rPr>
        <w:annotationRef/>
      </w:r>
      <w:r>
        <w:rPr>
          <w:color w:val="000000"/>
        </w:rPr>
        <w:t>Is it not also possible that the metabolites being produced changed through time? I’m not sure, but thought we might offer this as an additional possibility. Do microbes always just grow as whole as whole new microbes? What about production of extracellular enzymes, etc. Our average microbial stoichiometry might not always represent biosynthetic products?</w:t>
      </w:r>
    </w:p>
  </w:comment>
  <w:comment w:id="99" w:author="Smart, Kyle" w:date="2023-08-04T15:02:00Z" w:initials="SK">
    <w:p w14:paraId="26D6ED4B" w14:textId="77777777" w:rsidR="00456446" w:rsidRDefault="00456446" w:rsidP="00456446">
      <w:pPr>
        <w:pStyle w:val="CommentText"/>
      </w:pPr>
      <w:r>
        <w:rPr>
          <w:rStyle w:val="CommentReference"/>
        </w:rPr>
        <w:annotationRef/>
      </w:r>
      <w:r>
        <w:t>I think you are entirely right here. I have seen a paper which discusses glucose amendment down-regulating production of enzymes, maybe this could be used to support "whole microbial" growth at least when glucose is the substrate of choice. But other metabolites should be considered as an inevitable eventuality in most incubation conditions.</w:t>
      </w:r>
    </w:p>
  </w:comment>
  <w:comment w:id="96" w:author="Smart, Kyle" w:date="2023-05-05T21:10:00Z" w:initials="SK">
    <w:p w14:paraId="1E5A2FB6" w14:textId="77777777" w:rsidR="00456446" w:rsidRDefault="00456446" w:rsidP="00456446">
      <w:pPr>
        <w:pStyle w:val="CommentText"/>
      </w:pPr>
      <w:r>
        <w:rPr>
          <w:rStyle w:val="CommentReference"/>
        </w:rPr>
        <w:annotationRef/>
      </w:r>
      <w:r>
        <w:t>Doesn't feel like my strongest idea ever, I haven't even convinced myself of it. I might need some help here.</w:t>
      </w:r>
      <w:r>
        <w:rPr>
          <w:rStyle w:val="CommentReference"/>
        </w:rPr>
        <w:annotationRef/>
      </w:r>
    </w:p>
  </w:comment>
  <w:comment w:id="97" w:author="Gallagher, Timothy" w:date="2023-06-06T13:17:00Z" w:initials="GT">
    <w:p w14:paraId="04E52E51" w14:textId="77777777" w:rsidR="00456446" w:rsidRDefault="00456446" w:rsidP="00456446">
      <w:pPr>
        <w:pStyle w:val="CommentText"/>
      </w:pPr>
      <w:r>
        <w:t>Hah. I think you did a pretty good job. I just flipped the clauses around a bit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320BAB" w15:done="1"/>
  <w15:commentEx w15:paraId="55F69821" w15:done="1"/>
  <w15:commentEx w15:paraId="70371150" w15:done="1"/>
  <w15:commentEx w15:paraId="0BA0166A" w15:paraIdParent="70371150" w15:done="1"/>
  <w15:commentEx w15:paraId="29ECFCFA" w15:done="1"/>
  <w15:commentEx w15:paraId="03B1DBEA" w15:done="1"/>
  <w15:commentEx w15:paraId="594E525C" w15:done="1"/>
  <w15:commentEx w15:paraId="2CBA6FA9" w15:paraIdParent="594E525C" w15:done="1"/>
  <w15:commentEx w15:paraId="4B95B2E3" w15:done="1"/>
  <w15:commentEx w15:paraId="48FC8768" w15:done="1"/>
  <w15:commentEx w15:paraId="1AE36B90" w15:done="1"/>
  <w15:commentEx w15:paraId="21A2316E" w15:done="1"/>
  <w15:commentEx w15:paraId="664F12B0" w15:done="0"/>
  <w15:commentEx w15:paraId="028CDFF4" w15:done="1"/>
  <w15:commentEx w15:paraId="71784A56" w15:done="1"/>
  <w15:commentEx w15:paraId="1B3DDFD4" w15:done="1"/>
  <w15:commentEx w15:paraId="2EC8B603" w15:done="1"/>
  <w15:commentEx w15:paraId="64FB69BA" w15:done="1"/>
  <w15:commentEx w15:paraId="1C140034" w15:done="1"/>
  <w15:commentEx w15:paraId="4658997E" w15:done="1"/>
  <w15:commentEx w15:paraId="50053F01" w15:done="1"/>
  <w15:commentEx w15:paraId="744EE719" w15:paraIdParent="50053F01" w15:done="1"/>
  <w15:commentEx w15:paraId="1C9A55E7" w15:done="1"/>
  <w15:commentEx w15:paraId="279E2F18" w15:done="1"/>
  <w15:commentEx w15:paraId="7A81827C" w15:done="1"/>
  <w15:commentEx w15:paraId="3DA5DED9" w15:done="1"/>
  <w15:commentEx w15:paraId="1F630E6A" w15:done="1"/>
  <w15:commentEx w15:paraId="65476D51" w15:paraIdParent="1F630E6A" w15:done="1"/>
  <w15:commentEx w15:paraId="0039B13E" w15:paraIdParent="1F630E6A" w15:done="1"/>
  <w15:commentEx w15:paraId="191373B6" w15:done="1"/>
  <w15:commentEx w15:paraId="6FD67B12" w15:paraIdParent="191373B6" w15:done="1"/>
  <w15:commentEx w15:paraId="123C5E26" w15:paraIdParent="191373B6" w15:done="1"/>
  <w15:commentEx w15:paraId="30F48DFB" w15:paraIdParent="191373B6" w15:done="1"/>
  <w15:commentEx w15:paraId="7AD77B4D" w15:done="1"/>
  <w15:commentEx w15:paraId="37A245C4" w15:paraIdParent="7AD77B4D" w15:done="1"/>
  <w15:commentEx w15:paraId="405151D1" w15:done="0"/>
  <w15:commentEx w15:paraId="0ABCA4E9" w15:paraIdParent="405151D1" w15:done="0"/>
  <w15:commentEx w15:paraId="2EA0EF17" w15:done="1"/>
  <w15:commentEx w15:paraId="6F010B56" w15:paraIdParent="2EA0EF17" w15:done="1"/>
  <w15:commentEx w15:paraId="161CD51C" w15:paraIdParent="2EA0EF17" w15:done="1"/>
  <w15:commentEx w15:paraId="6B28582E" w15:done="1"/>
  <w15:commentEx w15:paraId="35EE2641" w15:done="1"/>
  <w15:commentEx w15:paraId="0C3E4D7B" w15:paraIdParent="35EE2641" w15:done="1"/>
  <w15:commentEx w15:paraId="6A96A2A1" w15:done="1"/>
  <w15:commentEx w15:paraId="2FE9F080" w15:done="1"/>
  <w15:commentEx w15:paraId="4AA3E8EF" w15:done="1"/>
  <w15:commentEx w15:paraId="0D2C0194" w15:done="1"/>
  <w15:commentEx w15:paraId="780E2145" w15:done="1"/>
  <w15:commentEx w15:paraId="511F3BEB" w15:done="1"/>
  <w15:commentEx w15:paraId="364A76EC" w15:paraIdParent="511F3BEB" w15:done="1"/>
  <w15:commentEx w15:paraId="61C0F953" w15:paraIdParent="511F3BEB" w15:done="1"/>
  <w15:commentEx w15:paraId="11802394" w15:done="1"/>
  <w15:commentEx w15:paraId="7BE1B0D1" w15:done="1"/>
  <w15:commentEx w15:paraId="1C4929C7" w15:done="1"/>
  <w15:commentEx w15:paraId="3DD487D7" w15:done="1"/>
  <w15:commentEx w15:paraId="1D6C2710" w15:paraIdParent="3DD487D7" w15:done="1"/>
  <w15:commentEx w15:paraId="59235020" w15:paraIdParent="3DD487D7" w15:done="1"/>
  <w15:commentEx w15:paraId="3AC5C81F" w15:paraIdParent="3DD487D7" w15:done="1"/>
  <w15:commentEx w15:paraId="509B27B3" w15:done="1"/>
  <w15:commentEx w15:paraId="6B4EE115" w15:done="1"/>
  <w15:commentEx w15:paraId="1E3C1F91" w15:done="1"/>
  <w15:commentEx w15:paraId="0393C563" w15:done="1"/>
  <w15:commentEx w15:paraId="570813EC" w15:done="1"/>
  <w15:commentEx w15:paraId="6BF11DF9" w15:paraIdParent="570813EC" w15:done="1"/>
  <w15:commentEx w15:paraId="1C17C01C" w15:paraIdParent="570813EC" w15:done="1"/>
  <w15:commentEx w15:paraId="4E91EA97" w15:done="1"/>
  <w15:commentEx w15:paraId="4EE1828A" w15:done="1"/>
  <w15:commentEx w15:paraId="3C59C040" w15:paraIdParent="4EE1828A" w15:done="1"/>
  <w15:commentEx w15:paraId="5A31221A" w15:done="1"/>
  <w15:commentEx w15:paraId="4695ACEF" w15:done="1"/>
  <w15:commentEx w15:paraId="4C1A6FF2" w15:done="1"/>
  <w15:commentEx w15:paraId="2D456CC9" w15:done="1"/>
  <w15:commentEx w15:paraId="5B6B14A3" w15:paraIdParent="2D456CC9" w15:done="1"/>
  <w15:commentEx w15:paraId="3603A534" w15:paraIdParent="2D456CC9" w15:done="1"/>
  <w15:commentEx w15:paraId="44E59CA0" w15:done="1"/>
  <w15:commentEx w15:paraId="04B6F286" w15:done="1"/>
  <w15:commentEx w15:paraId="25E00BC9" w15:done="1"/>
  <w15:commentEx w15:paraId="1F30F23E" w15:paraIdParent="25E00BC9" w15:done="1"/>
  <w15:commentEx w15:paraId="56BE73B0" w15:done="1"/>
  <w15:commentEx w15:paraId="636914A1" w15:paraIdParent="56BE73B0" w15:done="1"/>
  <w15:commentEx w15:paraId="41DCB085" w15:done="1"/>
  <w15:commentEx w15:paraId="125235A8" w15:done="1"/>
  <w15:commentEx w15:paraId="76E137FC" w15:done="1"/>
  <w15:commentEx w15:paraId="392DA31A" w15:done="1"/>
  <w15:commentEx w15:paraId="26D6ED4B" w15:paraIdParent="392DA31A" w15:done="1"/>
  <w15:commentEx w15:paraId="1E5A2FB6" w15:done="1"/>
  <w15:commentEx w15:paraId="04E52E51" w15:paraIdParent="1E5A2FB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5BB8AFC" w16cex:dateUtc="2023-04-20T13:38:00Z"/>
  <w16cex:commentExtensible w16cex:durableId="78F3BE5A" w16cex:dateUtc="2023-04-20T13:23:00Z"/>
  <w16cex:commentExtensible w16cex:durableId="144A0F2D" w16cex:dateUtc="2023-04-20T12:44:00Z"/>
  <w16cex:commentExtensible w16cex:durableId="27FCC1AB" w16cex:dateUtc="2023-05-03T15:19:00Z"/>
  <w16cex:commentExtensible w16cex:durableId="74C5D7F2" w16cex:dateUtc="2023-04-20T13:23:00Z"/>
  <w16cex:commentExtensible w16cex:durableId="743AA07D" w16cex:dateUtc="2023-04-20T13:27:00Z"/>
  <w16cex:commentExtensible w16cex:durableId="050CE80C" w16cex:dateUtc="2023-04-20T13:42:00Z"/>
  <w16cex:commentExtensible w16cex:durableId="27FCC657" w16cex:dateUtc="2023-05-03T15:39:00Z"/>
  <w16cex:commentExtensible w16cex:durableId="28902617" w16cex:dateUtc="2023-08-23T10:30:00Z"/>
  <w16cex:commentExtensible w16cex:durableId="25EF2864" w16cex:dateUtc="2023-06-05T16:09:00Z"/>
  <w16cex:commentExtensible w16cex:durableId="285F09E7" w16cex:dateUtc="2023-07-17T05:29:00Z"/>
  <w16cex:commentExtensible w16cex:durableId="285F0ECE" w16cex:dateUtc="2023-07-17T05:50:00Z"/>
  <w16cex:commentExtensible w16cex:durableId="2890266F" w16cex:dateUtc="2023-08-23T10:32:00Z">
    <w16cex:extLst>
      <w16:ext w16:uri="{CE6994B0-6A32-4C9F-8C6B-6E91EDA988CE}">
        <cr:reactions xmlns:cr="http://schemas.microsoft.com/office/comments/2020/reactions">
          <cr:reaction reactionType="1">
            <cr:reactionInfo dateUtc="2024-01-17T15:38:56Z">
              <cr:user userId="S::ksmart4@kent.edu::d66f5f10-4f1e-4f38-ba3e-9ca0cda28c61" userProvider="AD" userName="Smart, Kyle"/>
            </cr:reactionInfo>
          </cr:reaction>
        </cr:reactions>
      </w16:ext>
    </w16cex:extLst>
  </w16cex:commentExtensible>
  <w16cex:commentExtensible w16cex:durableId="4E27E5E7" w16cex:dateUtc="2023-06-05T16:18:00Z"/>
  <w16cex:commentExtensible w16cex:durableId="28902954" w16cex:dateUtc="2023-08-23T10:44:00Z"/>
  <w16cex:commentExtensible w16cex:durableId="34C4F330" w16cex:dateUtc="2024-02-05T18:32:00Z"/>
  <w16cex:commentExtensible w16cex:durableId="285F0FD6" w16cex:dateUtc="2023-07-17T05:54:00Z"/>
  <w16cex:commentExtensible w16cex:durableId="41B83988" w16cex:dateUtc="2023-04-20T15:48:00Z"/>
  <w16cex:commentExtensible w16cex:durableId="51C81130" w16cex:dateUtc="2023-06-06T15:25:00Z"/>
  <w16cex:commentExtensible w16cex:durableId="289028C9" w16cex:dateUtc="2023-08-23T10:42:00Z"/>
  <w16cex:commentExtensible w16cex:durableId="28902A99" w16cex:dateUtc="2023-08-23T10:50:00Z"/>
  <w16cex:commentExtensible w16cex:durableId="2890AE00" w16cex:dateUtc="2023-08-23T20:10:00Z"/>
  <w16cex:commentExtensible w16cex:durableId="5CB9BC96" w16cex:dateUtc="2023-04-20T16:58:00Z"/>
  <w16cex:commentExtensible w16cex:durableId="6736781E" w16cex:dateUtc="2023-04-06T19:34:00Z"/>
  <w16cex:commentExtensible w16cex:durableId="0AE9FAC9" w16cex:dateUtc="2023-06-06T15:36:00Z"/>
  <w16cex:commentExtensible w16cex:durableId="28611990" w16cex:dateUtc="2023-07-18T19:00:00Z"/>
  <w16cex:commentExtensible w16cex:durableId="218D9BDC" w16cex:dateUtc="2023-04-20T19:25:00Z"/>
  <w16cex:commentExtensible w16cex:durableId="27FD1163" w16cex:dateUtc="2023-05-03T20:59:00Z"/>
  <w16cex:commentExtensible w16cex:durableId="27FFEFA5" w16cex:dateUtc="2023-05-06T01:12:00Z"/>
  <w16cex:commentExtensible w16cex:durableId="797246E4" w16cex:dateUtc="2023-04-20T19:15:00Z">
    <w16cex:extLst>
      <w16:ext w16:uri="{CE6994B0-6A32-4C9F-8C6B-6E91EDA988CE}">
        <cr:reactions xmlns:cr="http://schemas.microsoft.com/office/comments/2020/reactions">
          <cr:reaction reactionType="1">
            <cr:reactionInfo dateUtc="2024-01-18T18:38:03Z">
              <cr:user userId="S::ksmart4@kent.edu::d66f5f10-4f1e-4f38-ba3e-9ca0cda28c61" userProvider="AD" userName="Smart, Kyle"/>
            </cr:reactionInfo>
          </cr:reaction>
        </cr:reactions>
      </w16:ext>
    </w16cex:extLst>
  </w16cex:commentExtensible>
  <w16cex:commentExtensible w16cex:durableId="27FD11CB" w16cex:dateUtc="2023-05-03T21:00:00Z"/>
  <w16cex:commentExtensible w16cex:durableId="464AF85E" w16cex:dateUtc="2023-06-06T15:56:00Z"/>
  <w16cex:commentExtensible w16cex:durableId="285F1B8B" w16cex:dateUtc="2023-07-17T06:44:00Z"/>
  <w16cex:commentExtensible w16cex:durableId="285F199F" w16cex:dateUtc="2023-07-17T06:36:00Z"/>
  <w16cex:commentExtensible w16cex:durableId="2874DE75" w16cex:dateUtc="2023-08-02T17:53:00Z"/>
  <w16cex:commentExtensible w16cex:durableId="6ECEE7B3" w16cex:dateUtc="2023-06-06T16:25:00Z">
    <w16cex:extLst>
      <w16:ext w16:uri="{CE6994B0-6A32-4C9F-8C6B-6E91EDA988CE}">
        <cr:reactions xmlns:cr="http://schemas.microsoft.com/office/comments/2020/reactions">
          <cr:reaction reactionType="1">
            <cr:reactionInfo dateUtc="2024-01-04T21:19:48Z">
              <cr:user userId="S::ksmart4@kent.edu::d66f5f10-4f1e-4f38-ba3e-9ca0cda28c61" userProvider="AD" userName="Smart, Kyle"/>
            </cr:reactionInfo>
          </cr:reaction>
        </cr:reactions>
      </w16:ext>
    </w16cex:extLst>
  </w16cex:commentExtensible>
  <w16cex:commentExtensible w16cex:durableId="28621BEC" w16cex:dateUtc="2023-07-19T13:23:00Z">
    <w16cex:extLst>
      <w16:ext w16:uri="{CE6994B0-6A32-4C9F-8C6B-6E91EDA988CE}">
        <cr:reactions xmlns:cr="http://schemas.microsoft.com/office/comments/2020/reactions">
          <cr:reaction reactionType="1">
            <cr:reactionInfo dateUtc="2024-01-04T21:19:53Z">
              <cr:user userId="S::ksmart4@kent.edu::d66f5f10-4f1e-4f38-ba3e-9ca0cda28c61" userProvider="AD" userName="Smart, Kyle"/>
            </cr:reactionInfo>
          </cr:reaction>
        </cr:reactions>
      </w16:ext>
    </w16cex:extLst>
  </w16cex:commentExtensible>
  <w16cex:commentExtensible w16cex:durableId="67655533" w16cex:dateUtc="2023-07-18T05:08:00Z"/>
  <w16cex:commentExtensible w16cex:durableId="7BED1F0F" w16cex:dateUtc="2023-08-01T19:37:00Z"/>
  <w16cex:commentExtensible w16cex:durableId="3F39552A" w16cex:dateUtc="2024-01-02T21:08:00Z"/>
  <w16cex:commentExtensible w16cex:durableId="286057CB" w16cex:dateUtc="2023-07-18T05:14:00Z"/>
  <w16cex:commentExtensible w16cex:durableId="28605664" w16cex:dateUtc="2023-07-18T05:08:00Z"/>
  <w16cex:commentExtensible w16cex:durableId="2873A53E" w16cex:dateUtc="2023-08-01T19:37:00Z"/>
  <w16cex:commentExtensible w16cex:durableId="28605B50" w16cex:dateUtc="2023-07-18T05:29:00Z"/>
  <w16cex:commentExtensible w16cex:durableId="285F16C8" w16cex:dateUtc="2023-07-17T06:24:00Z"/>
  <w16cex:commentExtensible w16cex:durableId="28907C96" w16cex:dateUtc="2023-08-23T16:39:00Z"/>
  <w16cex:commentExtensible w16cex:durableId="285F17D5" w16cex:dateUtc="2023-07-17T06:28:00Z"/>
  <w16cex:commentExtensible w16cex:durableId="56B33CFA" w16cex:dateUtc="2023-04-20T18:46:00Z"/>
  <w16cex:commentExtensible w16cex:durableId="344E5093" w16cex:dateUtc="2023-04-20T18:07:00Z"/>
  <w16cex:commentExtensible w16cex:durableId="27FCFFB9" w16cex:dateUtc="2023-05-03T19:43:00Z"/>
  <w16cex:commentExtensible w16cex:durableId="05FD3370" w16cex:dateUtc="2023-06-06T15:52:00Z"/>
  <w16cex:commentExtensible w16cex:durableId="285F184E" w16cex:dateUtc="2023-07-17T06:30:00Z"/>
  <w16cex:commentExtensible w16cex:durableId="285F180A" w16cex:dateUtc="2023-07-17T06:29:00Z"/>
  <w16cex:commentExtensible w16cex:durableId="285F182F" w16cex:dateUtc="2023-07-17T06:30:00Z"/>
  <w16cex:commentExtensible w16cex:durableId="7F8C68CF" w16cex:dateUtc="2023-04-20T18:22:00Z"/>
  <w16cex:commentExtensible w16cex:durableId="27FD06C6" w16cex:dateUtc="2023-05-03T20:13:00Z"/>
  <w16cex:commentExtensible w16cex:durableId="27FD073E" w16cex:dateUtc="2023-05-03T20:15:00Z"/>
  <w16cex:commentExtensible w16cex:durableId="27FD11FE" w16cex:dateUtc="2023-05-03T21:01:00Z"/>
  <w16cex:commentExtensible w16cex:durableId="285F18E8" w16cex:dateUtc="2023-07-17T06:33:00Z"/>
  <w16cex:commentExtensible w16cex:durableId="285F1968" w16cex:dateUtc="2023-07-17T06:35:00Z"/>
  <w16cex:commentExtensible w16cex:durableId="28907FA6" w16cex:dateUtc="2023-08-23T16:52:00Z"/>
  <w16cex:commentExtensible w16cex:durableId="285F2BE6" w16cex:dateUtc="2023-07-17T07:54:00Z"/>
  <w16cex:commentExtensible w16cex:durableId="002EEC5D" w16cex:dateUtc="2023-04-20T19:09:00Z"/>
  <w16cex:commentExtensible w16cex:durableId="27FD2421" w16cex:dateUtc="2023-05-03T22:19:00Z"/>
  <w16cex:commentExtensible w16cex:durableId="1366CF8D" w16cex:dateUtc="2023-06-06T16:00:00Z"/>
  <w16cex:commentExtensible w16cex:durableId="2860611E" w16cex:dateUtc="2023-07-18T05:53:00Z"/>
  <w16cex:commentExtensible w16cex:durableId="286065A1" w16cex:dateUtc="2023-07-18T06:13:00Z"/>
  <w16cex:commentExtensible w16cex:durableId="2874E4A0" w16cex:dateUtc="2023-08-02T18:20:00Z"/>
  <w16cex:commentExtensible w16cex:durableId="314DD7D9" w16cex:dateUtc="2023-04-20T19:23:00Z"/>
  <w16cex:commentExtensible w16cex:durableId="67407353" w16cex:dateUtc="2024-02-05T20:13:00Z"/>
  <w16cex:commentExtensible w16cex:durableId="6475E046" w16cex:dateUtc="2023-04-20T20:00:00Z"/>
  <w16cex:commentExtensible w16cex:durableId="28611CC7" w16cex:dateUtc="2023-07-18T19:14:00Z"/>
  <w16cex:commentExtensible w16cex:durableId="28778B27" w16cex:dateUtc="2023-08-04T18:35:00Z"/>
  <w16cex:commentExtensible w16cex:durableId="3D8E72D2" w16cex:dateUtc="2024-01-04T21:19:00Z"/>
  <w16cex:commentExtensible w16cex:durableId="28621CD5" w16cex:dateUtc="2023-07-19T13:27:00Z"/>
  <w16cex:commentExtensible w16cex:durableId="5A428E6B" w16cex:dateUtc="2023-04-20T20:16:00Z"/>
  <w16cex:commentExtensible w16cex:durableId="28622485" w16cex:dateUtc="2023-07-19T13:59:00Z"/>
  <w16cex:commentExtensible w16cex:durableId="28779229" w16cex:dateUtc="2023-08-04T19:05:00Z"/>
  <w16cex:commentExtensible w16cex:durableId="28622540" w16cex:dateUtc="2023-07-19T14:02:00Z"/>
  <w16cex:commentExtensible w16cex:durableId="28778FFB" w16cex:dateUtc="2023-08-04T18:55:00Z"/>
  <w16cex:commentExtensible w16cex:durableId="745FB7E4" w16cex:dateUtc="2024-02-06T17:59:00Z"/>
  <w16cex:commentExtensible w16cex:durableId="28622661" w16cex:dateUtc="2023-07-19T14:07:00Z"/>
  <w16cex:commentExtensible w16cex:durableId="286226E9" w16cex:dateUtc="2023-07-19T14:10:00Z"/>
  <w16cex:commentExtensible w16cex:durableId="286227F1" w16cex:dateUtc="2023-07-19T14:14:00Z"/>
  <w16cex:commentExtensible w16cex:durableId="28779170" w16cex:dateUtc="2023-08-04T19:02:00Z"/>
  <w16cex:commentExtensible w16cex:durableId="27FFEF52" w16cex:dateUtc="2023-05-06T01:10:00Z"/>
  <w16cex:commentExtensible w16cex:durableId="611C5E7E" w16cex:dateUtc="2023-06-06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320BAB" w16cid:durableId="55BB8AFC"/>
  <w16cid:commentId w16cid:paraId="55F69821" w16cid:durableId="78F3BE5A"/>
  <w16cid:commentId w16cid:paraId="70371150" w16cid:durableId="144A0F2D"/>
  <w16cid:commentId w16cid:paraId="0BA0166A" w16cid:durableId="27FCC1AB"/>
  <w16cid:commentId w16cid:paraId="29ECFCFA" w16cid:durableId="74C5D7F2"/>
  <w16cid:commentId w16cid:paraId="03B1DBEA" w16cid:durableId="743AA07D"/>
  <w16cid:commentId w16cid:paraId="594E525C" w16cid:durableId="050CE80C"/>
  <w16cid:commentId w16cid:paraId="2CBA6FA9" w16cid:durableId="27FCC657"/>
  <w16cid:commentId w16cid:paraId="4B95B2E3" w16cid:durableId="28902617"/>
  <w16cid:commentId w16cid:paraId="48FC8768" w16cid:durableId="25EF2864"/>
  <w16cid:commentId w16cid:paraId="1AE36B90" w16cid:durableId="285F09E7"/>
  <w16cid:commentId w16cid:paraId="21A2316E" w16cid:durableId="285F0ECE"/>
  <w16cid:commentId w16cid:paraId="664F12B0" w16cid:durableId="2890266F"/>
  <w16cid:commentId w16cid:paraId="028CDFF4" w16cid:durableId="4E27E5E7"/>
  <w16cid:commentId w16cid:paraId="71784A56" w16cid:durableId="28902954"/>
  <w16cid:commentId w16cid:paraId="1B3DDFD4" w16cid:durableId="34C4F330"/>
  <w16cid:commentId w16cid:paraId="2EC8B603" w16cid:durableId="285F0FD6"/>
  <w16cid:commentId w16cid:paraId="64FB69BA" w16cid:durableId="41B83988"/>
  <w16cid:commentId w16cid:paraId="1C140034" w16cid:durableId="51C81130"/>
  <w16cid:commentId w16cid:paraId="4658997E" w16cid:durableId="289028C9"/>
  <w16cid:commentId w16cid:paraId="50053F01" w16cid:durableId="28902A99"/>
  <w16cid:commentId w16cid:paraId="744EE719" w16cid:durableId="2890AE00"/>
  <w16cid:commentId w16cid:paraId="1C9A55E7" w16cid:durableId="5CB9BC96"/>
  <w16cid:commentId w16cid:paraId="279E2F18" w16cid:durableId="6736781E"/>
  <w16cid:commentId w16cid:paraId="7A81827C" w16cid:durableId="0AE9FAC9"/>
  <w16cid:commentId w16cid:paraId="3DA5DED9" w16cid:durableId="28611990"/>
  <w16cid:commentId w16cid:paraId="1F630E6A" w16cid:durableId="218D9BDC"/>
  <w16cid:commentId w16cid:paraId="65476D51" w16cid:durableId="27FD1163"/>
  <w16cid:commentId w16cid:paraId="0039B13E" w16cid:durableId="27FFEFA5"/>
  <w16cid:commentId w16cid:paraId="191373B6" w16cid:durableId="797246E4"/>
  <w16cid:commentId w16cid:paraId="6FD67B12" w16cid:durableId="27FD11CB"/>
  <w16cid:commentId w16cid:paraId="123C5E26" w16cid:durableId="464AF85E"/>
  <w16cid:commentId w16cid:paraId="30F48DFB" w16cid:durableId="285F1B8B"/>
  <w16cid:commentId w16cid:paraId="7AD77B4D" w16cid:durableId="285F199F"/>
  <w16cid:commentId w16cid:paraId="37A245C4" w16cid:durableId="2874DE75"/>
  <w16cid:commentId w16cid:paraId="405151D1" w16cid:durableId="6ECEE7B3"/>
  <w16cid:commentId w16cid:paraId="0ABCA4E9" w16cid:durableId="28621BEC"/>
  <w16cid:commentId w16cid:paraId="2EA0EF17" w16cid:durableId="67655533"/>
  <w16cid:commentId w16cid:paraId="6F010B56" w16cid:durableId="7BED1F0F"/>
  <w16cid:commentId w16cid:paraId="161CD51C" w16cid:durableId="3F39552A"/>
  <w16cid:commentId w16cid:paraId="6B28582E" w16cid:durableId="286057CB"/>
  <w16cid:commentId w16cid:paraId="35EE2641" w16cid:durableId="28605664"/>
  <w16cid:commentId w16cid:paraId="0C3E4D7B" w16cid:durableId="2873A53E"/>
  <w16cid:commentId w16cid:paraId="6A96A2A1" w16cid:durableId="28605B50"/>
  <w16cid:commentId w16cid:paraId="2FE9F080" w16cid:durableId="285F16C8"/>
  <w16cid:commentId w16cid:paraId="4AA3E8EF" w16cid:durableId="28907C96"/>
  <w16cid:commentId w16cid:paraId="0D2C0194" w16cid:durableId="285F17D5"/>
  <w16cid:commentId w16cid:paraId="780E2145" w16cid:durableId="56B33CFA"/>
  <w16cid:commentId w16cid:paraId="511F3BEB" w16cid:durableId="344E5093"/>
  <w16cid:commentId w16cid:paraId="364A76EC" w16cid:durableId="27FCFFB9"/>
  <w16cid:commentId w16cid:paraId="61C0F953" w16cid:durableId="05FD3370"/>
  <w16cid:commentId w16cid:paraId="11802394" w16cid:durableId="285F184E"/>
  <w16cid:commentId w16cid:paraId="7BE1B0D1" w16cid:durableId="285F180A"/>
  <w16cid:commentId w16cid:paraId="1C4929C7" w16cid:durableId="285F182F"/>
  <w16cid:commentId w16cid:paraId="3DD487D7" w16cid:durableId="7F8C68CF"/>
  <w16cid:commentId w16cid:paraId="1D6C2710" w16cid:durableId="27FD06C6"/>
  <w16cid:commentId w16cid:paraId="59235020" w16cid:durableId="27FD073E"/>
  <w16cid:commentId w16cid:paraId="3AC5C81F" w16cid:durableId="27FD11FE"/>
  <w16cid:commentId w16cid:paraId="509B27B3" w16cid:durableId="285F18E8"/>
  <w16cid:commentId w16cid:paraId="6B4EE115" w16cid:durableId="285F1968"/>
  <w16cid:commentId w16cid:paraId="1E3C1F91" w16cid:durableId="28907FA6"/>
  <w16cid:commentId w16cid:paraId="0393C563" w16cid:durableId="285F2BE6"/>
  <w16cid:commentId w16cid:paraId="570813EC" w16cid:durableId="002EEC5D"/>
  <w16cid:commentId w16cid:paraId="6BF11DF9" w16cid:durableId="27FD2421"/>
  <w16cid:commentId w16cid:paraId="1C17C01C" w16cid:durableId="1366CF8D"/>
  <w16cid:commentId w16cid:paraId="4E91EA97" w16cid:durableId="2860611E"/>
  <w16cid:commentId w16cid:paraId="4EE1828A" w16cid:durableId="286065A1"/>
  <w16cid:commentId w16cid:paraId="3C59C040" w16cid:durableId="2874E4A0"/>
  <w16cid:commentId w16cid:paraId="5A31221A" w16cid:durableId="314DD7D9"/>
  <w16cid:commentId w16cid:paraId="4695ACEF" w16cid:durableId="67407353"/>
  <w16cid:commentId w16cid:paraId="4C1A6FF2" w16cid:durableId="6475E046"/>
  <w16cid:commentId w16cid:paraId="2D456CC9" w16cid:durableId="28611CC7"/>
  <w16cid:commentId w16cid:paraId="5B6B14A3" w16cid:durableId="28778B27"/>
  <w16cid:commentId w16cid:paraId="3603A534" w16cid:durableId="3D8E72D2"/>
  <w16cid:commentId w16cid:paraId="44E59CA0" w16cid:durableId="28621CD5"/>
  <w16cid:commentId w16cid:paraId="04B6F286" w16cid:durableId="5A428E6B"/>
  <w16cid:commentId w16cid:paraId="25E00BC9" w16cid:durableId="28622485"/>
  <w16cid:commentId w16cid:paraId="1F30F23E" w16cid:durableId="28779229"/>
  <w16cid:commentId w16cid:paraId="56BE73B0" w16cid:durableId="28622540"/>
  <w16cid:commentId w16cid:paraId="636914A1" w16cid:durableId="28778FFB"/>
  <w16cid:commentId w16cid:paraId="41DCB085" w16cid:durableId="745FB7E4"/>
  <w16cid:commentId w16cid:paraId="125235A8" w16cid:durableId="28622661"/>
  <w16cid:commentId w16cid:paraId="76E137FC" w16cid:durableId="286226E9"/>
  <w16cid:commentId w16cid:paraId="392DA31A" w16cid:durableId="286227F1"/>
  <w16cid:commentId w16cid:paraId="26D6ED4B" w16cid:durableId="28779170"/>
  <w16cid:commentId w16cid:paraId="1E5A2FB6" w16cid:durableId="27FFEF52"/>
  <w16cid:commentId w16cid:paraId="04E52E51" w16cid:durableId="611C5E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DEB53" w14:textId="77777777" w:rsidR="00896EFA" w:rsidRDefault="00896EFA" w:rsidP="006D0C96">
      <w:pPr>
        <w:spacing w:line="240" w:lineRule="auto"/>
      </w:pPr>
      <w:r>
        <w:separator/>
      </w:r>
    </w:p>
  </w:endnote>
  <w:endnote w:type="continuationSeparator" w:id="0">
    <w:p w14:paraId="71AFC7B0" w14:textId="77777777" w:rsidR="00896EFA" w:rsidRDefault="00896EFA" w:rsidP="006D0C96">
      <w:pPr>
        <w:spacing w:line="240" w:lineRule="auto"/>
      </w:pPr>
      <w:r>
        <w:continuationSeparator/>
      </w:r>
    </w:p>
  </w:endnote>
  <w:endnote w:type="continuationNotice" w:id="1">
    <w:p w14:paraId="50CDEA00" w14:textId="77777777" w:rsidR="00896EFA" w:rsidRDefault="00896E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D94AD" w14:textId="77777777" w:rsidR="00896EFA" w:rsidRDefault="00896EFA" w:rsidP="006D0C96">
      <w:pPr>
        <w:spacing w:line="240" w:lineRule="auto"/>
      </w:pPr>
      <w:r>
        <w:separator/>
      </w:r>
    </w:p>
  </w:footnote>
  <w:footnote w:type="continuationSeparator" w:id="0">
    <w:p w14:paraId="0AFECFFE" w14:textId="77777777" w:rsidR="00896EFA" w:rsidRDefault="00896EFA" w:rsidP="006D0C96">
      <w:pPr>
        <w:spacing w:line="240" w:lineRule="auto"/>
      </w:pPr>
      <w:r>
        <w:continuationSeparator/>
      </w:r>
    </w:p>
  </w:footnote>
  <w:footnote w:type="continuationNotice" w:id="1">
    <w:p w14:paraId="375336B7" w14:textId="77777777" w:rsidR="00896EFA" w:rsidRDefault="00896EF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05780240">
    <w:abstractNumId w:val="1"/>
  </w:num>
  <w:num w:numId="2" w16cid:durableId="1476216129">
    <w:abstractNumId w:val="1"/>
  </w:num>
  <w:num w:numId="3" w16cid:durableId="9829278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llagher, Timothy">
    <w15:presenceInfo w15:providerId="AD" w15:userId="S::tgallag9@kent.edu::4f6cc454-fd25-4dfc-96a3-5c9d33884d36"/>
  </w15:person>
  <w15:person w15:author="Smart, Kyle">
    <w15:presenceInfo w15:providerId="AD" w15:userId="S::ksmart4@kent.edu::d66f5f10-4f1e-4f38-ba3e-9ca0cda28c61"/>
  </w15:person>
  <w15:person w15:author="Blackwood, Christopher">
    <w15:presenceInfo w15:providerId="AD" w15:userId="S::blackw79@msu.edu::2201ce10-8476-4349-b45b-1ceee887f246"/>
  </w15:person>
  <w15:person w15:author="Breecker, Daniel O">
    <w15:presenceInfo w15:providerId="AD" w15:userId="S::breecker@jsg.utexas.edu::7e1c8c70-6741-4f31-bfd6-a2535259f7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3A"/>
    <w:rsid w:val="00013E10"/>
    <w:rsid w:val="00025019"/>
    <w:rsid w:val="00027D66"/>
    <w:rsid w:val="00032435"/>
    <w:rsid w:val="00041A84"/>
    <w:rsid w:val="00042D04"/>
    <w:rsid w:val="00045E09"/>
    <w:rsid w:val="000564B6"/>
    <w:rsid w:val="0005690A"/>
    <w:rsid w:val="00056950"/>
    <w:rsid w:val="00065EF4"/>
    <w:rsid w:val="00070E35"/>
    <w:rsid w:val="00070FCC"/>
    <w:rsid w:val="000737B1"/>
    <w:rsid w:val="00075F28"/>
    <w:rsid w:val="000814C1"/>
    <w:rsid w:val="00081E1A"/>
    <w:rsid w:val="00082D55"/>
    <w:rsid w:val="00084789"/>
    <w:rsid w:val="00087F78"/>
    <w:rsid w:val="00090007"/>
    <w:rsid w:val="00096885"/>
    <w:rsid w:val="00097486"/>
    <w:rsid w:val="0009797A"/>
    <w:rsid w:val="000A1B66"/>
    <w:rsid w:val="000A4ECF"/>
    <w:rsid w:val="000A5F3D"/>
    <w:rsid w:val="000A64CA"/>
    <w:rsid w:val="000B4EDC"/>
    <w:rsid w:val="000B5231"/>
    <w:rsid w:val="000B5FF7"/>
    <w:rsid w:val="000C3A9F"/>
    <w:rsid w:val="000C3CAE"/>
    <w:rsid w:val="000C7448"/>
    <w:rsid w:val="000C76DB"/>
    <w:rsid w:val="000D723D"/>
    <w:rsid w:val="000E21D6"/>
    <w:rsid w:val="000E3515"/>
    <w:rsid w:val="000F0971"/>
    <w:rsid w:val="000F57D7"/>
    <w:rsid w:val="000F664D"/>
    <w:rsid w:val="000F75FD"/>
    <w:rsid w:val="00101052"/>
    <w:rsid w:val="00105FF7"/>
    <w:rsid w:val="001078C9"/>
    <w:rsid w:val="00113C96"/>
    <w:rsid w:val="00126D21"/>
    <w:rsid w:val="001343FB"/>
    <w:rsid w:val="00135329"/>
    <w:rsid w:val="00145B2B"/>
    <w:rsid w:val="001507EB"/>
    <w:rsid w:val="00157607"/>
    <w:rsid w:val="00160955"/>
    <w:rsid w:val="00162731"/>
    <w:rsid w:val="0016629C"/>
    <w:rsid w:val="0016747B"/>
    <w:rsid w:val="001716D4"/>
    <w:rsid w:val="0017223E"/>
    <w:rsid w:val="00173BE6"/>
    <w:rsid w:val="00174039"/>
    <w:rsid w:val="00180EDF"/>
    <w:rsid w:val="00185F57"/>
    <w:rsid w:val="001A477D"/>
    <w:rsid w:val="001B17CF"/>
    <w:rsid w:val="001B37C8"/>
    <w:rsid w:val="001C0F5A"/>
    <w:rsid w:val="001C5EB9"/>
    <w:rsid w:val="001D04D3"/>
    <w:rsid w:val="001D4D96"/>
    <w:rsid w:val="001D5F59"/>
    <w:rsid w:val="001D62D1"/>
    <w:rsid w:val="001E220C"/>
    <w:rsid w:val="001F39A1"/>
    <w:rsid w:val="001F3A2E"/>
    <w:rsid w:val="001F752B"/>
    <w:rsid w:val="00200B97"/>
    <w:rsid w:val="00202BF6"/>
    <w:rsid w:val="00203F92"/>
    <w:rsid w:val="002115CD"/>
    <w:rsid w:val="0021434F"/>
    <w:rsid w:val="0022008B"/>
    <w:rsid w:val="00250074"/>
    <w:rsid w:val="0025202F"/>
    <w:rsid w:val="00252B8B"/>
    <w:rsid w:val="002746D9"/>
    <w:rsid w:val="00276600"/>
    <w:rsid w:val="00280E5E"/>
    <w:rsid w:val="00280F6B"/>
    <w:rsid w:val="002813C4"/>
    <w:rsid w:val="00285DB1"/>
    <w:rsid w:val="00290718"/>
    <w:rsid w:val="00290A71"/>
    <w:rsid w:val="00291706"/>
    <w:rsid w:val="00294F49"/>
    <w:rsid w:val="002A17D2"/>
    <w:rsid w:val="002A2E2F"/>
    <w:rsid w:val="002A4CAF"/>
    <w:rsid w:val="002A6993"/>
    <w:rsid w:val="002A7393"/>
    <w:rsid w:val="002B1224"/>
    <w:rsid w:val="002B4A50"/>
    <w:rsid w:val="002B69BA"/>
    <w:rsid w:val="002D028D"/>
    <w:rsid w:val="002D39FB"/>
    <w:rsid w:val="002D5F81"/>
    <w:rsid w:val="002D7ECA"/>
    <w:rsid w:val="002E266A"/>
    <w:rsid w:val="002E330B"/>
    <w:rsid w:val="002E4496"/>
    <w:rsid w:val="002E4AA2"/>
    <w:rsid w:val="002F21BC"/>
    <w:rsid w:val="002F332A"/>
    <w:rsid w:val="002F3DEE"/>
    <w:rsid w:val="002F605A"/>
    <w:rsid w:val="00304CC5"/>
    <w:rsid w:val="003118C8"/>
    <w:rsid w:val="003121B8"/>
    <w:rsid w:val="00317CF4"/>
    <w:rsid w:val="00323D56"/>
    <w:rsid w:val="00335619"/>
    <w:rsid w:val="00342597"/>
    <w:rsid w:val="00345C0F"/>
    <w:rsid w:val="00346F83"/>
    <w:rsid w:val="00347114"/>
    <w:rsid w:val="00352C13"/>
    <w:rsid w:val="00357D31"/>
    <w:rsid w:val="00364C55"/>
    <w:rsid w:val="00375555"/>
    <w:rsid w:val="00381F28"/>
    <w:rsid w:val="00382F0B"/>
    <w:rsid w:val="00384A8E"/>
    <w:rsid w:val="00387A1B"/>
    <w:rsid w:val="00392B33"/>
    <w:rsid w:val="00395136"/>
    <w:rsid w:val="003A1C35"/>
    <w:rsid w:val="003A4FB4"/>
    <w:rsid w:val="003A78D1"/>
    <w:rsid w:val="003B5BE1"/>
    <w:rsid w:val="003C146D"/>
    <w:rsid w:val="003C6BE9"/>
    <w:rsid w:val="003D5288"/>
    <w:rsid w:val="003E1AC0"/>
    <w:rsid w:val="003F47E5"/>
    <w:rsid w:val="00400D40"/>
    <w:rsid w:val="004016AD"/>
    <w:rsid w:val="0041104B"/>
    <w:rsid w:val="00411AF8"/>
    <w:rsid w:val="00412659"/>
    <w:rsid w:val="00413C1F"/>
    <w:rsid w:val="00421B12"/>
    <w:rsid w:val="00421B34"/>
    <w:rsid w:val="00424644"/>
    <w:rsid w:val="004271A0"/>
    <w:rsid w:val="00433918"/>
    <w:rsid w:val="00436AD5"/>
    <w:rsid w:val="00437DC2"/>
    <w:rsid w:val="0044080A"/>
    <w:rsid w:val="00450D96"/>
    <w:rsid w:val="00450DB9"/>
    <w:rsid w:val="00452DCC"/>
    <w:rsid w:val="00455FF8"/>
    <w:rsid w:val="00456446"/>
    <w:rsid w:val="004613DF"/>
    <w:rsid w:val="004619E8"/>
    <w:rsid w:val="00463568"/>
    <w:rsid w:val="00465808"/>
    <w:rsid w:val="00477FD9"/>
    <w:rsid w:val="00492AFB"/>
    <w:rsid w:val="004930E6"/>
    <w:rsid w:val="0049361E"/>
    <w:rsid w:val="00495A4F"/>
    <w:rsid w:val="004A09B7"/>
    <w:rsid w:val="004B1847"/>
    <w:rsid w:val="004B2077"/>
    <w:rsid w:val="004B5230"/>
    <w:rsid w:val="004B6553"/>
    <w:rsid w:val="004B7618"/>
    <w:rsid w:val="004C15BB"/>
    <w:rsid w:val="004C34F8"/>
    <w:rsid w:val="004C3509"/>
    <w:rsid w:val="004D0F1A"/>
    <w:rsid w:val="004D1B75"/>
    <w:rsid w:val="004D7C46"/>
    <w:rsid w:val="004E10CE"/>
    <w:rsid w:val="004E4C56"/>
    <w:rsid w:val="004E4C5B"/>
    <w:rsid w:val="004F310E"/>
    <w:rsid w:val="004F5E48"/>
    <w:rsid w:val="004F7EF3"/>
    <w:rsid w:val="00501194"/>
    <w:rsid w:val="00502ABC"/>
    <w:rsid w:val="00504625"/>
    <w:rsid w:val="00514DB2"/>
    <w:rsid w:val="00515C5B"/>
    <w:rsid w:val="00524654"/>
    <w:rsid w:val="005261AF"/>
    <w:rsid w:val="00542A82"/>
    <w:rsid w:val="005439B5"/>
    <w:rsid w:val="00547A47"/>
    <w:rsid w:val="0055217B"/>
    <w:rsid w:val="0055783D"/>
    <w:rsid w:val="00564213"/>
    <w:rsid w:val="005670E2"/>
    <w:rsid w:val="00583515"/>
    <w:rsid w:val="0058395B"/>
    <w:rsid w:val="005863F7"/>
    <w:rsid w:val="00593FE4"/>
    <w:rsid w:val="00595506"/>
    <w:rsid w:val="005A3DEE"/>
    <w:rsid w:val="005A4F32"/>
    <w:rsid w:val="005A503B"/>
    <w:rsid w:val="005B655F"/>
    <w:rsid w:val="005D1974"/>
    <w:rsid w:val="005D3942"/>
    <w:rsid w:val="005F2789"/>
    <w:rsid w:val="005F6EE0"/>
    <w:rsid w:val="0060030C"/>
    <w:rsid w:val="0060262C"/>
    <w:rsid w:val="00603637"/>
    <w:rsid w:val="00610CC6"/>
    <w:rsid w:val="00614D63"/>
    <w:rsid w:val="00617368"/>
    <w:rsid w:val="00617AEB"/>
    <w:rsid w:val="00623152"/>
    <w:rsid w:val="00623F96"/>
    <w:rsid w:val="00625C02"/>
    <w:rsid w:val="00627966"/>
    <w:rsid w:val="00630E19"/>
    <w:rsid w:val="00631A62"/>
    <w:rsid w:val="006326D7"/>
    <w:rsid w:val="00635B48"/>
    <w:rsid w:val="006364D0"/>
    <w:rsid w:val="00640AE5"/>
    <w:rsid w:val="006424ED"/>
    <w:rsid w:val="006517CA"/>
    <w:rsid w:val="00655FA9"/>
    <w:rsid w:val="006606AA"/>
    <w:rsid w:val="00660AE7"/>
    <w:rsid w:val="006671BB"/>
    <w:rsid w:val="00667BA2"/>
    <w:rsid w:val="00670F05"/>
    <w:rsid w:val="00672510"/>
    <w:rsid w:val="00673EF2"/>
    <w:rsid w:val="00676CB7"/>
    <w:rsid w:val="00682B81"/>
    <w:rsid w:val="006931A0"/>
    <w:rsid w:val="00696E32"/>
    <w:rsid w:val="006A154F"/>
    <w:rsid w:val="006A179A"/>
    <w:rsid w:val="006A5BC7"/>
    <w:rsid w:val="006B03F5"/>
    <w:rsid w:val="006B16DC"/>
    <w:rsid w:val="006B3217"/>
    <w:rsid w:val="006C609D"/>
    <w:rsid w:val="006C6BC4"/>
    <w:rsid w:val="006C6DE5"/>
    <w:rsid w:val="006D0C96"/>
    <w:rsid w:val="006D0CAA"/>
    <w:rsid w:val="006D180F"/>
    <w:rsid w:val="006E010D"/>
    <w:rsid w:val="006E3257"/>
    <w:rsid w:val="006E34D1"/>
    <w:rsid w:val="006F291B"/>
    <w:rsid w:val="006F43AA"/>
    <w:rsid w:val="0070537F"/>
    <w:rsid w:val="00706103"/>
    <w:rsid w:val="00706FA8"/>
    <w:rsid w:val="0070715E"/>
    <w:rsid w:val="00712CA1"/>
    <w:rsid w:val="0071404C"/>
    <w:rsid w:val="00714755"/>
    <w:rsid w:val="00715AE7"/>
    <w:rsid w:val="00717EC0"/>
    <w:rsid w:val="007219AB"/>
    <w:rsid w:val="00722A90"/>
    <w:rsid w:val="00732DAE"/>
    <w:rsid w:val="00733CBB"/>
    <w:rsid w:val="0074129D"/>
    <w:rsid w:val="007429C8"/>
    <w:rsid w:val="00743B16"/>
    <w:rsid w:val="00745914"/>
    <w:rsid w:val="007516CD"/>
    <w:rsid w:val="00751A44"/>
    <w:rsid w:val="00763710"/>
    <w:rsid w:val="00767AC7"/>
    <w:rsid w:val="00771174"/>
    <w:rsid w:val="007736AF"/>
    <w:rsid w:val="00777644"/>
    <w:rsid w:val="00777CC8"/>
    <w:rsid w:val="007819D6"/>
    <w:rsid w:val="00790CF7"/>
    <w:rsid w:val="00794DC1"/>
    <w:rsid w:val="00796A7F"/>
    <w:rsid w:val="007A1DD7"/>
    <w:rsid w:val="007A7068"/>
    <w:rsid w:val="007B72B1"/>
    <w:rsid w:val="007E06E7"/>
    <w:rsid w:val="007E76E9"/>
    <w:rsid w:val="007F03A9"/>
    <w:rsid w:val="007F7653"/>
    <w:rsid w:val="008020C0"/>
    <w:rsid w:val="008072D5"/>
    <w:rsid w:val="008077BA"/>
    <w:rsid w:val="0081273B"/>
    <w:rsid w:val="00812D6A"/>
    <w:rsid w:val="00816309"/>
    <w:rsid w:val="00825BA6"/>
    <w:rsid w:val="0083420B"/>
    <w:rsid w:val="00837991"/>
    <w:rsid w:val="0084322D"/>
    <w:rsid w:val="00843A3C"/>
    <w:rsid w:val="00843A68"/>
    <w:rsid w:val="00844ACF"/>
    <w:rsid w:val="00847BFA"/>
    <w:rsid w:val="0085000C"/>
    <w:rsid w:val="00852A30"/>
    <w:rsid w:val="008541EB"/>
    <w:rsid w:val="00855006"/>
    <w:rsid w:val="008575E9"/>
    <w:rsid w:val="00863014"/>
    <w:rsid w:val="00864A98"/>
    <w:rsid w:val="00867D52"/>
    <w:rsid w:val="008709BF"/>
    <w:rsid w:val="00872625"/>
    <w:rsid w:val="00873F37"/>
    <w:rsid w:val="00883829"/>
    <w:rsid w:val="008849AA"/>
    <w:rsid w:val="00887215"/>
    <w:rsid w:val="00890424"/>
    <w:rsid w:val="008904EB"/>
    <w:rsid w:val="008918D7"/>
    <w:rsid w:val="00892E0B"/>
    <w:rsid w:val="00893C6F"/>
    <w:rsid w:val="00896EFA"/>
    <w:rsid w:val="008A37E3"/>
    <w:rsid w:val="008A40BB"/>
    <w:rsid w:val="008B22F6"/>
    <w:rsid w:val="008B719F"/>
    <w:rsid w:val="008D0CB1"/>
    <w:rsid w:val="008D2A02"/>
    <w:rsid w:val="008E0728"/>
    <w:rsid w:val="008E213F"/>
    <w:rsid w:val="008E3110"/>
    <w:rsid w:val="008E718F"/>
    <w:rsid w:val="008E7DDD"/>
    <w:rsid w:val="008F60D5"/>
    <w:rsid w:val="00901AAA"/>
    <w:rsid w:val="0090397D"/>
    <w:rsid w:val="009150E4"/>
    <w:rsid w:val="0091791F"/>
    <w:rsid w:val="009268B8"/>
    <w:rsid w:val="009277EC"/>
    <w:rsid w:val="00930486"/>
    <w:rsid w:val="00932F15"/>
    <w:rsid w:val="00937E4A"/>
    <w:rsid w:val="00943440"/>
    <w:rsid w:val="00951ACC"/>
    <w:rsid w:val="00954323"/>
    <w:rsid w:val="00954533"/>
    <w:rsid w:val="00955B3A"/>
    <w:rsid w:val="009565F9"/>
    <w:rsid w:val="0096064D"/>
    <w:rsid w:val="00960C21"/>
    <w:rsid w:val="00961690"/>
    <w:rsid w:val="00964BF0"/>
    <w:rsid w:val="009658AC"/>
    <w:rsid w:val="009663F8"/>
    <w:rsid w:val="00966F4E"/>
    <w:rsid w:val="00972FFA"/>
    <w:rsid w:val="009737BA"/>
    <w:rsid w:val="00976199"/>
    <w:rsid w:val="0098407D"/>
    <w:rsid w:val="009948AA"/>
    <w:rsid w:val="009A050E"/>
    <w:rsid w:val="009C668C"/>
    <w:rsid w:val="009D38E2"/>
    <w:rsid w:val="009D44B6"/>
    <w:rsid w:val="009E38BF"/>
    <w:rsid w:val="009E3EC8"/>
    <w:rsid w:val="009F2C0A"/>
    <w:rsid w:val="009F3A8B"/>
    <w:rsid w:val="009F67C8"/>
    <w:rsid w:val="009F6F82"/>
    <w:rsid w:val="00A02068"/>
    <w:rsid w:val="00A0425C"/>
    <w:rsid w:val="00A108A2"/>
    <w:rsid w:val="00A165BE"/>
    <w:rsid w:val="00A171DF"/>
    <w:rsid w:val="00A17EED"/>
    <w:rsid w:val="00A23B61"/>
    <w:rsid w:val="00A2619F"/>
    <w:rsid w:val="00A27D71"/>
    <w:rsid w:val="00A323D5"/>
    <w:rsid w:val="00A323E9"/>
    <w:rsid w:val="00A42140"/>
    <w:rsid w:val="00A47312"/>
    <w:rsid w:val="00A50E51"/>
    <w:rsid w:val="00A67EE8"/>
    <w:rsid w:val="00A701B3"/>
    <w:rsid w:val="00A71E73"/>
    <w:rsid w:val="00A833A7"/>
    <w:rsid w:val="00A91733"/>
    <w:rsid w:val="00A9616A"/>
    <w:rsid w:val="00AA5F83"/>
    <w:rsid w:val="00AB476C"/>
    <w:rsid w:val="00AC04DB"/>
    <w:rsid w:val="00AC6589"/>
    <w:rsid w:val="00AD3537"/>
    <w:rsid w:val="00AD7CD5"/>
    <w:rsid w:val="00AE182D"/>
    <w:rsid w:val="00AE4157"/>
    <w:rsid w:val="00AE4B8A"/>
    <w:rsid w:val="00AE5CD6"/>
    <w:rsid w:val="00AF13A8"/>
    <w:rsid w:val="00AF68F9"/>
    <w:rsid w:val="00B04D43"/>
    <w:rsid w:val="00B06C93"/>
    <w:rsid w:val="00B119B8"/>
    <w:rsid w:val="00B1381B"/>
    <w:rsid w:val="00B14999"/>
    <w:rsid w:val="00B15100"/>
    <w:rsid w:val="00B231B3"/>
    <w:rsid w:val="00B26D44"/>
    <w:rsid w:val="00B317FD"/>
    <w:rsid w:val="00B35238"/>
    <w:rsid w:val="00B3652E"/>
    <w:rsid w:val="00B3669D"/>
    <w:rsid w:val="00B4015F"/>
    <w:rsid w:val="00B46A82"/>
    <w:rsid w:val="00B4792F"/>
    <w:rsid w:val="00B528FA"/>
    <w:rsid w:val="00B565A2"/>
    <w:rsid w:val="00B5719D"/>
    <w:rsid w:val="00B62878"/>
    <w:rsid w:val="00B63CD3"/>
    <w:rsid w:val="00B72A6D"/>
    <w:rsid w:val="00B72F93"/>
    <w:rsid w:val="00B75342"/>
    <w:rsid w:val="00B77781"/>
    <w:rsid w:val="00B77F13"/>
    <w:rsid w:val="00B80659"/>
    <w:rsid w:val="00B85233"/>
    <w:rsid w:val="00B85355"/>
    <w:rsid w:val="00B8604E"/>
    <w:rsid w:val="00B87D21"/>
    <w:rsid w:val="00B92D6F"/>
    <w:rsid w:val="00B94A58"/>
    <w:rsid w:val="00B95D2E"/>
    <w:rsid w:val="00B976EE"/>
    <w:rsid w:val="00B97D59"/>
    <w:rsid w:val="00BA4785"/>
    <w:rsid w:val="00BB00D6"/>
    <w:rsid w:val="00BB4DF6"/>
    <w:rsid w:val="00BB65D2"/>
    <w:rsid w:val="00BB7109"/>
    <w:rsid w:val="00BC4C0E"/>
    <w:rsid w:val="00BD0523"/>
    <w:rsid w:val="00BD25D1"/>
    <w:rsid w:val="00BD279A"/>
    <w:rsid w:val="00BD4F4F"/>
    <w:rsid w:val="00BF1A77"/>
    <w:rsid w:val="00BF25FC"/>
    <w:rsid w:val="00BF58B7"/>
    <w:rsid w:val="00BF64CE"/>
    <w:rsid w:val="00C10BE9"/>
    <w:rsid w:val="00C10DB2"/>
    <w:rsid w:val="00C1589F"/>
    <w:rsid w:val="00C20A32"/>
    <w:rsid w:val="00C224AB"/>
    <w:rsid w:val="00C23C04"/>
    <w:rsid w:val="00C26311"/>
    <w:rsid w:val="00C303B9"/>
    <w:rsid w:val="00C324DE"/>
    <w:rsid w:val="00C35812"/>
    <w:rsid w:val="00C36839"/>
    <w:rsid w:val="00C369AD"/>
    <w:rsid w:val="00C43E3C"/>
    <w:rsid w:val="00C47E97"/>
    <w:rsid w:val="00C51210"/>
    <w:rsid w:val="00C51A4A"/>
    <w:rsid w:val="00C53752"/>
    <w:rsid w:val="00C5473F"/>
    <w:rsid w:val="00C650E2"/>
    <w:rsid w:val="00C67C88"/>
    <w:rsid w:val="00C7015E"/>
    <w:rsid w:val="00C82F79"/>
    <w:rsid w:val="00C85261"/>
    <w:rsid w:val="00C87538"/>
    <w:rsid w:val="00C92F52"/>
    <w:rsid w:val="00CA657F"/>
    <w:rsid w:val="00CB1408"/>
    <w:rsid w:val="00CC51D0"/>
    <w:rsid w:val="00CC7D6C"/>
    <w:rsid w:val="00CD59BA"/>
    <w:rsid w:val="00CE5D30"/>
    <w:rsid w:val="00CE7439"/>
    <w:rsid w:val="00CF0179"/>
    <w:rsid w:val="00CF1B06"/>
    <w:rsid w:val="00CF4B8F"/>
    <w:rsid w:val="00D10300"/>
    <w:rsid w:val="00D1138F"/>
    <w:rsid w:val="00D16577"/>
    <w:rsid w:val="00D23783"/>
    <w:rsid w:val="00D33C15"/>
    <w:rsid w:val="00D3427C"/>
    <w:rsid w:val="00D35FDE"/>
    <w:rsid w:val="00D40CE0"/>
    <w:rsid w:val="00D42751"/>
    <w:rsid w:val="00D509A6"/>
    <w:rsid w:val="00D56E27"/>
    <w:rsid w:val="00D6079D"/>
    <w:rsid w:val="00D638FB"/>
    <w:rsid w:val="00D66DE0"/>
    <w:rsid w:val="00D734D4"/>
    <w:rsid w:val="00D817B4"/>
    <w:rsid w:val="00D9222D"/>
    <w:rsid w:val="00D96A13"/>
    <w:rsid w:val="00DA05AD"/>
    <w:rsid w:val="00DA07FD"/>
    <w:rsid w:val="00DA1C56"/>
    <w:rsid w:val="00DA39B1"/>
    <w:rsid w:val="00DA48F6"/>
    <w:rsid w:val="00DA5843"/>
    <w:rsid w:val="00DA7206"/>
    <w:rsid w:val="00DB315C"/>
    <w:rsid w:val="00DB327A"/>
    <w:rsid w:val="00DB4D17"/>
    <w:rsid w:val="00DB4E53"/>
    <w:rsid w:val="00DB5486"/>
    <w:rsid w:val="00DB5CE4"/>
    <w:rsid w:val="00DC335E"/>
    <w:rsid w:val="00DD05D9"/>
    <w:rsid w:val="00DD0F9C"/>
    <w:rsid w:val="00DD1444"/>
    <w:rsid w:val="00DD501D"/>
    <w:rsid w:val="00DE1CE4"/>
    <w:rsid w:val="00DE2FBF"/>
    <w:rsid w:val="00DE33C5"/>
    <w:rsid w:val="00DE398E"/>
    <w:rsid w:val="00DF46E9"/>
    <w:rsid w:val="00DF4DC3"/>
    <w:rsid w:val="00E00253"/>
    <w:rsid w:val="00E00339"/>
    <w:rsid w:val="00E07A64"/>
    <w:rsid w:val="00E10DCE"/>
    <w:rsid w:val="00E1238D"/>
    <w:rsid w:val="00E142A8"/>
    <w:rsid w:val="00E14828"/>
    <w:rsid w:val="00E14CE5"/>
    <w:rsid w:val="00E2320A"/>
    <w:rsid w:val="00E303C4"/>
    <w:rsid w:val="00E42130"/>
    <w:rsid w:val="00E44612"/>
    <w:rsid w:val="00E50044"/>
    <w:rsid w:val="00E50673"/>
    <w:rsid w:val="00E527EF"/>
    <w:rsid w:val="00E53B3B"/>
    <w:rsid w:val="00E53D0E"/>
    <w:rsid w:val="00E540C5"/>
    <w:rsid w:val="00E55116"/>
    <w:rsid w:val="00E662EC"/>
    <w:rsid w:val="00E70472"/>
    <w:rsid w:val="00E7190D"/>
    <w:rsid w:val="00E75F5B"/>
    <w:rsid w:val="00E80820"/>
    <w:rsid w:val="00E8093F"/>
    <w:rsid w:val="00E831C1"/>
    <w:rsid w:val="00E84372"/>
    <w:rsid w:val="00E861A5"/>
    <w:rsid w:val="00E8706C"/>
    <w:rsid w:val="00E93397"/>
    <w:rsid w:val="00E97814"/>
    <w:rsid w:val="00EA27B6"/>
    <w:rsid w:val="00EA368F"/>
    <w:rsid w:val="00EA60CA"/>
    <w:rsid w:val="00EB4515"/>
    <w:rsid w:val="00EB5C3B"/>
    <w:rsid w:val="00EB6E3C"/>
    <w:rsid w:val="00EC0F76"/>
    <w:rsid w:val="00EC3F33"/>
    <w:rsid w:val="00EC4CDF"/>
    <w:rsid w:val="00EC7DBE"/>
    <w:rsid w:val="00ED1271"/>
    <w:rsid w:val="00ED6B96"/>
    <w:rsid w:val="00ED7CE0"/>
    <w:rsid w:val="00EE1D07"/>
    <w:rsid w:val="00EE4FF0"/>
    <w:rsid w:val="00EE58C0"/>
    <w:rsid w:val="00EE5B70"/>
    <w:rsid w:val="00EE7905"/>
    <w:rsid w:val="00EF0386"/>
    <w:rsid w:val="00EF605D"/>
    <w:rsid w:val="00EF6392"/>
    <w:rsid w:val="00EF7C6F"/>
    <w:rsid w:val="00F04C5D"/>
    <w:rsid w:val="00F17BCF"/>
    <w:rsid w:val="00F218B1"/>
    <w:rsid w:val="00F24BA3"/>
    <w:rsid w:val="00F35903"/>
    <w:rsid w:val="00F4076C"/>
    <w:rsid w:val="00F44E91"/>
    <w:rsid w:val="00F512A5"/>
    <w:rsid w:val="00F51BDA"/>
    <w:rsid w:val="00F5258E"/>
    <w:rsid w:val="00F5363F"/>
    <w:rsid w:val="00F53DFC"/>
    <w:rsid w:val="00F64C9C"/>
    <w:rsid w:val="00F755FA"/>
    <w:rsid w:val="00F76AD2"/>
    <w:rsid w:val="00F80E67"/>
    <w:rsid w:val="00F84301"/>
    <w:rsid w:val="00F85C69"/>
    <w:rsid w:val="00F95BD0"/>
    <w:rsid w:val="00F95CBE"/>
    <w:rsid w:val="00F95F05"/>
    <w:rsid w:val="00F963FD"/>
    <w:rsid w:val="00FA3538"/>
    <w:rsid w:val="00FA3DF3"/>
    <w:rsid w:val="00FA63A4"/>
    <w:rsid w:val="00FB1767"/>
    <w:rsid w:val="00FB4496"/>
    <w:rsid w:val="00FB789E"/>
    <w:rsid w:val="00FC1AB0"/>
    <w:rsid w:val="00FC22BC"/>
    <w:rsid w:val="00FC368E"/>
    <w:rsid w:val="00FC5A14"/>
    <w:rsid w:val="00FC7D95"/>
    <w:rsid w:val="00FD713A"/>
    <w:rsid w:val="00FF308B"/>
    <w:rsid w:val="00FF556C"/>
    <w:rsid w:val="030C3F7C"/>
    <w:rsid w:val="178AD68D"/>
    <w:rsid w:val="41C5A53F"/>
    <w:rsid w:val="5433EEC7"/>
    <w:rsid w:val="5CD62AC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CFA5D36A-C472-4F52-AE77-1B425163E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paragraph" w:styleId="Revision">
    <w:name w:val="Revision"/>
    <w:hidden/>
    <w:uiPriority w:val="99"/>
    <w:semiHidden/>
    <w:rsid w:val="00D6079D"/>
    <w:rPr>
      <w:rFonts w:ascii="Times New Roman" w:eastAsia="Times New Roman" w:hAnsi="Times New Roman"/>
      <w:szCs w:val="24"/>
      <w:lang w:eastAsia="de-DE"/>
    </w:rPr>
  </w:style>
  <w:style w:type="paragraph" w:styleId="CommentText">
    <w:name w:val="annotation text"/>
    <w:basedOn w:val="Normal"/>
    <w:link w:val="CommentTextChar"/>
    <w:uiPriority w:val="99"/>
    <w:unhideWhenUsed/>
    <w:rsid w:val="00BB4DF6"/>
    <w:pPr>
      <w:spacing w:line="240" w:lineRule="auto"/>
      <w:jc w:val="left"/>
    </w:pPr>
    <w:rPr>
      <w:rFonts w:eastAsia="Calibri"/>
      <w:szCs w:val="20"/>
      <w:lang w:val="en-US" w:eastAsia="en-US"/>
    </w:rPr>
  </w:style>
  <w:style w:type="character" w:customStyle="1" w:styleId="CommentTextChar">
    <w:name w:val="Comment Text Char"/>
    <w:basedOn w:val="DefaultParagraphFont"/>
    <w:link w:val="CommentText"/>
    <w:uiPriority w:val="99"/>
    <w:rsid w:val="00BB4DF6"/>
    <w:rPr>
      <w:rFonts w:ascii="Times New Roman" w:eastAsia="Calibri" w:hAnsi="Times New Roman"/>
      <w:lang w:val="en-US" w:eastAsia="en-US"/>
    </w:rPr>
  </w:style>
  <w:style w:type="character" w:styleId="CommentReference">
    <w:name w:val="annotation reference"/>
    <w:basedOn w:val="DefaultParagraphFont"/>
    <w:uiPriority w:val="99"/>
    <w:semiHidden/>
    <w:unhideWhenUsed/>
    <w:rsid w:val="00BB4DF6"/>
    <w:rPr>
      <w:sz w:val="16"/>
      <w:szCs w:val="16"/>
    </w:rPr>
  </w:style>
  <w:style w:type="paragraph" w:styleId="CommentSubject">
    <w:name w:val="annotation subject"/>
    <w:basedOn w:val="CommentText"/>
    <w:next w:val="CommentText"/>
    <w:link w:val="CommentSubjectChar"/>
    <w:uiPriority w:val="99"/>
    <w:semiHidden/>
    <w:unhideWhenUsed/>
    <w:rsid w:val="007516CD"/>
    <w:pPr>
      <w:jc w:val="both"/>
    </w:pPr>
    <w:rPr>
      <w:rFonts w:eastAsia="Times New Roman"/>
      <w:b/>
      <w:bCs/>
      <w:lang w:val="en-GB" w:eastAsia="de-DE"/>
    </w:rPr>
  </w:style>
  <w:style w:type="character" w:customStyle="1" w:styleId="CommentSubjectChar">
    <w:name w:val="Comment Subject Char"/>
    <w:basedOn w:val="CommentTextChar"/>
    <w:link w:val="CommentSubject"/>
    <w:uiPriority w:val="99"/>
    <w:semiHidden/>
    <w:rsid w:val="007516CD"/>
    <w:rPr>
      <w:rFonts w:ascii="Times New Roman" w:eastAsia="Times New Roman" w:hAnsi="Times New Roman"/>
      <w:b/>
      <w:bCs/>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3133">
      <w:bodyDiv w:val="1"/>
      <w:marLeft w:val="0"/>
      <w:marRight w:val="0"/>
      <w:marTop w:val="0"/>
      <w:marBottom w:val="0"/>
      <w:divBdr>
        <w:top w:val="none" w:sz="0" w:space="0" w:color="auto"/>
        <w:left w:val="none" w:sz="0" w:space="0" w:color="auto"/>
        <w:bottom w:val="none" w:sz="0" w:space="0" w:color="auto"/>
        <w:right w:val="none" w:sz="0" w:space="0" w:color="auto"/>
      </w:divBdr>
    </w:div>
    <w:div w:id="19164993">
      <w:bodyDiv w:val="1"/>
      <w:marLeft w:val="0"/>
      <w:marRight w:val="0"/>
      <w:marTop w:val="0"/>
      <w:marBottom w:val="0"/>
      <w:divBdr>
        <w:top w:val="none" w:sz="0" w:space="0" w:color="auto"/>
        <w:left w:val="none" w:sz="0" w:space="0" w:color="auto"/>
        <w:bottom w:val="none" w:sz="0" w:space="0" w:color="auto"/>
        <w:right w:val="none" w:sz="0" w:space="0" w:color="auto"/>
      </w:divBdr>
    </w:div>
    <w:div w:id="23559551">
      <w:bodyDiv w:val="1"/>
      <w:marLeft w:val="0"/>
      <w:marRight w:val="0"/>
      <w:marTop w:val="0"/>
      <w:marBottom w:val="0"/>
      <w:divBdr>
        <w:top w:val="none" w:sz="0" w:space="0" w:color="auto"/>
        <w:left w:val="none" w:sz="0" w:space="0" w:color="auto"/>
        <w:bottom w:val="none" w:sz="0" w:space="0" w:color="auto"/>
        <w:right w:val="none" w:sz="0" w:space="0" w:color="auto"/>
      </w:divBdr>
      <w:divsChild>
        <w:div w:id="8332889">
          <w:marLeft w:val="480"/>
          <w:marRight w:val="0"/>
          <w:marTop w:val="0"/>
          <w:marBottom w:val="0"/>
          <w:divBdr>
            <w:top w:val="none" w:sz="0" w:space="0" w:color="auto"/>
            <w:left w:val="none" w:sz="0" w:space="0" w:color="auto"/>
            <w:bottom w:val="none" w:sz="0" w:space="0" w:color="auto"/>
            <w:right w:val="none" w:sz="0" w:space="0" w:color="auto"/>
          </w:divBdr>
        </w:div>
        <w:div w:id="14886140">
          <w:marLeft w:val="480"/>
          <w:marRight w:val="0"/>
          <w:marTop w:val="0"/>
          <w:marBottom w:val="0"/>
          <w:divBdr>
            <w:top w:val="none" w:sz="0" w:space="0" w:color="auto"/>
            <w:left w:val="none" w:sz="0" w:space="0" w:color="auto"/>
            <w:bottom w:val="none" w:sz="0" w:space="0" w:color="auto"/>
            <w:right w:val="none" w:sz="0" w:space="0" w:color="auto"/>
          </w:divBdr>
        </w:div>
        <w:div w:id="29649174">
          <w:marLeft w:val="480"/>
          <w:marRight w:val="0"/>
          <w:marTop w:val="0"/>
          <w:marBottom w:val="0"/>
          <w:divBdr>
            <w:top w:val="none" w:sz="0" w:space="0" w:color="auto"/>
            <w:left w:val="none" w:sz="0" w:space="0" w:color="auto"/>
            <w:bottom w:val="none" w:sz="0" w:space="0" w:color="auto"/>
            <w:right w:val="none" w:sz="0" w:space="0" w:color="auto"/>
          </w:divBdr>
        </w:div>
        <w:div w:id="44568212">
          <w:marLeft w:val="480"/>
          <w:marRight w:val="0"/>
          <w:marTop w:val="0"/>
          <w:marBottom w:val="0"/>
          <w:divBdr>
            <w:top w:val="none" w:sz="0" w:space="0" w:color="auto"/>
            <w:left w:val="none" w:sz="0" w:space="0" w:color="auto"/>
            <w:bottom w:val="none" w:sz="0" w:space="0" w:color="auto"/>
            <w:right w:val="none" w:sz="0" w:space="0" w:color="auto"/>
          </w:divBdr>
        </w:div>
        <w:div w:id="60763051">
          <w:marLeft w:val="480"/>
          <w:marRight w:val="0"/>
          <w:marTop w:val="0"/>
          <w:marBottom w:val="0"/>
          <w:divBdr>
            <w:top w:val="none" w:sz="0" w:space="0" w:color="auto"/>
            <w:left w:val="none" w:sz="0" w:space="0" w:color="auto"/>
            <w:bottom w:val="none" w:sz="0" w:space="0" w:color="auto"/>
            <w:right w:val="none" w:sz="0" w:space="0" w:color="auto"/>
          </w:divBdr>
        </w:div>
        <w:div w:id="82655470">
          <w:marLeft w:val="480"/>
          <w:marRight w:val="0"/>
          <w:marTop w:val="0"/>
          <w:marBottom w:val="0"/>
          <w:divBdr>
            <w:top w:val="none" w:sz="0" w:space="0" w:color="auto"/>
            <w:left w:val="none" w:sz="0" w:space="0" w:color="auto"/>
            <w:bottom w:val="none" w:sz="0" w:space="0" w:color="auto"/>
            <w:right w:val="none" w:sz="0" w:space="0" w:color="auto"/>
          </w:divBdr>
        </w:div>
        <w:div w:id="161707427">
          <w:marLeft w:val="480"/>
          <w:marRight w:val="0"/>
          <w:marTop w:val="0"/>
          <w:marBottom w:val="0"/>
          <w:divBdr>
            <w:top w:val="none" w:sz="0" w:space="0" w:color="auto"/>
            <w:left w:val="none" w:sz="0" w:space="0" w:color="auto"/>
            <w:bottom w:val="none" w:sz="0" w:space="0" w:color="auto"/>
            <w:right w:val="none" w:sz="0" w:space="0" w:color="auto"/>
          </w:divBdr>
        </w:div>
        <w:div w:id="217857755">
          <w:marLeft w:val="480"/>
          <w:marRight w:val="0"/>
          <w:marTop w:val="0"/>
          <w:marBottom w:val="0"/>
          <w:divBdr>
            <w:top w:val="none" w:sz="0" w:space="0" w:color="auto"/>
            <w:left w:val="none" w:sz="0" w:space="0" w:color="auto"/>
            <w:bottom w:val="none" w:sz="0" w:space="0" w:color="auto"/>
            <w:right w:val="none" w:sz="0" w:space="0" w:color="auto"/>
          </w:divBdr>
        </w:div>
        <w:div w:id="223226312">
          <w:marLeft w:val="480"/>
          <w:marRight w:val="0"/>
          <w:marTop w:val="0"/>
          <w:marBottom w:val="0"/>
          <w:divBdr>
            <w:top w:val="none" w:sz="0" w:space="0" w:color="auto"/>
            <w:left w:val="none" w:sz="0" w:space="0" w:color="auto"/>
            <w:bottom w:val="none" w:sz="0" w:space="0" w:color="auto"/>
            <w:right w:val="none" w:sz="0" w:space="0" w:color="auto"/>
          </w:divBdr>
        </w:div>
        <w:div w:id="243760213">
          <w:marLeft w:val="480"/>
          <w:marRight w:val="0"/>
          <w:marTop w:val="0"/>
          <w:marBottom w:val="0"/>
          <w:divBdr>
            <w:top w:val="none" w:sz="0" w:space="0" w:color="auto"/>
            <w:left w:val="none" w:sz="0" w:space="0" w:color="auto"/>
            <w:bottom w:val="none" w:sz="0" w:space="0" w:color="auto"/>
            <w:right w:val="none" w:sz="0" w:space="0" w:color="auto"/>
          </w:divBdr>
        </w:div>
        <w:div w:id="246304890">
          <w:marLeft w:val="480"/>
          <w:marRight w:val="0"/>
          <w:marTop w:val="0"/>
          <w:marBottom w:val="0"/>
          <w:divBdr>
            <w:top w:val="none" w:sz="0" w:space="0" w:color="auto"/>
            <w:left w:val="none" w:sz="0" w:space="0" w:color="auto"/>
            <w:bottom w:val="none" w:sz="0" w:space="0" w:color="auto"/>
            <w:right w:val="none" w:sz="0" w:space="0" w:color="auto"/>
          </w:divBdr>
        </w:div>
        <w:div w:id="299924848">
          <w:marLeft w:val="480"/>
          <w:marRight w:val="0"/>
          <w:marTop w:val="0"/>
          <w:marBottom w:val="0"/>
          <w:divBdr>
            <w:top w:val="none" w:sz="0" w:space="0" w:color="auto"/>
            <w:left w:val="none" w:sz="0" w:space="0" w:color="auto"/>
            <w:bottom w:val="none" w:sz="0" w:space="0" w:color="auto"/>
            <w:right w:val="none" w:sz="0" w:space="0" w:color="auto"/>
          </w:divBdr>
        </w:div>
        <w:div w:id="396320972">
          <w:marLeft w:val="480"/>
          <w:marRight w:val="0"/>
          <w:marTop w:val="0"/>
          <w:marBottom w:val="0"/>
          <w:divBdr>
            <w:top w:val="none" w:sz="0" w:space="0" w:color="auto"/>
            <w:left w:val="none" w:sz="0" w:space="0" w:color="auto"/>
            <w:bottom w:val="none" w:sz="0" w:space="0" w:color="auto"/>
            <w:right w:val="none" w:sz="0" w:space="0" w:color="auto"/>
          </w:divBdr>
        </w:div>
        <w:div w:id="493187915">
          <w:marLeft w:val="480"/>
          <w:marRight w:val="0"/>
          <w:marTop w:val="0"/>
          <w:marBottom w:val="0"/>
          <w:divBdr>
            <w:top w:val="none" w:sz="0" w:space="0" w:color="auto"/>
            <w:left w:val="none" w:sz="0" w:space="0" w:color="auto"/>
            <w:bottom w:val="none" w:sz="0" w:space="0" w:color="auto"/>
            <w:right w:val="none" w:sz="0" w:space="0" w:color="auto"/>
          </w:divBdr>
        </w:div>
        <w:div w:id="494953048">
          <w:marLeft w:val="480"/>
          <w:marRight w:val="0"/>
          <w:marTop w:val="0"/>
          <w:marBottom w:val="0"/>
          <w:divBdr>
            <w:top w:val="none" w:sz="0" w:space="0" w:color="auto"/>
            <w:left w:val="none" w:sz="0" w:space="0" w:color="auto"/>
            <w:bottom w:val="none" w:sz="0" w:space="0" w:color="auto"/>
            <w:right w:val="none" w:sz="0" w:space="0" w:color="auto"/>
          </w:divBdr>
        </w:div>
        <w:div w:id="690643488">
          <w:marLeft w:val="480"/>
          <w:marRight w:val="0"/>
          <w:marTop w:val="0"/>
          <w:marBottom w:val="0"/>
          <w:divBdr>
            <w:top w:val="none" w:sz="0" w:space="0" w:color="auto"/>
            <w:left w:val="none" w:sz="0" w:space="0" w:color="auto"/>
            <w:bottom w:val="none" w:sz="0" w:space="0" w:color="auto"/>
            <w:right w:val="none" w:sz="0" w:space="0" w:color="auto"/>
          </w:divBdr>
        </w:div>
        <w:div w:id="736128600">
          <w:marLeft w:val="480"/>
          <w:marRight w:val="0"/>
          <w:marTop w:val="0"/>
          <w:marBottom w:val="0"/>
          <w:divBdr>
            <w:top w:val="none" w:sz="0" w:space="0" w:color="auto"/>
            <w:left w:val="none" w:sz="0" w:space="0" w:color="auto"/>
            <w:bottom w:val="none" w:sz="0" w:space="0" w:color="auto"/>
            <w:right w:val="none" w:sz="0" w:space="0" w:color="auto"/>
          </w:divBdr>
        </w:div>
        <w:div w:id="750008288">
          <w:marLeft w:val="480"/>
          <w:marRight w:val="0"/>
          <w:marTop w:val="0"/>
          <w:marBottom w:val="0"/>
          <w:divBdr>
            <w:top w:val="none" w:sz="0" w:space="0" w:color="auto"/>
            <w:left w:val="none" w:sz="0" w:space="0" w:color="auto"/>
            <w:bottom w:val="none" w:sz="0" w:space="0" w:color="auto"/>
            <w:right w:val="none" w:sz="0" w:space="0" w:color="auto"/>
          </w:divBdr>
        </w:div>
        <w:div w:id="773093814">
          <w:marLeft w:val="480"/>
          <w:marRight w:val="0"/>
          <w:marTop w:val="0"/>
          <w:marBottom w:val="0"/>
          <w:divBdr>
            <w:top w:val="none" w:sz="0" w:space="0" w:color="auto"/>
            <w:left w:val="none" w:sz="0" w:space="0" w:color="auto"/>
            <w:bottom w:val="none" w:sz="0" w:space="0" w:color="auto"/>
            <w:right w:val="none" w:sz="0" w:space="0" w:color="auto"/>
          </w:divBdr>
        </w:div>
        <w:div w:id="781993900">
          <w:marLeft w:val="480"/>
          <w:marRight w:val="0"/>
          <w:marTop w:val="0"/>
          <w:marBottom w:val="0"/>
          <w:divBdr>
            <w:top w:val="none" w:sz="0" w:space="0" w:color="auto"/>
            <w:left w:val="none" w:sz="0" w:space="0" w:color="auto"/>
            <w:bottom w:val="none" w:sz="0" w:space="0" w:color="auto"/>
            <w:right w:val="none" w:sz="0" w:space="0" w:color="auto"/>
          </w:divBdr>
        </w:div>
        <w:div w:id="789666043">
          <w:marLeft w:val="480"/>
          <w:marRight w:val="0"/>
          <w:marTop w:val="0"/>
          <w:marBottom w:val="0"/>
          <w:divBdr>
            <w:top w:val="none" w:sz="0" w:space="0" w:color="auto"/>
            <w:left w:val="none" w:sz="0" w:space="0" w:color="auto"/>
            <w:bottom w:val="none" w:sz="0" w:space="0" w:color="auto"/>
            <w:right w:val="none" w:sz="0" w:space="0" w:color="auto"/>
          </w:divBdr>
        </w:div>
        <w:div w:id="851534996">
          <w:marLeft w:val="480"/>
          <w:marRight w:val="0"/>
          <w:marTop w:val="0"/>
          <w:marBottom w:val="0"/>
          <w:divBdr>
            <w:top w:val="none" w:sz="0" w:space="0" w:color="auto"/>
            <w:left w:val="none" w:sz="0" w:space="0" w:color="auto"/>
            <w:bottom w:val="none" w:sz="0" w:space="0" w:color="auto"/>
            <w:right w:val="none" w:sz="0" w:space="0" w:color="auto"/>
          </w:divBdr>
        </w:div>
        <w:div w:id="854731944">
          <w:marLeft w:val="480"/>
          <w:marRight w:val="0"/>
          <w:marTop w:val="0"/>
          <w:marBottom w:val="0"/>
          <w:divBdr>
            <w:top w:val="none" w:sz="0" w:space="0" w:color="auto"/>
            <w:left w:val="none" w:sz="0" w:space="0" w:color="auto"/>
            <w:bottom w:val="none" w:sz="0" w:space="0" w:color="auto"/>
            <w:right w:val="none" w:sz="0" w:space="0" w:color="auto"/>
          </w:divBdr>
        </w:div>
        <w:div w:id="929698870">
          <w:marLeft w:val="480"/>
          <w:marRight w:val="0"/>
          <w:marTop w:val="0"/>
          <w:marBottom w:val="0"/>
          <w:divBdr>
            <w:top w:val="none" w:sz="0" w:space="0" w:color="auto"/>
            <w:left w:val="none" w:sz="0" w:space="0" w:color="auto"/>
            <w:bottom w:val="none" w:sz="0" w:space="0" w:color="auto"/>
            <w:right w:val="none" w:sz="0" w:space="0" w:color="auto"/>
          </w:divBdr>
        </w:div>
        <w:div w:id="931207372">
          <w:marLeft w:val="480"/>
          <w:marRight w:val="0"/>
          <w:marTop w:val="0"/>
          <w:marBottom w:val="0"/>
          <w:divBdr>
            <w:top w:val="none" w:sz="0" w:space="0" w:color="auto"/>
            <w:left w:val="none" w:sz="0" w:space="0" w:color="auto"/>
            <w:bottom w:val="none" w:sz="0" w:space="0" w:color="auto"/>
            <w:right w:val="none" w:sz="0" w:space="0" w:color="auto"/>
          </w:divBdr>
        </w:div>
        <w:div w:id="1057894761">
          <w:marLeft w:val="480"/>
          <w:marRight w:val="0"/>
          <w:marTop w:val="0"/>
          <w:marBottom w:val="0"/>
          <w:divBdr>
            <w:top w:val="none" w:sz="0" w:space="0" w:color="auto"/>
            <w:left w:val="none" w:sz="0" w:space="0" w:color="auto"/>
            <w:bottom w:val="none" w:sz="0" w:space="0" w:color="auto"/>
            <w:right w:val="none" w:sz="0" w:space="0" w:color="auto"/>
          </w:divBdr>
        </w:div>
        <w:div w:id="1090079098">
          <w:marLeft w:val="480"/>
          <w:marRight w:val="0"/>
          <w:marTop w:val="0"/>
          <w:marBottom w:val="0"/>
          <w:divBdr>
            <w:top w:val="none" w:sz="0" w:space="0" w:color="auto"/>
            <w:left w:val="none" w:sz="0" w:space="0" w:color="auto"/>
            <w:bottom w:val="none" w:sz="0" w:space="0" w:color="auto"/>
            <w:right w:val="none" w:sz="0" w:space="0" w:color="auto"/>
          </w:divBdr>
        </w:div>
        <w:div w:id="1103651782">
          <w:marLeft w:val="480"/>
          <w:marRight w:val="0"/>
          <w:marTop w:val="0"/>
          <w:marBottom w:val="0"/>
          <w:divBdr>
            <w:top w:val="none" w:sz="0" w:space="0" w:color="auto"/>
            <w:left w:val="none" w:sz="0" w:space="0" w:color="auto"/>
            <w:bottom w:val="none" w:sz="0" w:space="0" w:color="auto"/>
            <w:right w:val="none" w:sz="0" w:space="0" w:color="auto"/>
          </w:divBdr>
        </w:div>
        <w:div w:id="1120153063">
          <w:marLeft w:val="480"/>
          <w:marRight w:val="0"/>
          <w:marTop w:val="0"/>
          <w:marBottom w:val="0"/>
          <w:divBdr>
            <w:top w:val="none" w:sz="0" w:space="0" w:color="auto"/>
            <w:left w:val="none" w:sz="0" w:space="0" w:color="auto"/>
            <w:bottom w:val="none" w:sz="0" w:space="0" w:color="auto"/>
            <w:right w:val="none" w:sz="0" w:space="0" w:color="auto"/>
          </w:divBdr>
        </w:div>
        <w:div w:id="1130318099">
          <w:marLeft w:val="480"/>
          <w:marRight w:val="0"/>
          <w:marTop w:val="0"/>
          <w:marBottom w:val="0"/>
          <w:divBdr>
            <w:top w:val="none" w:sz="0" w:space="0" w:color="auto"/>
            <w:left w:val="none" w:sz="0" w:space="0" w:color="auto"/>
            <w:bottom w:val="none" w:sz="0" w:space="0" w:color="auto"/>
            <w:right w:val="none" w:sz="0" w:space="0" w:color="auto"/>
          </w:divBdr>
        </w:div>
        <w:div w:id="1143884595">
          <w:marLeft w:val="480"/>
          <w:marRight w:val="0"/>
          <w:marTop w:val="0"/>
          <w:marBottom w:val="0"/>
          <w:divBdr>
            <w:top w:val="none" w:sz="0" w:space="0" w:color="auto"/>
            <w:left w:val="none" w:sz="0" w:space="0" w:color="auto"/>
            <w:bottom w:val="none" w:sz="0" w:space="0" w:color="auto"/>
            <w:right w:val="none" w:sz="0" w:space="0" w:color="auto"/>
          </w:divBdr>
        </w:div>
        <w:div w:id="1230262082">
          <w:marLeft w:val="480"/>
          <w:marRight w:val="0"/>
          <w:marTop w:val="0"/>
          <w:marBottom w:val="0"/>
          <w:divBdr>
            <w:top w:val="none" w:sz="0" w:space="0" w:color="auto"/>
            <w:left w:val="none" w:sz="0" w:space="0" w:color="auto"/>
            <w:bottom w:val="none" w:sz="0" w:space="0" w:color="auto"/>
            <w:right w:val="none" w:sz="0" w:space="0" w:color="auto"/>
          </w:divBdr>
        </w:div>
        <w:div w:id="1350715032">
          <w:marLeft w:val="480"/>
          <w:marRight w:val="0"/>
          <w:marTop w:val="0"/>
          <w:marBottom w:val="0"/>
          <w:divBdr>
            <w:top w:val="none" w:sz="0" w:space="0" w:color="auto"/>
            <w:left w:val="none" w:sz="0" w:space="0" w:color="auto"/>
            <w:bottom w:val="none" w:sz="0" w:space="0" w:color="auto"/>
            <w:right w:val="none" w:sz="0" w:space="0" w:color="auto"/>
          </w:divBdr>
        </w:div>
        <w:div w:id="1415129264">
          <w:marLeft w:val="480"/>
          <w:marRight w:val="0"/>
          <w:marTop w:val="0"/>
          <w:marBottom w:val="0"/>
          <w:divBdr>
            <w:top w:val="none" w:sz="0" w:space="0" w:color="auto"/>
            <w:left w:val="none" w:sz="0" w:space="0" w:color="auto"/>
            <w:bottom w:val="none" w:sz="0" w:space="0" w:color="auto"/>
            <w:right w:val="none" w:sz="0" w:space="0" w:color="auto"/>
          </w:divBdr>
        </w:div>
        <w:div w:id="1440951757">
          <w:marLeft w:val="480"/>
          <w:marRight w:val="0"/>
          <w:marTop w:val="0"/>
          <w:marBottom w:val="0"/>
          <w:divBdr>
            <w:top w:val="none" w:sz="0" w:space="0" w:color="auto"/>
            <w:left w:val="none" w:sz="0" w:space="0" w:color="auto"/>
            <w:bottom w:val="none" w:sz="0" w:space="0" w:color="auto"/>
            <w:right w:val="none" w:sz="0" w:space="0" w:color="auto"/>
          </w:divBdr>
        </w:div>
        <w:div w:id="1449617789">
          <w:marLeft w:val="480"/>
          <w:marRight w:val="0"/>
          <w:marTop w:val="0"/>
          <w:marBottom w:val="0"/>
          <w:divBdr>
            <w:top w:val="none" w:sz="0" w:space="0" w:color="auto"/>
            <w:left w:val="none" w:sz="0" w:space="0" w:color="auto"/>
            <w:bottom w:val="none" w:sz="0" w:space="0" w:color="auto"/>
            <w:right w:val="none" w:sz="0" w:space="0" w:color="auto"/>
          </w:divBdr>
        </w:div>
        <w:div w:id="1504973683">
          <w:marLeft w:val="480"/>
          <w:marRight w:val="0"/>
          <w:marTop w:val="0"/>
          <w:marBottom w:val="0"/>
          <w:divBdr>
            <w:top w:val="none" w:sz="0" w:space="0" w:color="auto"/>
            <w:left w:val="none" w:sz="0" w:space="0" w:color="auto"/>
            <w:bottom w:val="none" w:sz="0" w:space="0" w:color="auto"/>
            <w:right w:val="none" w:sz="0" w:space="0" w:color="auto"/>
          </w:divBdr>
        </w:div>
        <w:div w:id="1543980246">
          <w:marLeft w:val="480"/>
          <w:marRight w:val="0"/>
          <w:marTop w:val="0"/>
          <w:marBottom w:val="0"/>
          <w:divBdr>
            <w:top w:val="none" w:sz="0" w:space="0" w:color="auto"/>
            <w:left w:val="none" w:sz="0" w:space="0" w:color="auto"/>
            <w:bottom w:val="none" w:sz="0" w:space="0" w:color="auto"/>
            <w:right w:val="none" w:sz="0" w:space="0" w:color="auto"/>
          </w:divBdr>
        </w:div>
        <w:div w:id="1585604037">
          <w:marLeft w:val="480"/>
          <w:marRight w:val="0"/>
          <w:marTop w:val="0"/>
          <w:marBottom w:val="0"/>
          <w:divBdr>
            <w:top w:val="none" w:sz="0" w:space="0" w:color="auto"/>
            <w:left w:val="none" w:sz="0" w:space="0" w:color="auto"/>
            <w:bottom w:val="none" w:sz="0" w:space="0" w:color="auto"/>
            <w:right w:val="none" w:sz="0" w:space="0" w:color="auto"/>
          </w:divBdr>
        </w:div>
        <w:div w:id="1596403983">
          <w:marLeft w:val="480"/>
          <w:marRight w:val="0"/>
          <w:marTop w:val="0"/>
          <w:marBottom w:val="0"/>
          <w:divBdr>
            <w:top w:val="none" w:sz="0" w:space="0" w:color="auto"/>
            <w:left w:val="none" w:sz="0" w:space="0" w:color="auto"/>
            <w:bottom w:val="none" w:sz="0" w:space="0" w:color="auto"/>
            <w:right w:val="none" w:sz="0" w:space="0" w:color="auto"/>
          </w:divBdr>
        </w:div>
        <w:div w:id="1655799472">
          <w:marLeft w:val="480"/>
          <w:marRight w:val="0"/>
          <w:marTop w:val="0"/>
          <w:marBottom w:val="0"/>
          <w:divBdr>
            <w:top w:val="none" w:sz="0" w:space="0" w:color="auto"/>
            <w:left w:val="none" w:sz="0" w:space="0" w:color="auto"/>
            <w:bottom w:val="none" w:sz="0" w:space="0" w:color="auto"/>
            <w:right w:val="none" w:sz="0" w:space="0" w:color="auto"/>
          </w:divBdr>
        </w:div>
        <w:div w:id="1678343557">
          <w:marLeft w:val="480"/>
          <w:marRight w:val="0"/>
          <w:marTop w:val="0"/>
          <w:marBottom w:val="0"/>
          <w:divBdr>
            <w:top w:val="none" w:sz="0" w:space="0" w:color="auto"/>
            <w:left w:val="none" w:sz="0" w:space="0" w:color="auto"/>
            <w:bottom w:val="none" w:sz="0" w:space="0" w:color="auto"/>
            <w:right w:val="none" w:sz="0" w:space="0" w:color="auto"/>
          </w:divBdr>
        </w:div>
        <w:div w:id="1713534979">
          <w:marLeft w:val="480"/>
          <w:marRight w:val="0"/>
          <w:marTop w:val="0"/>
          <w:marBottom w:val="0"/>
          <w:divBdr>
            <w:top w:val="none" w:sz="0" w:space="0" w:color="auto"/>
            <w:left w:val="none" w:sz="0" w:space="0" w:color="auto"/>
            <w:bottom w:val="none" w:sz="0" w:space="0" w:color="auto"/>
            <w:right w:val="none" w:sz="0" w:space="0" w:color="auto"/>
          </w:divBdr>
        </w:div>
        <w:div w:id="1721901015">
          <w:marLeft w:val="480"/>
          <w:marRight w:val="0"/>
          <w:marTop w:val="0"/>
          <w:marBottom w:val="0"/>
          <w:divBdr>
            <w:top w:val="none" w:sz="0" w:space="0" w:color="auto"/>
            <w:left w:val="none" w:sz="0" w:space="0" w:color="auto"/>
            <w:bottom w:val="none" w:sz="0" w:space="0" w:color="auto"/>
            <w:right w:val="none" w:sz="0" w:space="0" w:color="auto"/>
          </w:divBdr>
        </w:div>
        <w:div w:id="1774130150">
          <w:marLeft w:val="480"/>
          <w:marRight w:val="0"/>
          <w:marTop w:val="0"/>
          <w:marBottom w:val="0"/>
          <w:divBdr>
            <w:top w:val="none" w:sz="0" w:space="0" w:color="auto"/>
            <w:left w:val="none" w:sz="0" w:space="0" w:color="auto"/>
            <w:bottom w:val="none" w:sz="0" w:space="0" w:color="auto"/>
            <w:right w:val="none" w:sz="0" w:space="0" w:color="auto"/>
          </w:divBdr>
        </w:div>
        <w:div w:id="1859654995">
          <w:marLeft w:val="480"/>
          <w:marRight w:val="0"/>
          <w:marTop w:val="0"/>
          <w:marBottom w:val="0"/>
          <w:divBdr>
            <w:top w:val="none" w:sz="0" w:space="0" w:color="auto"/>
            <w:left w:val="none" w:sz="0" w:space="0" w:color="auto"/>
            <w:bottom w:val="none" w:sz="0" w:space="0" w:color="auto"/>
            <w:right w:val="none" w:sz="0" w:space="0" w:color="auto"/>
          </w:divBdr>
        </w:div>
        <w:div w:id="1864781680">
          <w:marLeft w:val="480"/>
          <w:marRight w:val="0"/>
          <w:marTop w:val="0"/>
          <w:marBottom w:val="0"/>
          <w:divBdr>
            <w:top w:val="none" w:sz="0" w:space="0" w:color="auto"/>
            <w:left w:val="none" w:sz="0" w:space="0" w:color="auto"/>
            <w:bottom w:val="none" w:sz="0" w:space="0" w:color="auto"/>
            <w:right w:val="none" w:sz="0" w:space="0" w:color="auto"/>
          </w:divBdr>
        </w:div>
        <w:div w:id="1866095844">
          <w:marLeft w:val="480"/>
          <w:marRight w:val="0"/>
          <w:marTop w:val="0"/>
          <w:marBottom w:val="0"/>
          <w:divBdr>
            <w:top w:val="none" w:sz="0" w:space="0" w:color="auto"/>
            <w:left w:val="none" w:sz="0" w:space="0" w:color="auto"/>
            <w:bottom w:val="none" w:sz="0" w:space="0" w:color="auto"/>
            <w:right w:val="none" w:sz="0" w:space="0" w:color="auto"/>
          </w:divBdr>
        </w:div>
        <w:div w:id="1897205396">
          <w:marLeft w:val="480"/>
          <w:marRight w:val="0"/>
          <w:marTop w:val="0"/>
          <w:marBottom w:val="0"/>
          <w:divBdr>
            <w:top w:val="none" w:sz="0" w:space="0" w:color="auto"/>
            <w:left w:val="none" w:sz="0" w:space="0" w:color="auto"/>
            <w:bottom w:val="none" w:sz="0" w:space="0" w:color="auto"/>
            <w:right w:val="none" w:sz="0" w:space="0" w:color="auto"/>
          </w:divBdr>
        </w:div>
        <w:div w:id="2029721948">
          <w:marLeft w:val="480"/>
          <w:marRight w:val="0"/>
          <w:marTop w:val="0"/>
          <w:marBottom w:val="0"/>
          <w:divBdr>
            <w:top w:val="none" w:sz="0" w:space="0" w:color="auto"/>
            <w:left w:val="none" w:sz="0" w:space="0" w:color="auto"/>
            <w:bottom w:val="none" w:sz="0" w:space="0" w:color="auto"/>
            <w:right w:val="none" w:sz="0" w:space="0" w:color="auto"/>
          </w:divBdr>
        </w:div>
        <w:div w:id="2032101866">
          <w:marLeft w:val="480"/>
          <w:marRight w:val="0"/>
          <w:marTop w:val="0"/>
          <w:marBottom w:val="0"/>
          <w:divBdr>
            <w:top w:val="none" w:sz="0" w:space="0" w:color="auto"/>
            <w:left w:val="none" w:sz="0" w:space="0" w:color="auto"/>
            <w:bottom w:val="none" w:sz="0" w:space="0" w:color="auto"/>
            <w:right w:val="none" w:sz="0" w:space="0" w:color="auto"/>
          </w:divBdr>
        </w:div>
        <w:div w:id="2040736703">
          <w:marLeft w:val="480"/>
          <w:marRight w:val="0"/>
          <w:marTop w:val="0"/>
          <w:marBottom w:val="0"/>
          <w:divBdr>
            <w:top w:val="none" w:sz="0" w:space="0" w:color="auto"/>
            <w:left w:val="none" w:sz="0" w:space="0" w:color="auto"/>
            <w:bottom w:val="none" w:sz="0" w:space="0" w:color="auto"/>
            <w:right w:val="none" w:sz="0" w:space="0" w:color="auto"/>
          </w:divBdr>
        </w:div>
        <w:div w:id="2080053217">
          <w:marLeft w:val="480"/>
          <w:marRight w:val="0"/>
          <w:marTop w:val="0"/>
          <w:marBottom w:val="0"/>
          <w:divBdr>
            <w:top w:val="none" w:sz="0" w:space="0" w:color="auto"/>
            <w:left w:val="none" w:sz="0" w:space="0" w:color="auto"/>
            <w:bottom w:val="none" w:sz="0" w:space="0" w:color="auto"/>
            <w:right w:val="none" w:sz="0" w:space="0" w:color="auto"/>
          </w:divBdr>
        </w:div>
      </w:divsChild>
    </w:div>
    <w:div w:id="27997691">
      <w:bodyDiv w:val="1"/>
      <w:marLeft w:val="0"/>
      <w:marRight w:val="0"/>
      <w:marTop w:val="0"/>
      <w:marBottom w:val="0"/>
      <w:divBdr>
        <w:top w:val="none" w:sz="0" w:space="0" w:color="auto"/>
        <w:left w:val="none" w:sz="0" w:space="0" w:color="auto"/>
        <w:bottom w:val="none" w:sz="0" w:space="0" w:color="auto"/>
        <w:right w:val="none" w:sz="0" w:space="0" w:color="auto"/>
      </w:divBdr>
    </w:div>
    <w:div w:id="35735907">
      <w:bodyDiv w:val="1"/>
      <w:marLeft w:val="0"/>
      <w:marRight w:val="0"/>
      <w:marTop w:val="0"/>
      <w:marBottom w:val="0"/>
      <w:divBdr>
        <w:top w:val="none" w:sz="0" w:space="0" w:color="auto"/>
        <w:left w:val="none" w:sz="0" w:space="0" w:color="auto"/>
        <w:bottom w:val="none" w:sz="0" w:space="0" w:color="auto"/>
        <w:right w:val="none" w:sz="0" w:space="0" w:color="auto"/>
      </w:divBdr>
    </w:div>
    <w:div w:id="42490386">
      <w:bodyDiv w:val="1"/>
      <w:marLeft w:val="0"/>
      <w:marRight w:val="0"/>
      <w:marTop w:val="0"/>
      <w:marBottom w:val="0"/>
      <w:divBdr>
        <w:top w:val="none" w:sz="0" w:space="0" w:color="auto"/>
        <w:left w:val="none" w:sz="0" w:space="0" w:color="auto"/>
        <w:bottom w:val="none" w:sz="0" w:space="0" w:color="auto"/>
        <w:right w:val="none" w:sz="0" w:space="0" w:color="auto"/>
      </w:divBdr>
    </w:div>
    <w:div w:id="50731375">
      <w:bodyDiv w:val="1"/>
      <w:marLeft w:val="0"/>
      <w:marRight w:val="0"/>
      <w:marTop w:val="0"/>
      <w:marBottom w:val="0"/>
      <w:divBdr>
        <w:top w:val="none" w:sz="0" w:space="0" w:color="auto"/>
        <w:left w:val="none" w:sz="0" w:space="0" w:color="auto"/>
        <w:bottom w:val="none" w:sz="0" w:space="0" w:color="auto"/>
        <w:right w:val="none" w:sz="0" w:space="0" w:color="auto"/>
      </w:divBdr>
    </w:div>
    <w:div w:id="60294082">
      <w:bodyDiv w:val="1"/>
      <w:marLeft w:val="0"/>
      <w:marRight w:val="0"/>
      <w:marTop w:val="0"/>
      <w:marBottom w:val="0"/>
      <w:divBdr>
        <w:top w:val="none" w:sz="0" w:space="0" w:color="auto"/>
        <w:left w:val="none" w:sz="0" w:space="0" w:color="auto"/>
        <w:bottom w:val="none" w:sz="0" w:space="0" w:color="auto"/>
        <w:right w:val="none" w:sz="0" w:space="0" w:color="auto"/>
      </w:divBdr>
    </w:div>
    <w:div w:id="60299691">
      <w:bodyDiv w:val="1"/>
      <w:marLeft w:val="0"/>
      <w:marRight w:val="0"/>
      <w:marTop w:val="0"/>
      <w:marBottom w:val="0"/>
      <w:divBdr>
        <w:top w:val="none" w:sz="0" w:space="0" w:color="auto"/>
        <w:left w:val="none" w:sz="0" w:space="0" w:color="auto"/>
        <w:bottom w:val="none" w:sz="0" w:space="0" w:color="auto"/>
        <w:right w:val="none" w:sz="0" w:space="0" w:color="auto"/>
      </w:divBdr>
    </w:div>
    <w:div w:id="62265642">
      <w:bodyDiv w:val="1"/>
      <w:marLeft w:val="0"/>
      <w:marRight w:val="0"/>
      <w:marTop w:val="0"/>
      <w:marBottom w:val="0"/>
      <w:divBdr>
        <w:top w:val="none" w:sz="0" w:space="0" w:color="auto"/>
        <w:left w:val="none" w:sz="0" w:space="0" w:color="auto"/>
        <w:bottom w:val="none" w:sz="0" w:space="0" w:color="auto"/>
        <w:right w:val="none" w:sz="0" w:space="0" w:color="auto"/>
      </w:divBdr>
    </w:div>
    <w:div w:id="66732021">
      <w:bodyDiv w:val="1"/>
      <w:marLeft w:val="0"/>
      <w:marRight w:val="0"/>
      <w:marTop w:val="0"/>
      <w:marBottom w:val="0"/>
      <w:divBdr>
        <w:top w:val="none" w:sz="0" w:space="0" w:color="auto"/>
        <w:left w:val="none" w:sz="0" w:space="0" w:color="auto"/>
        <w:bottom w:val="none" w:sz="0" w:space="0" w:color="auto"/>
        <w:right w:val="none" w:sz="0" w:space="0" w:color="auto"/>
      </w:divBdr>
    </w:div>
    <w:div w:id="72245764">
      <w:bodyDiv w:val="1"/>
      <w:marLeft w:val="0"/>
      <w:marRight w:val="0"/>
      <w:marTop w:val="0"/>
      <w:marBottom w:val="0"/>
      <w:divBdr>
        <w:top w:val="none" w:sz="0" w:space="0" w:color="auto"/>
        <w:left w:val="none" w:sz="0" w:space="0" w:color="auto"/>
        <w:bottom w:val="none" w:sz="0" w:space="0" w:color="auto"/>
        <w:right w:val="none" w:sz="0" w:space="0" w:color="auto"/>
      </w:divBdr>
    </w:div>
    <w:div w:id="74085212">
      <w:bodyDiv w:val="1"/>
      <w:marLeft w:val="0"/>
      <w:marRight w:val="0"/>
      <w:marTop w:val="0"/>
      <w:marBottom w:val="0"/>
      <w:divBdr>
        <w:top w:val="none" w:sz="0" w:space="0" w:color="auto"/>
        <w:left w:val="none" w:sz="0" w:space="0" w:color="auto"/>
        <w:bottom w:val="none" w:sz="0" w:space="0" w:color="auto"/>
        <w:right w:val="none" w:sz="0" w:space="0" w:color="auto"/>
      </w:divBdr>
    </w:div>
    <w:div w:id="75329124">
      <w:bodyDiv w:val="1"/>
      <w:marLeft w:val="0"/>
      <w:marRight w:val="0"/>
      <w:marTop w:val="0"/>
      <w:marBottom w:val="0"/>
      <w:divBdr>
        <w:top w:val="none" w:sz="0" w:space="0" w:color="auto"/>
        <w:left w:val="none" w:sz="0" w:space="0" w:color="auto"/>
        <w:bottom w:val="none" w:sz="0" w:space="0" w:color="auto"/>
        <w:right w:val="none" w:sz="0" w:space="0" w:color="auto"/>
      </w:divBdr>
    </w:div>
    <w:div w:id="79330085">
      <w:bodyDiv w:val="1"/>
      <w:marLeft w:val="0"/>
      <w:marRight w:val="0"/>
      <w:marTop w:val="0"/>
      <w:marBottom w:val="0"/>
      <w:divBdr>
        <w:top w:val="none" w:sz="0" w:space="0" w:color="auto"/>
        <w:left w:val="none" w:sz="0" w:space="0" w:color="auto"/>
        <w:bottom w:val="none" w:sz="0" w:space="0" w:color="auto"/>
        <w:right w:val="none" w:sz="0" w:space="0" w:color="auto"/>
      </w:divBdr>
    </w:div>
    <w:div w:id="90516300">
      <w:bodyDiv w:val="1"/>
      <w:marLeft w:val="0"/>
      <w:marRight w:val="0"/>
      <w:marTop w:val="0"/>
      <w:marBottom w:val="0"/>
      <w:divBdr>
        <w:top w:val="none" w:sz="0" w:space="0" w:color="auto"/>
        <w:left w:val="none" w:sz="0" w:space="0" w:color="auto"/>
        <w:bottom w:val="none" w:sz="0" w:space="0" w:color="auto"/>
        <w:right w:val="none" w:sz="0" w:space="0" w:color="auto"/>
      </w:divBdr>
    </w:div>
    <w:div w:id="96412176">
      <w:bodyDiv w:val="1"/>
      <w:marLeft w:val="0"/>
      <w:marRight w:val="0"/>
      <w:marTop w:val="0"/>
      <w:marBottom w:val="0"/>
      <w:divBdr>
        <w:top w:val="none" w:sz="0" w:space="0" w:color="auto"/>
        <w:left w:val="none" w:sz="0" w:space="0" w:color="auto"/>
        <w:bottom w:val="none" w:sz="0" w:space="0" w:color="auto"/>
        <w:right w:val="none" w:sz="0" w:space="0" w:color="auto"/>
      </w:divBdr>
    </w:div>
    <w:div w:id="104035480">
      <w:bodyDiv w:val="1"/>
      <w:marLeft w:val="0"/>
      <w:marRight w:val="0"/>
      <w:marTop w:val="0"/>
      <w:marBottom w:val="0"/>
      <w:divBdr>
        <w:top w:val="none" w:sz="0" w:space="0" w:color="auto"/>
        <w:left w:val="none" w:sz="0" w:space="0" w:color="auto"/>
        <w:bottom w:val="none" w:sz="0" w:space="0" w:color="auto"/>
        <w:right w:val="none" w:sz="0" w:space="0" w:color="auto"/>
      </w:divBdr>
    </w:div>
    <w:div w:id="105078190">
      <w:bodyDiv w:val="1"/>
      <w:marLeft w:val="0"/>
      <w:marRight w:val="0"/>
      <w:marTop w:val="0"/>
      <w:marBottom w:val="0"/>
      <w:divBdr>
        <w:top w:val="none" w:sz="0" w:space="0" w:color="auto"/>
        <w:left w:val="none" w:sz="0" w:space="0" w:color="auto"/>
        <w:bottom w:val="none" w:sz="0" w:space="0" w:color="auto"/>
        <w:right w:val="none" w:sz="0" w:space="0" w:color="auto"/>
      </w:divBdr>
    </w:div>
    <w:div w:id="106851631">
      <w:bodyDiv w:val="1"/>
      <w:marLeft w:val="0"/>
      <w:marRight w:val="0"/>
      <w:marTop w:val="0"/>
      <w:marBottom w:val="0"/>
      <w:divBdr>
        <w:top w:val="none" w:sz="0" w:space="0" w:color="auto"/>
        <w:left w:val="none" w:sz="0" w:space="0" w:color="auto"/>
        <w:bottom w:val="none" w:sz="0" w:space="0" w:color="auto"/>
        <w:right w:val="none" w:sz="0" w:space="0" w:color="auto"/>
      </w:divBdr>
    </w:div>
    <w:div w:id="109009992">
      <w:bodyDiv w:val="1"/>
      <w:marLeft w:val="0"/>
      <w:marRight w:val="0"/>
      <w:marTop w:val="0"/>
      <w:marBottom w:val="0"/>
      <w:divBdr>
        <w:top w:val="none" w:sz="0" w:space="0" w:color="auto"/>
        <w:left w:val="none" w:sz="0" w:space="0" w:color="auto"/>
        <w:bottom w:val="none" w:sz="0" w:space="0" w:color="auto"/>
        <w:right w:val="none" w:sz="0" w:space="0" w:color="auto"/>
      </w:divBdr>
    </w:div>
    <w:div w:id="120653724">
      <w:bodyDiv w:val="1"/>
      <w:marLeft w:val="0"/>
      <w:marRight w:val="0"/>
      <w:marTop w:val="0"/>
      <w:marBottom w:val="0"/>
      <w:divBdr>
        <w:top w:val="none" w:sz="0" w:space="0" w:color="auto"/>
        <w:left w:val="none" w:sz="0" w:space="0" w:color="auto"/>
        <w:bottom w:val="none" w:sz="0" w:space="0" w:color="auto"/>
        <w:right w:val="none" w:sz="0" w:space="0" w:color="auto"/>
      </w:divBdr>
    </w:div>
    <w:div w:id="124585516">
      <w:bodyDiv w:val="1"/>
      <w:marLeft w:val="0"/>
      <w:marRight w:val="0"/>
      <w:marTop w:val="0"/>
      <w:marBottom w:val="0"/>
      <w:divBdr>
        <w:top w:val="none" w:sz="0" w:space="0" w:color="auto"/>
        <w:left w:val="none" w:sz="0" w:space="0" w:color="auto"/>
        <w:bottom w:val="none" w:sz="0" w:space="0" w:color="auto"/>
        <w:right w:val="none" w:sz="0" w:space="0" w:color="auto"/>
      </w:divBdr>
    </w:div>
    <w:div w:id="126246277">
      <w:bodyDiv w:val="1"/>
      <w:marLeft w:val="0"/>
      <w:marRight w:val="0"/>
      <w:marTop w:val="0"/>
      <w:marBottom w:val="0"/>
      <w:divBdr>
        <w:top w:val="none" w:sz="0" w:space="0" w:color="auto"/>
        <w:left w:val="none" w:sz="0" w:space="0" w:color="auto"/>
        <w:bottom w:val="none" w:sz="0" w:space="0" w:color="auto"/>
        <w:right w:val="none" w:sz="0" w:space="0" w:color="auto"/>
      </w:divBdr>
    </w:div>
    <w:div w:id="129828797">
      <w:bodyDiv w:val="1"/>
      <w:marLeft w:val="0"/>
      <w:marRight w:val="0"/>
      <w:marTop w:val="0"/>
      <w:marBottom w:val="0"/>
      <w:divBdr>
        <w:top w:val="none" w:sz="0" w:space="0" w:color="auto"/>
        <w:left w:val="none" w:sz="0" w:space="0" w:color="auto"/>
        <w:bottom w:val="none" w:sz="0" w:space="0" w:color="auto"/>
        <w:right w:val="none" w:sz="0" w:space="0" w:color="auto"/>
      </w:divBdr>
    </w:div>
    <w:div w:id="130949696">
      <w:bodyDiv w:val="1"/>
      <w:marLeft w:val="0"/>
      <w:marRight w:val="0"/>
      <w:marTop w:val="0"/>
      <w:marBottom w:val="0"/>
      <w:divBdr>
        <w:top w:val="none" w:sz="0" w:space="0" w:color="auto"/>
        <w:left w:val="none" w:sz="0" w:space="0" w:color="auto"/>
        <w:bottom w:val="none" w:sz="0" w:space="0" w:color="auto"/>
        <w:right w:val="none" w:sz="0" w:space="0" w:color="auto"/>
      </w:divBdr>
    </w:div>
    <w:div w:id="133450857">
      <w:bodyDiv w:val="1"/>
      <w:marLeft w:val="0"/>
      <w:marRight w:val="0"/>
      <w:marTop w:val="0"/>
      <w:marBottom w:val="0"/>
      <w:divBdr>
        <w:top w:val="none" w:sz="0" w:space="0" w:color="auto"/>
        <w:left w:val="none" w:sz="0" w:space="0" w:color="auto"/>
        <w:bottom w:val="none" w:sz="0" w:space="0" w:color="auto"/>
        <w:right w:val="none" w:sz="0" w:space="0" w:color="auto"/>
      </w:divBdr>
    </w:div>
    <w:div w:id="135491416">
      <w:bodyDiv w:val="1"/>
      <w:marLeft w:val="0"/>
      <w:marRight w:val="0"/>
      <w:marTop w:val="0"/>
      <w:marBottom w:val="0"/>
      <w:divBdr>
        <w:top w:val="none" w:sz="0" w:space="0" w:color="auto"/>
        <w:left w:val="none" w:sz="0" w:space="0" w:color="auto"/>
        <w:bottom w:val="none" w:sz="0" w:space="0" w:color="auto"/>
        <w:right w:val="none" w:sz="0" w:space="0" w:color="auto"/>
      </w:divBdr>
    </w:div>
    <w:div w:id="135800364">
      <w:bodyDiv w:val="1"/>
      <w:marLeft w:val="0"/>
      <w:marRight w:val="0"/>
      <w:marTop w:val="0"/>
      <w:marBottom w:val="0"/>
      <w:divBdr>
        <w:top w:val="none" w:sz="0" w:space="0" w:color="auto"/>
        <w:left w:val="none" w:sz="0" w:space="0" w:color="auto"/>
        <w:bottom w:val="none" w:sz="0" w:space="0" w:color="auto"/>
        <w:right w:val="none" w:sz="0" w:space="0" w:color="auto"/>
      </w:divBdr>
    </w:div>
    <w:div w:id="141309148">
      <w:bodyDiv w:val="1"/>
      <w:marLeft w:val="0"/>
      <w:marRight w:val="0"/>
      <w:marTop w:val="0"/>
      <w:marBottom w:val="0"/>
      <w:divBdr>
        <w:top w:val="none" w:sz="0" w:space="0" w:color="auto"/>
        <w:left w:val="none" w:sz="0" w:space="0" w:color="auto"/>
        <w:bottom w:val="none" w:sz="0" w:space="0" w:color="auto"/>
        <w:right w:val="none" w:sz="0" w:space="0" w:color="auto"/>
      </w:divBdr>
    </w:div>
    <w:div w:id="142160418">
      <w:bodyDiv w:val="1"/>
      <w:marLeft w:val="0"/>
      <w:marRight w:val="0"/>
      <w:marTop w:val="0"/>
      <w:marBottom w:val="0"/>
      <w:divBdr>
        <w:top w:val="none" w:sz="0" w:space="0" w:color="auto"/>
        <w:left w:val="none" w:sz="0" w:space="0" w:color="auto"/>
        <w:bottom w:val="none" w:sz="0" w:space="0" w:color="auto"/>
        <w:right w:val="none" w:sz="0" w:space="0" w:color="auto"/>
      </w:divBdr>
    </w:div>
    <w:div w:id="143469876">
      <w:bodyDiv w:val="1"/>
      <w:marLeft w:val="0"/>
      <w:marRight w:val="0"/>
      <w:marTop w:val="0"/>
      <w:marBottom w:val="0"/>
      <w:divBdr>
        <w:top w:val="none" w:sz="0" w:space="0" w:color="auto"/>
        <w:left w:val="none" w:sz="0" w:space="0" w:color="auto"/>
        <w:bottom w:val="none" w:sz="0" w:space="0" w:color="auto"/>
        <w:right w:val="none" w:sz="0" w:space="0" w:color="auto"/>
      </w:divBdr>
      <w:divsChild>
        <w:div w:id="14579181">
          <w:marLeft w:val="480"/>
          <w:marRight w:val="0"/>
          <w:marTop w:val="0"/>
          <w:marBottom w:val="0"/>
          <w:divBdr>
            <w:top w:val="none" w:sz="0" w:space="0" w:color="auto"/>
            <w:left w:val="none" w:sz="0" w:space="0" w:color="auto"/>
            <w:bottom w:val="none" w:sz="0" w:space="0" w:color="auto"/>
            <w:right w:val="none" w:sz="0" w:space="0" w:color="auto"/>
          </w:divBdr>
        </w:div>
        <w:div w:id="37245689">
          <w:marLeft w:val="480"/>
          <w:marRight w:val="0"/>
          <w:marTop w:val="0"/>
          <w:marBottom w:val="0"/>
          <w:divBdr>
            <w:top w:val="none" w:sz="0" w:space="0" w:color="auto"/>
            <w:left w:val="none" w:sz="0" w:space="0" w:color="auto"/>
            <w:bottom w:val="none" w:sz="0" w:space="0" w:color="auto"/>
            <w:right w:val="none" w:sz="0" w:space="0" w:color="auto"/>
          </w:divBdr>
        </w:div>
        <w:div w:id="42364739">
          <w:marLeft w:val="480"/>
          <w:marRight w:val="0"/>
          <w:marTop w:val="0"/>
          <w:marBottom w:val="0"/>
          <w:divBdr>
            <w:top w:val="none" w:sz="0" w:space="0" w:color="auto"/>
            <w:left w:val="none" w:sz="0" w:space="0" w:color="auto"/>
            <w:bottom w:val="none" w:sz="0" w:space="0" w:color="auto"/>
            <w:right w:val="none" w:sz="0" w:space="0" w:color="auto"/>
          </w:divBdr>
        </w:div>
        <w:div w:id="164786924">
          <w:marLeft w:val="480"/>
          <w:marRight w:val="0"/>
          <w:marTop w:val="0"/>
          <w:marBottom w:val="0"/>
          <w:divBdr>
            <w:top w:val="none" w:sz="0" w:space="0" w:color="auto"/>
            <w:left w:val="none" w:sz="0" w:space="0" w:color="auto"/>
            <w:bottom w:val="none" w:sz="0" w:space="0" w:color="auto"/>
            <w:right w:val="none" w:sz="0" w:space="0" w:color="auto"/>
          </w:divBdr>
        </w:div>
        <w:div w:id="259531807">
          <w:marLeft w:val="480"/>
          <w:marRight w:val="0"/>
          <w:marTop w:val="0"/>
          <w:marBottom w:val="0"/>
          <w:divBdr>
            <w:top w:val="none" w:sz="0" w:space="0" w:color="auto"/>
            <w:left w:val="none" w:sz="0" w:space="0" w:color="auto"/>
            <w:bottom w:val="none" w:sz="0" w:space="0" w:color="auto"/>
            <w:right w:val="none" w:sz="0" w:space="0" w:color="auto"/>
          </w:divBdr>
        </w:div>
        <w:div w:id="339164144">
          <w:marLeft w:val="480"/>
          <w:marRight w:val="0"/>
          <w:marTop w:val="0"/>
          <w:marBottom w:val="0"/>
          <w:divBdr>
            <w:top w:val="none" w:sz="0" w:space="0" w:color="auto"/>
            <w:left w:val="none" w:sz="0" w:space="0" w:color="auto"/>
            <w:bottom w:val="none" w:sz="0" w:space="0" w:color="auto"/>
            <w:right w:val="none" w:sz="0" w:space="0" w:color="auto"/>
          </w:divBdr>
        </w:div>
        <w:div w:id="428431777">
          <w:marLeft w:val="480"/>
          <w:marRight w:val="0"/>
          <w:marTop w:val="0"/>
          <w:marBottom w:val="0"/>
          <w:divBdr>
            <w:top w:val="none" w:sz="0" w:space="0" w:color="auto"/>
            <w:left w:val="none" w:sz="0" w:space="0" w:color="auto"/>
            <w:bottom w:val="none" w:sz="0" w:space="0" w:color="auto"/>
            <w:right w:val="none" w:sz="0" w:space="0" w:color="auto"/>
          </w:divBdr>
        </w:div>
        <w:div w:id="540243391">
          <w:marLeft w:val="480"/>
          <w:marRight w:val="0"/>
          <w:marTop w:val="0"/>
          <w:marBottom w:val="0"/>
          <w:divBdr>
            <w:top w:val="none" w:sz="0" w:space="0" w:color="auto"/>
            <w:left w:val="none" w:sz="0" w:space="0" w:color="auto"/>
            <w:bottom w:val="none" w:sz="0" w:space="0" w:color="auto"/>
            <w:right w:val="none" w:sz="0" w:space="0" w:color="auto"/>
          </w:divBdr>
        </w:div>
        <w:div w:id="548305251">
          <w:marLeft w:val="480"/>
          <w:marRight w:val="0"/>
          <w:marTop w:val="0"/>
          <w:marBottom w:val="0"/>
          <w:divBdr>
            <w:top w:val="none" w:sz="0" w:space="0" w:color="auto"/>
            <w:left w:val="none" w:sz="0" w:space="0" w:color="auto"/>
            <w:bottom w:val="none" w:sz="0" w:space="0" w:color="auto"/>
            <w:right w:val="none" w:sz="0" w:space="0" w:color="auto"/>
          </w:divBdr>
        </w:div>
        <w:div w:id="551236953">
          <w:marLeft w:val="480"/>
          <w:marRight w:val="0"/>
          <w:marTop w:val="0"/>
          <w:marBottom w:val="0"/>
          <w:divBdr>
            <w:top w:val="none" w:sz="0" w:space="0" w:color="auto"/>
            <w:left w:val="none" w:sz="0" w:space="0" w:color="auto"/>
            <w:bottom w:val="none" w:sz="0" w:space="0" w:color="auto"/>
            <w:right w:val="none" w:sz="0" w:space="0" w:color="auto"/>
          </w:divBdr>
        </w:div>
        <w:div w:id="596258083">
          <w:marLeft w:val="480"/>
          <w:marRight w:val="0"/>
          <w:marTop w:val="0"/>
          <w:marBottom w:val="0"/>
          <w:divBdr>
            <w:top w:val="none" w:sz="0" w:space="0" w:color="auto"/>
            <w:left w:val="none" w:sz="0" w:space="0" w:color="auto"/>
            <w:bottom w:val="none" w:sz="0" w:space="0" w:color="auto"/>
            <w:right w:val="none" w:sz="0" w:space="0" w:color="auto"/>
          </w:divBdr>
        </w:div>
        <w:div w:id="601884476">
          <w:marLeft w:val="480"/>
          <w:marRight w:val="0"/>
          <w:marTop w:val="0"/>
          <w:marBottom w:val="0"/>
          <w:divBdr>
            <w:top w:val="none" w:sz="0" w:space="0" w:color="auto"/>
            <w:left w:val="none" w:sz="0" w:space="0" w:color="auto"/>
            <w:bottom w:val="none" w:sz="0" w:space="0" w:color="auto"/>
            <w:right w:val="none" w:sz="0" w:space="0" w:color="auto"/>
          </w:divBdr>
        </w:div>
        <w:div w:id="616721474">
          <w:marLeft w:val="480"/>
          <w:marRight w:val="0"/>
          <w:marTop w:val="0"/>
          <w:marBottom w:val="0"/>
          <w:divBdr>
            <w:top w:val="none" w:sz="0" w:space="0" w:color="auto"/>
            <w:left w:val="none" w:sz="0" w:space="0" w:color="auto"/>
            <w:bottom w:val="none" w:sz="0" w:space="0" w:color="auto"/>
            <w:right w:val="none" w:sz="0" w:space="0" w:color="auto"/>
          </w:divBdr>
        </w:div>
        <w:div w:id="817846486">
          <w:marLeft w:val="480"/>
          <w:marRight w:val="0"/>
          <w:marTop w:val="0"/>
          <w:marBottom w:val="0"/>
          <w:divBdr>
            <w:top w:val="none" w:sz="0" w:space="0" w:color="auto"/>
            <w:left w:val="none" w:sz="0" w:space="0" w:color="auto"/>
            <w:bottom w:val="none" w:sz="0" w:space="0" w:color="auto"/>
            <w:right w:val="none" w:sz="0" w:space="0" w:color="auto"/>
          </w:divBdr>
        </w:div>
        <w:div w:id="862980805">
          <w:marLeft w:val="480"/>
          <w:marRight w:val="0"/>
          <w:marTop w:val="0"/>
          <w:marBottom w:val="0"/>
          <w:divBdr>
            <w:top w:val="none" w:sz="0" w:space="0" w:color="auto"/>
            <w:left w:val="none" w:sz="0" w:space="0" w:color="auto"/>
            <w:bottom w:val="none" w:sz="0" w:space="0" w:color="auto"/>
            <w:right w:val="none" w:sz="0" w:space="0" w:color="auto"/>
          </w:divBdr>
        </w:div>
        <w:div w:id="886112599">
          <w:marLeft w:val="480"/>
          <w:marRight w:val="0"/>
          <w:marTop w:val="0"/>
          <w:marBottom w:val="0"/>
          <w:divBdr>
            <w:top w:val="none" w:sz="0" w:space="0" w:color="auto"/>
            <w:left w:val="none" w:sz="0" w:space="0" w:color="auto"/>
            <w:bottom w:val="none" w:sz="0" w:space="0" w:color="auto"/>
            <w:right w:val="none" w:sz="0" w:space="0" w:color="auto"/>
          </w:divBdr>
        </w:div>
        <w:div w:id="899941734">
          <w:marLeft w:val="480"/>
          <w:marRight w:val="0"/>
          <w:marTop w:val="0"/>
          <w:marBottom w:val="0"/>
          <w:divBdr>
            <w:top w:val="none" w:sz="0" w:space="0" w:color="auto"/>
            <w:left w:val="none" w:sz="0" w:space="0" w:color="auto"/>
            <w:bottom w:val="none" w:sz="0" w:space="0" w:color="auto"/>
            <w:right w:val="none" w:sz="0" w:space="0" w:color="auto"/>
          </w:divBdr>
        </w:div>
        <w:div w:id="936449067">
          <w:marLeft w:val="480"/>
          <w:marRight w:val="0"/>
          <w:marTop w:val="0"/>
          <w:marBottom w:val="0"/>
          <w:divBdr>
            <w:top w:val="none" w:sz="0" w:space="0" w:color="auto"/>
            <w:left w:val="none" w:sz="0" w:space="0" w:color="auto"/>
            <w:bottom w:val="none" w:sz="0" w:space="0" w:color="auto"/>
            <w:right w:val="none" w:sz="0" w:space="0" w:color="auto"/>
          </w:divBdr>
        </w:div>
        <w:div w:id="956906696">
          <w:marLeft w:val="480"/>
          <w:marRight w:val="0"/>
          <w:marTop w:val="0"/>
          <w:marBottom w:val="0"/>
          <w:divBdr>
            <w:top w:val="none" w:sz="0" w:space="0" w:color="auto"/>
            <w:left w:val="none" w:sz="0" w:space="0" w:color="auto"/>
            <w:bottom w:val="none" w:sz="0" w:space="0" w:color="auto"/>
            <w:right w:val="none" w:sz="0" w:space="0" w:color="auto"/>
          </w:divBdr>
        </w:div>
        <w:div w:id="959410226">
          <w:marLeft w:val="480"/>
          <w:marRight w:val="0"/>
          <w:marTop w:val="0"/>
          <w:marBottom w:val="0"/>
          <w:divBdr>
            <w:top w:val="none" w:sz="0" w:space="0" w:color="auto"/>
            <w:left w:val="none" w:sz="0" w:space="0" w:color="auto"/>
            <w:bottom w:val="none" w:sz="0" w:space="0" w:color="auto"/>
            <w:right w:val="none" w:sz="0" w:space="0" w:color="auto"/>
          </w:divBdr>
        </w:div>
        <w:div w:id="971515717">
          <w:marLeft w:val="480"/>
          <w:marRight w:val="0"/>
          <w:marTop w:val="0"/>
          <w:marBottom w:val="0"/>
          <w:divBdr>
            <w:top w:val="none" w:sz="0" w:space="0" w:color="auto"/>
            <w:left w:val="none" w:sz="0" w:space="0" w:color="auto"/>
            <w:bottom w:val="none" w:sz="0" w:space="0" w:color="auto"/>
            <w:right w:val="none" w:sz="0" w:space="0" w:color="auto"/>
          </w:divBdr>
        </w:div>
        <w:div w:id="974523653">
          <w:marLeft w:val="480"/>
          <w:marRight w:val="0"/>
          <w:marTop w:val="0"/>
          <w:marBottom w:val="0"/>
          <w:divBdr>
            <w:top w:val="none" w:sz="0" w:space="0" w:color="auto"/>
            <w:left w:val="none" w:sz="0" w:space="0" w:color="auto"/>
            <w:bottom w:val="none" w:sz="0" w:space="0" w:color="auto"/>
            <w:right w:val="none" w:sz="0" w:space="0" w:color="auto"/>
          </w:divBdr>
        </w:div>
        <w:div w:id="977035413">
          <w:marLeft w:val="480"/>
          <w:marRight w:val="0"/>
          <w:marTop w:val="0"/>
          <w:marBottom w:val="0"/>
          <w:divBdr>
            <w:top w:val="none" w:sz="0" w:space="0" w:color="auto"/>
            <w:left w:val="none" w:sz="0" w:space="0" w:color="auto"/>
            <w:bottom w:val="none" w:sz="0" w:space="0" w:color="auto"/>
            <w:right w:val="none" w:sz="0" w:space="0" w:color="auto"/>
          </w:divBdr>
        </w:div>
        <w:div w:id="983855885">
          <w:marLeft w:val="480"/>
          <w:marRight w:val="0"/>
          <w:marTop w:val="0"/>
          <w:marBottom w:val="0"/>
          <w:divBdr>
            <w:top w:val="none" w:sz="0" w:space="0" w:color="auto"/>
            <w:left w:val="none" w:sz="0" w:space="0" w:color="auto"/>
            <w:bottom w:val="none" w:sz="0" w:space="0" w:color="auto"/>
            <w:right w:val="none" w:sz="0" w:space="0" w:color="auto"/>
          </w:divBdr>
        </w:div>
        <w:div w:id="1071544121">
          <w:marLeft w:val="480"/>
          <w:marRight w:val="0"/>
          <w:marTop w:val="0"/>
          <w:marBottom w:val="0"/>
          <w:divBdr>
            <w:top w:val="none" w:sz="0" w:space="0" w:color="auto"/>
            <w:left w:val="none" w:sz="0" w:space="0" w:color="auto"/>
            <w:bottom w:val="none" w:sz="0" w:space="0" w:color="auto"/>
            <w:right w:val="none" w:sz="0" w:space="0" w:color="auto"/>
          </w:divBdr>
        </w:div>
        <w:div w:id="1103107892">
          <w:marLeft w:val="480"/>
          <w:marRight w:val="0"/>
          <w:marTop w:val="0"/>
          <w:marBottom w:val="0"/>
          <w:divBdr>
            <w:top w:val="none" w:sz="0" w:space="0" w:color="auto"/>
            <w:left w:val="none" w:sz="0" w:space="0" w:color="auto"/>
            <w:bottom w:val="none" w:sz="0" w:space="0" w:color="auto"/>
            <w:right w:val="none" w:sz="0" w:space="0" w:color="auto"/>
          </w:divBdr>
        </w:div>
        <w:div w:id="1145006031">
          <w:marLeft w:val="480"/>
          <w:marRight w:val="0"/>
          <w:marTop w:val="0"/>
          <w:marBottom w:val="0"/>
          <w:divBdr>
            <w:top w:val="none" w:sz="0" w:space="0" w:color="auto"/>
            <w:left w:val="none" w:sz="0" w:space="0" w:color="auto"/>
            <w:bottom w:val="none" w:sz="0" w:space="0" w:color="auto"/>
            <w:right w:val="none" w:sz="0" w:space="0" w:color="auto"/>
          </w:divBdr>
        </w:div>
        <w:div w:id="1173569835">
          <w:marLeft w:val="480"/>
          <w:marRight w:val="0"/>
          <w:marTop w:val="0"/>
          <w:marBottom w:val="0"/>
          <w:divBdr>
            <w:top w:val="none" w:sz="0" w:space="0" w:color="auto"/>
            <w:left w:val="none" w:sz="0" w:space="0" w:color="auto"/>
            <w:bottom w:val="none" w:sz="0" w:space="0" w:color="auto"/>
            <w:right w:val="none" w:sz="0" w:space="0" w:color="auto"/>
          </w:divBdr>
        </w:div>
        <w:div w:id="1182629079">
          <w:marLeft w:val="480"/>
          <w:marRight w:val="0"/>
          <w:marTop w:val="0"/>
          <w:marBottom w:val="0"/>
          <w:divBdr>
            <w:top w:val="none" w:sz="0" w:space="0" w:color="auto"/>
            <w:left w:val="none" w:sz="0" w:space="0" w:color="auto"/>
            <w:bottom w:val="none" w:sz="0" w:space="0" w:color="auto"/>
            <w:right w:val="none" w:sz="0" w:space="0" w:color="auto"/>
          </w:divBdr>
        </w:div>
        <w:div w:id="1189682787">
          <w:marLeft w:val="480"/>
          <w:marRight w:val="0"/>
          <w:marTop w:val="0"/>
          <w:marBottom w:val="0"/>
          <w:divBdr>
            <w:top w:val="none" w:sz="0" w:space="0" w:color="auto"/>
            <w:left w:val="none" w:sz="0" w:space="0" w:color="auto"/>
            <w:bottom w:val="none" w:sz="0" w:space="0" w:color="auto"/>
            <w:right w:val="none" w:sz="0" w:space="0" w:color="auto"/>
          </w:divBdr>
        </w:div>
        <w:div w:id="1203204280">
          <w:marLeft w:val="480"/>
          <w:marRight w:val="0"/>
          <w:marTop w:val="0"/>
          <w:marBottom w:val="0"/>
          <w:divBdr>
            <w:top w:val="none" w:sz="0" w:space="0" w:color="auto"/>
            <w:left w:val="none" w:sz="0" w:space="0" w:color="auto"/>
            <w:bottom w:val="none" w:sz="0" w:space="0" w:color="auto"/>
            <w:right w:val="none" w:sz="0" w:space="0" w:color="auto"/>
          </w:divBdr>
        </w:div>
        <w:div w:id="1261255479">
          <w:marLeft w:val="480"/>
          <w:marRight w:val="0"/>
          <w:marTop w:val="0"/>
          <w:marBottom w:val="0"/>
          <w:divBdr>
            <w:top w:val="none" w:sz="0" w:space="0" w:color="auto"/>
            <w:left w:val="none" w:sz="0" w:space="0" w:color="auto"/>
            <w:bottom w:val="none" w:sz="0" w:space="0" w:color="auto"/>
            <w:right w:val="none" w:sz="0" w:space="0" w:color="auto"/>
          </w:divBdr>
        </w:div>
        <w:div w:id="1288663728">
          <w:marLeft w:val="480"/>
          <w:marRight w:val="0"/>
          <w:marTop w:val="0"/>
          <w:marBottom w:val="0"/>
          <w:divBdr>
            <w:top w:val="none" w:sz="0" w:space="0" w:color="auto"/>
            <w:left w:val="none" w:sz="0" w:space="0" w:color="auto"/>
            <w:bottom w:val="none" w:sz="0" w:space="0" w:color="auto"/>
            <w:right w:val="none" w:sz="0" w:space="0" w:color="auto"/>
          </w:divBdr>
        </w:div>
        <w:div w:id="1343362406">
          <w:marLeft w:val="480"/>
          <w:marRight w:val="0"/>
          <w:marTop w:val="0"/>
          <w:marBottom w:val="0"/>
          <w:divBdr>
            <w:top w:val="none" w:sz="0" w:space="0" w:color="auto"/>
            <w:left w:val="none" w:sz="0" w:space="0" w:color="auto"/>
            <w:bottom w:val="none" w:sz="0" w:space="0" w:color="auto"/>
            <w:right w:val="none" w:sz="0" w:space="0" w:color="auto"/>
          </w:divBdr>
        </w:div>
        <w:div w:id="1356689285">
          <w:marLeft w:val="480"/>
          <w:marRight w:val="0"/>
          <w:marTop w:val="0"/>
          <w:marBottom w:val="0"/>
          <w:divBdr>
            <w:top w:val="none" w:sz="0" w:space="0" w:color="auto"/>
            <w:left w:val="none" w:sz="0" w:space="0" w:color="auto"/>
            <w:bottom w:val="none" w:sz="0" w:space="0" w:color="auto"/>
            <w:right w:val="none" w:sz="0" w:space="0" w:color="auto"/>
          </w:divBdr>
        </w:div>
        <w:div w:id="1370060233">
          <w:marLeft w:val="480"/>
          <w:marRight w:val="0"/>
          <w:marTop w:val="0"/>
          <w:marBottom w:val="0"/>
          <w:divBdr>
            <w:top w:val="none" w:sz="0" w:space="0" w:color="auto"/>
            <w:left w:val="none" w:sz="0" w:space="0" w:color="auto"/>
            <w:bottom w:val="none" w:sz="0" w:space="0" w:color="auto"/>
            <w:right w:val="none" w:sz="0" w:space="0" w:color="auto"/>
          </w:divBdr>
        </w:div>
        <w:div w:id="1394507210">
          <w:marLeft w:val="480"/>
          <w:marRight w:val="0"/>
          <w:marTop w:val="0"/>
          <w:marBottom w:val="0"/>
          <w:divBdr>
            <w:top w:val="none" w:sz="0" w:space="0" w:color="auto"/>
            <w:left w:val="none" w:sz="0" w:space="0" w:color="auto"/>
            <w:bottom w:val="none" w:sz="0" w:space="0" w:color="auto"/>
            <w:right w:val="none" w:sz="0" w:space="0" w:color="auto"/>
          </w:divBdr>
        </w:div>
        <w:div w:id="1542012919">
          <w:marLeft w:val="480"/>
          <w:marRight w:val="0"/>
          <w:marTop w:val="0"/>
          <w:marBottom w:val="0"/>
          <w:divBdr>
            <w:top w:val="none" w:sz="0" w:space="0" w:color="auto"/>
            <w:left w:val="none" w:sz="0" w:space="0" w:color="auto"/>
            <w:bottom w:val="none" w:sz="0" w:space="0" w:color="auto"/>
            <w:right w:val="none" w:sz="0" w:space="0" w:color="auto"/>
          </w:divBdr>
        </w:div>
        <w:div w:id="1661272079">
          <w:marLeft w:val="480"/>
          <w:marRight w:val="0"/>
          <w:marTop w:val="0"/>
          <w:marBottom w:val="0"/>
          <w:divBdr>
            <w:top w:val="none" w:sz="0" w:space="0" w:color="auto"/>
            <w:left w:val="none" w:sz="0" w:space="0" w:color="auto"/>
            <w:bottom w:val="none" w:sz="0" w:space="0" w:color="auto"/>
            <w:right w:val="none" w:sz="0" w:space="0" w:color="auto"/>
          </w:divBdr>
        </w:div>
        <w:div w:id="1724062380">
          <w:marLeft w:val="480"/>
          <w:marRight w:val="0"/>
          <w:marTop w:val="0"/>
          <w:marBottom w:val="0"/>
          <w:divBdr>
            <w:top w:val="none" w:sz="0" w:space="0" w:color="auto"/>
            <w:left w:val="none" w:sz="0" w:space="0" w:color="auto"/>
            <w:bottom w:val="none" w:sz="0" w:space="0" w:color="auto"/>
            <w:right w:val="none" w:sz="0" w:space="0" w:color="auto"/>
          </w:divBdr>
        </w:div>
        <w:div w:id="1735353406">
          <w:marLeft w:val="480"/>
          <w:marRight w:val="0"/>
          <w:marTop w:val="0"/>
          <w:marBottom w:val="0"/>
          <w:divBdr>
            <w:top w:val="none" w:sz="0" w:space="0" w:color="auto"/>
            <w:left w:val="none" w:sz="0" w:space="0" w:color="auto"/>
            <w:bottom w:val="none" w:sz="0" w:space="0" w:color="auto"/>
            <w:right w:val="none" w:sz="0" w:space="0" w:color="auto"/>
          </w:divBdr>
        </w:div>
        <w:div w:id="1788542999">
          <w:marLeft w:val="480"/>
          <w:marRight w:val="0"/>
          <w:marTop w:val="0"/>
          <w:marBottom w:val="0"/>
          <w:divBdr>
            <w:top w:val="none" w:sz="0" w:space="0" w:color="auto"/>
            <w:left w:val="none" w:sz="0" w:space="0" w:color="auto"/>
            <w:bottom w:val="none" w:sz="0" w:space="0" w:color="auto"/>
            <w:right w:val="none" w:sz="0" w:space="0" w:color="auto"/>
          </w:divBdr>
        </w:div>
        <w:div w:id="1833331154">
          <w:marLeft w:val="480"/>
          <w:marRight w:val="0"/>
          <w:marTop w:val="0"/>
          <w:marBottom w:val="0"/>
          <w:divBdr>
            <w:top w:val="none" w:sz="0" w:space="0" w:color="auto"/>
            <w:left w:val="none" w:sz="0" w:space="0" w:color="auto"/>
            <w:bottom w:val="none" w:sz="0" w:space="0" w:color="auto"/>
            <w:right w:val="none" w:sz="0" w:space="0" w:color="auto"/>
          </w:divBdr>
        </w:div>
        <w:div w:id="1858957818">
          <w:marLeft w:val="480"/>
          <w:marRight w:val="0"/>
          <w:marTop w:val="0"/>
          <w:marBottom w:val="0"/>
          <w:divBdr>
            <w:top w:val="none" w:sz="0" w:space="0" w:color="auto"/>
            <w:left w:val="none" w:sz="0" w:space="0" w:color="auto"/>
            <w:bottom w:val="none" w:sz="0" w:space="0" w:color="auto"/>
            <w:right w:val="none" w:sz="0" w:space="0" w:color="auto"/>
          </w:divBdr>
        </w:div>
        <w:div w:id="1862552056">
          <w:marLeft w:val="480"/>
          <w:marRight w:val="0"/>
          <w:marTop w:val="0"/>
          <w:marBottom w:val="0"/>
          <w:divBdr>
            <w:top w:val="none" w:sz="0" w:space="0" w:color="auto"/>
            <w:left w:val="none" w:sz="0" w:space="0" w:color="auto"/>
            <w:bottom w:val="none" w:sz="0" w:space="0" w:color="auto"/>
            <w:right w:val="none" w:sz="0" w:space="0" w:color="auto"/>
          </w:divBdr>
        </w:div>
        <w:div w:id="1889533963">
          <w:marLeft w:val="480"/>
          <w:marRight w:val="0"/>
          <w:marTop w:val="0"/>
          <w:marBottom w:val="0"/>
          <w:divBdr>
            <w:top w:val="none" w:sz="0" w:space="0" w:color="auto"/>
            <w:left w:val="none" w:sz="0" w:space="0" w:color="auto"/>
            <w:bottom w:val="none" w:sz="0" w:space="0" w:color="auto"/>
            <w:right w:val="none" w:sz="0" w:space="0" w:color="auto"/>
          </w:divBdr>
        </w:div>
        <w:div w:id="1919629577">
          <w:marLeft w:val="480"/>
          <w:marRight w:val="0"/>
          <w:marTop w:val="0"/>
          <w:marBottom w:val="0"/>
          <w:divBdr>
            <w:top w:val="none" w:sz="0" w:space="0" w:color="auto"/>
            <w:left w:val="none" w:sz="0" w:space="0" w:color="auto"/>
            <w:bottom w:val="none" w:sz="0" w:space="0" w:color="auto"/>
            <w:right w:val="none" w:sz="0" w:space="0" w:color="auto"/>
          </w:divBdr>
        </w:div>
        <w:div w:id="1930776509">
          <w:marLeft w:val="480"/>
          <w:marRight w:val="0"/>
          <w:marTop w:val="0"/>
          <w:marBottom w:val="0"/>
          <w:divBdr>
            <w:top w:val="none" w:sz="0" w:space="0" w:color="auto"/>
            <w:left w:val="none" w:sz="0" w:space="0" w:color="auto"/>
            <w:bottom w:val="none" w:sz="0" w:space="0" w:color="auto"/>
            <w:right w:val="none" w:sz="0" w:space="0" w:color="auto"/>
          </w:divBdr>
        </w:div>
        <w:div w:id="1970085033">
          <w:marLeft w:val="480"/>
          <w:marRight w:val="0"/>
          <w:marTop w:val="0"/>
          <w:marBottom w:val="0"/>
          <w:divBdr>
            <w:top w:val="none" w:sz="0" w:space="0" w:color="auto"/>
            <w:left w:val="none" w:sz="0" w:space="0" w:color="auto"/>
            <w:bottom w:val="none" w:sz="0" w:space="0" w:color="auto"/>
            <w:right w:val="none" w:sz="0" w:space="0" w:color="auto"/>
          </w:divBdr>
        </w:div>
        <w:div w:id="2047442001">
          <w:marLeft w:val="480"/>
          <w:marRight w:val="0"/>
          <w:marTop w:val="0"/>
          <w:marBottom w:val="0"/>
          <w:divBdr>
            <w:top w:val="none" w:sz="0" w:space="0" w:color="auto"/>
            <w:left w:val="none" w:sz="0" w:space="0" w:color="auto"/>
            <w:bottom w:val="none" w:sz="0" w:space="0" w:color="auto"/>
            <w:right w:val="none" w:sz="0" w:space="0" w:color="auto"/>
          </w:divBdr>
        </w:div>
        <w:div w:id="2057466853">
          <w:marLeft w:val="480"/>
          <w:marRight w:val="0"/>
          <w:marTop w:val="0"/>
          <w:marBottom w:val="0"/>
          <w:divBdr>
            <w:top w:val="none" w:sz="0" w:space="0" w:color="auto"/>
            <w:left w:val="none" w:sz="0" w:space="0" w:color="auto"/>
            <w:bottom w:val="none" w:sz="0" w:space="0" w:color="auto"/>
            <w:right w:val="none" w:sz="0" w:space="0" w:color="auto"/>
          </w:divBdr>
        </w:div>
        <w:div w:id="2106878952">
          <w:marLeft w:val="480"/>
          <w:marRight w:val="0"/>
          <w:marTop w:val="0"/>
          <w:marBottom w:val="0"/>
          <w:divBdr>
            <w:top w:val="none" w:sz="0" w:space="0" w:color="auto"/>
            <w:left w:val="none" w:sz="0" w:space="0" w:color="auto"/>
            <w:bottom w:val="none" w:sz="0" w:space="0" w:color="auto"/>
            <w:right w:val="none" w:sz="0" w:space="0" w:color="auto"/>
          </w:divBdr>
        </w:div>
        <w:div w:id="2107069119">
          <w:marLeft w:val="480"/>
          <w:marRight w:val="0"/>
          <w:marTop w:val="0"/>
          <w:marBottom w:val="0"/>
          <w:divBdr>
            <w:top w:val="none" w:sz="0" w:space="0" w:color="auto"/>
            <w:left w:val="none" w:sz="0" w:space="0" w:color="auto"/>
            <w:bottom w:val="none" w:sz="0" w:space="0" w:color="auto"/>
            <w:right w:val="none" w:sz="0" w:space="0" w:color="auto"/>
          </w:divBdr>
        </w:div>
      </w:divsChild>
    </w:div>
    <w:div w:id="144441423">
      <w:bodyDiv w:val="1"/>
      <w:marLeft w:val="0"/>
      <w:marRight w:val="0"/>
      <w:marTop w:val="0"/>
      <w:marBottom w:val="0"/>
      <w:divBdr>
        <w:top w:val="none" w:sz="0" w:space="0" w:color="auto"/>
        <w:left w:val="none" w:sz="0" w:space="0" w:color="auto"/>
        <w:bottom w:val="none" w:sz="0" w:space="0" w:color="auto"/>
        <w:right w:val="none" w:sz="0" w:space="0" w:color="auto"/>
      </w:divBdr>
    </w:div>
    <w:div w:id="154690974">
      <w:bodyDiv w:val="1"/>
      <w:marLeft w:val="0"/>
      <w:marRight w:val="0"/>
      <w:marTop w:val="0"/>
      <w:marBottom w:val="0"/>
      <w:divBdr>
        <w:top w:val="none" w:sz="0" w:space="0" w:color="auto"/>
        <w:left w:val="none" w:sz="0" w:space="0" w:color="auto"/>
        <w:bottom w:val="none" w:sz="0" w:space="0" w:color="auto"/>
        <w:right w:val="none" w:sz="0" w:space="0" w:color="auto"/>
      </w:divBdr>
    </w:div>
    <w:div w:id="155189983">
      <w:bodyDiv w:val="1"/>
      <w:marLeft w:val="0"/>
      <w:marRight w:val="0"/>
      <w:marTop w:val="0"/>
      <w:marBottom w:val="0"/>
      <w:divBdr>
        <w:top w:val="none" w:sz="0" w:space="0" w:color="auto"/>
        <w:left w:val="none" w:sz="0" w:space="0" w:color="auto"/>
        <w:bottom w:val="none" w:sz="0" w:space="0" w:color="auto"/>
        <w:right w:val="none" w:sz="0" w:space="0" w:color="auto"/>
      </w:divBdr>
    </w:div>
    <w:div w:id="161118009">
      <w:bodyDiv w:val="1"/>
      <w:marLeft w:val="0"/>
      <w:marRight w:val="0"/>
      <w:marTop w:val="0"/>
      <w:marBottom w:val="0"/>
      <w:divBdr>
        <w:top w:val="none" w:sz="0" w:space="0" w:color="auto"/>
        <w:left w:val="none" w:sz="0" w:space="0" w:color="auto"/>
        <w:bottom w:val="none" w:sz="0" w:space="0" w:color="auto"/>
        <w:right w:val="none" w:sz="0" w:space="0" w:color="auto"/>
      </w:divBdr>
    </w:div>
    <w:div w:id="166362825">
      <w:bodyDiv w:val="1"/>
      <w:marLeft w:val="0"/>
      <w:marRight w:val="0"/>
      <w:marTop w:val="0"/>
      <w:marBottom w:val="0"/>
      <w:divBdr>
        <w:top w:val="none" w:sz="0" w:space="0" w:color="auto"/>
        <w:left w:val="none" w:sz="0" w:space="0" w:color="auto"/>
        <w:bottom w:val="none" w:sz="0" w:space="0" w:color="auto"/>
        <w:right w:val="none" w:sz="0" w:space="0" w:color="auto"/>
      </w:divBdr>
    </w:div>
    <w:div w:id="169681090">
      <w:bodyDiv w:val="1"/>
      <w:marLeft w:val="0"/>
      <w:marRight w:val="0"/>
      <w:marTop w:val="0"/>
      <w:marBottom w:val="0"/>
      <w:divBdr>
        <w:top w:val="none" w:sz="0" w:space="0" w:color="auto"/>
        <w:left w:val="none" w:sz="0" w:space="0" w:color="auto"/>
        <w:bottom w:val="none" w:sz="0" w:space="0" w:color="auto"/>
        <w:right w:val="none" w:sz="0" w:space="0" w:color="auto"/>
      </w:divBdr>
    </w:div>
    <w:div w:id="170490461">
      <w:bodyDiv w:val="1"/>
      <w:marLeft w:val="0"/>
      <w:marRight w:val="0"/>
      <w:marTop w:val="0"/>
      <w:marBottom w:val="0"/>
      <w:divBdr>
        <w:top w:val="none" w:sz="0" w:space="0" w:color="auto"/>
        <w:left w:val="none" w:sz="0" w:space="0" w:color="auto"/>
        <w:bottom w:val="none" w:sz="0" w:space="0" w:color="auto"/>
        <w:right w:val="none" w:sz="0" w:space="0" w:color="auto"/>
      </w:divBdr>
    </w:div>
    <w:div w:id="170875354">
      <w:bodyDiv w:val="1"/>
      <w:marLeft w:val="0"/>
      <w:marRight w:val="0"/>
      <w:marTop w:val="0"/>
      <w:marBottom w:val="0"/>
      <w:divBdr>
        <w:top w:val="none" w:sz="0" w:space="0" w:color="auto"/>
        <w:left w:val="none" w:sz="0" w:space="0" w:color="auto"/>
        <w:bottom w:val="none" w:sz="0" w:space="0" w:color="auto"/>
        <w:right w:val="none" w:sz="0" w:space="0" w:color="auto"/>
      </w:divBdr>
    </w:div>
    <w:div w:id="177234530">
      <w:bodyDiv w:val="1"/>
      <w:marLeft w:val="0"/>
      <w:marRight w:val="0"/>
      <w:marTop w:val="0"/>
      <w:marBottom w:val="0"/>
      <w:divBdr>
        <w:top w:val="none" w:sz="0" w:space="0" w:color="auto"/>
        <w:left w:val="none" w:sz="0" w:space="0" w:color="auto"/>
        <w:bottom w:val="none" w:sz="0" w:space="0" w:color="auto"/>
        <w:right w:val="none" w:sz="0" w:space="0" w:color="auto"/>
      </w:divBdr>
    </w:div>
    <w:div w:id="179004542">
      <w:bodyDiv w:val="1"/>
      <w:marLeft w:val="0"/>
      <w:marRight w:val="0"/>
      <w:marTop w:val="0"/>
      <w:marBottom w:val="0"/>
      <w:divBdr>
        <w:top w:val="none" w:sz="0" w:space="0" w:color="auto"/>
        <w:left w:val="none" w:sz="0" w:space="0" w:color="auto"/>
        <w:bottom w:val="none" w:sz="0" w:space="0" w:color="auto"/>
        <w:right w:val="none" w:sz="0" w:space="0" w:color="auto"/>
      </w:divBdr>
    </w:div>
    <w:div w:id="186993342">
      <w:bodyDiv w:val="1"/>
      <w:marLeft w:val="0"/>
      <w:marRight w:val="0"/>
      <w:marTop w:val="0"/>
      <w:marBottom w:val="0"/>
      <w:divBdr>
        <w:top w:val="none" w:sz="0" w:space="0" w:color="auto"/>
        <w:left w:val="none" w:sz="0" w:space="0" w:color="auto"/>
        <w:bottom w:val="none" w:sz="0" w:space="0" w:color="auto"/>
        <w:right w:val="none" w:sz="0" w:space="0" w:color="auto"/>
      </w:divBdr>
    </w:div>
    <w:div w:id="194773686">
      <w:bodyDiv w:val="1"/>
      <w:marLeft w:val="0"/>
      <w:marRight w:val="0"/>
      <w:marTop w:val="0"/>
      <w:marBottom w:val="0"/>
      <w:divBdr>
        <w:top w:val="none" w:sz="0" w:space="0" w:color="auto"/>
        <w:left w:val="none" w:sz="0" w:space="0" w:color="auto"/>
        <w:bottom w:val="none" w:sz="0" w:space="0" w:color="auto"/>
        <w:right w:val="none" w:sz="0" w:space="0" w:color="auto"/>
      </w:divBdr>
    </w:div>
    <w:div w:id="194851417">
      <w:bodyDiv w:val="1"/>
      <w:marLeft w:val="0"/>
      <w:marRight w:val="0"/>
      <w:marTop w:val="0"/>
      <w:marBottom w:val="0"/>
      <w:divBdr>
        <w:top w:val="none" w:sz="0" w:space="0" w:color="auto"/>
        <w:left w:val="none" w:sz="0" w:space="0" w:color="auto"/>
        <w:bottom w:val="none" w:sz="0" w:space="0" w:color="auto"/>
        <w:right w:val="none" w:sz="0" w:space="0" w:color="auto"/>
      </w:divBdr>
    </w:div>
    <w:div w:id="201328697">
      <w:bodyDiv w:val="1"/>
      <w:marLeft w:val="0"/>
      <w:marRight w:val="0"/>
      <w:marTop w:val="0"/>
      <w:marBottom w:val="0"/>
      <w:divBdr>
        <w:top w:val="none" w:sz="0" w:space="0" w:color="auto"/>
        <w:left w:val="none" w:sz="0" w:space="0" w:color="auto"/>
        <w:bottom w:val="none" w:sz="0" w:space="0" w:color="auto"/>
        <w:right w:val="none" w:sz="0" w:space="0" w:color="auto"/>
      </w:divBdr>
    </w:div>
    <w:div w:id="201871711">
      <w:bodyDiv w:val="1"/>
      <w:marLeft w:val="0"/>
      <w:marRight w:val="0"/>
      <w:marTop w:val="0"/>
      <w:marBottom w:val="0"/>
      <w:divBdr>
        <w:top w:val="none" w:sz="0" w:space="0" w:color="auto"/>
        <w:left w:val="none" w:sz="0" w:space="0" w:color="auto"/>
        <w:bottom w:val="none" w:sz="0" w:space="0" w:color="auto"/>
        <w:right w:val="none" w:sz="0" w:space="0" w:color="auto"/>
      </w:divBdr>
    </w:div>
    <w:div w:id="207451403">
      <w:bodyDiv w:val="1"/>
      <w:marLeft w:val="0"/>
      <w:marRight w:val="0"/>
      <w:marTop w:val="0"/>
      <w:marBottom w:val="0"/>
      <w:divBdr>
        <w:top w:val="none" w:sz="0" w:space="0" w:color="auto"/>
        <w:left w:val="none" w:sz="0" w:space="0" w:color="auto"/>
        <w:bottom w:val="none" w:sz="0" w:space="0" w:color="auto"/>
        <w:right w:val="none" w:sz="0" w:space="0" w:color="auto"/>
      </w:divBdr>
    </w:div>
    <w:div w:id="210268598">
      <w:bodyDiv w:val="1"/>
      <w:marLeft w:val="0"/>
      <w:marRight w:val="0"/>
      <w:marTop w:val="0"/>
      <w:marBottom w:val="0"/>
      <w:divBdr>
        <w:top w:val="none" w:sz="0" w:space="0" w:color="auto"/>
        <w:left w:val="none" w:sz="0" w:space="0" w:color="auto"/>
        <w:bottom w:val="none" w:sz="0" w:space="0" w:color="auto"/>
        <w:right w:val="none" w:sz="0" w:space="0" w:color="auto"/>
      </w:divBdr>
    </w:div>
    <w:div w:id="215166572">
      <w:bodyDiv w:val="1"/>
      <w:marLeft w:val="0"/>
      <w:marRight w:val="0"/>
      <w:marTop w:val="0"/>
      <w:marBottom w:val="0"/>
      <w:divBdr>
        <w:top w:val="none" w:sz="0" w:space="0" w:color="auto"/>
        <w:left w:val="none" w:sz="0" w:space="0" w:color="auto"/>
        <w:bottom w:val="none" w:sz="0" w:space="0" w:color="auto"/>
        <w:right w:val="none" w:sz="0" w:space="0" w:color="auto"/>
      </w:divBdr>
    </w:div>
    <w:div w:id="215824063">
      <w:bodyDiv w:val="1"/>
      <w:marLeft w:val="0"/>
      <w:marRight w:val="0"/>
      <w:marTop w:val="0"/>
      <w:marBottom w:val="0"/>
      <w:divBdr>
        <w:top w:val="none" w:sz="0" w:space="0" w:color="auto"/>
        <w:left w:val="none" w:sz="0" w:space="0" w:color="auto"/>
        <w:bottom w:val="none" w:sz="0" w:space="0" w:color="auto"/>
        <w:right w:val="none" w:sz="0" w:space="0" w:color="auto"/>
      </w:divBdr>
    </w:div>
    <w:div w:id="223487490">
      <w:bodyDiv w:val="1"/>
      <w:marLeft w:val="0"/>
      <w:marRight w:val="0"/>
      <w:marTop w:val="0"/>
      <w:marBottom w:val="0"/>
      <w:divBdr>
        <w:top w:val="none" w:sz="0" w:space="0" w:color="auto"/>
        <w:left w:val="none" w:sz="0" w:space="0" w:color="auto"/>
        <w:bottom w:val="none" w:sz="0" w:space="0" w:color="auto"/>
        <w:right w:val="none" w:sz="0" w:space="0" w:color="auto"/>
      </w:divBdr>
    </w:div>
    <w:div w:id="225337173">
      <w:bodyDiv w:val="1"/>
      <w:marLeft w:val="0"/>
      <w:marRight w:val="0"/>
      <w:marTop w:val="0"/>
      <w:marBottom w:val="0"/>
      <w:divBdr>
        <w:top w:val="none" w:sz="0" w:space="0" w:color="auto"/>
        <w:left w:val="none" w:sz="0" w:space="0" w:color="auto"/>
        <w:bottom w:val="none" w:sz="0" w:space="0" w:color="auto"/>
        <w:right w:val="none" w:sz="0" w:space="0" w:color="auto"/>
      </w:divBdr>
    </w:div>
    <w:div w:id="226841756">
      <w:bodyDiv w:val="1"/>
      <w:marLeft w:val="0"/>
      <w:marRight w:val="0"/>
      <w:marTop w:val="0"/>
      <w:marBottom w:val="0"/>
      <w:divBdr>
        <w:top w:val="none" w:sz="0" w:space="0" w:color="auto"/>
        <w:left w:val="none" w:sz="0" w:space="0" w:color="auto"/>
        <w:bottom w:val="none" w:sz="0" w:space="0" w:color="auto"/>
        <w:right w:val="none" w:sz="0" w:space="0" w:color="auto"/>
      </w:divBdr>
      <w:divsChild>
        <w:div w:id="31199474">
          <w:marLeft w:val="480"/>
          <w:marRight w:val="0"/>
          <w:marTop w:val="0"/>
          <w:marBottom w:val="0"/>
          <w:divBdr>
            <w:top w:val="none" w:sz="0" w:space="0" w:color="auto"/>
            <w:left w:val="none" w:sz="0" w:space="0" w:color="auto"/>
            <w:bottom w:val="none" w:sz="0" w:space="0" w:color="auto"/>
            <w:right w:val="none" w:sz="0" w:space="0" w:color="auto"/>
          </w:divBdr>
        </w:div>
        <w:div w:id="87166788">
          <w:marLeft w:val="480"/>
          <w:marRight w:val="0"/>
          <w:marTop w:val="0"/>
          <w:marBottom w:val="0"/>
          <w:divBdr>
            <w:top w:val="none" w:sz="0" w:space="0" w:color="auto"/>
            <w:left w:val="none" w:sz="0" w:space="0" w:color="auto"/>
            <w:bottom w:val="none" w:sz="0" w:space="0" w:color="auto"/>
            <w:right w:val="none" w:sz="0" w:space="0" w:color="auto"/>
          </w:divBdr>
        </w:div>
        <w:div w:id="105127289">
          <w:marLeft w:val="480"/>
          <w:marRight w:val="0"/>
          <w:marTop w:val="0"/>
          <w:marBottom w:val="0"/>
          <w:divBdr>
            <w:top w:val="none" w:sz="0" w:space="0" w:color="auto"/>
            <w:left w:val="none" w:sz="0" w:space="0" w:color="auto"/>
            <w:bottom w:val="none" w:sz="0" w:space="0" w:color="auto"/>
            <w:right w:val="none" w:sz="0" w:space="0" w:color="auto"/>
          </w:divBdr>
        </w:div>
        <w:div w:id="108429156">
          <w:marLeft w:val="480"/>
          <w:marRight w:val="0"/>
          <w:marTop w:val="0"/>
          <w:marBottom w:val="0"/>
          <w:divBdr>
            <w:top w:val="none" w:sz="0" w:space="0" w:color="auto"/>
            <w:left w:val="none" w:sz="0" w:space="0" w:color="auto"/>
            <w:bottom w:val="none" w:sz="0" w:space="0" w:color="auto"/>
            <w:right w:val="none" w:sz="0" w:space="0" w:color="auto"/>
          </w:divBdr>
        </w:div>
        <w:div w:id="165093584">
          <w:marLeft w:val="480"/>
          <w:marRight w:val="0"/>
          <w:marTop w:val="0"/>
          <w:marBottom w:val="0"/>
          <w:divBdr>
            <w:top w:val="none" w:sz="0" w:space="0" w:color="auto"/>
            <w:left w:val="none" w:sz="0" w:space="0" w:color="auto"/>
            <w:bottom w:val="none" w:sz="0" w:space="0" w:color="auto"/>
            <w:right w:val="none" w:sz="0" w:space="0" w:color="auto"/>
          </w:divBdr>
        </w:div>
        <w:div w:id="178399897">
          <w:marLeft w:val="480"/>
          <w:marRight w:val="0"/>
          <w:marTop w:val="0"/>
          <w:marBottom w:val="0"/>
          <w:divBdr>
            <w:top w:val="none" w:sz="0" w:space="0" w:color="auto"/>
            <w:left w:val="none" w:sz="0" w:space="0" w:color="auto"/>
            <w:bottom w:val="none" w:sz="0" w:space="0" w:color="auto"/>
            <w:right w:val="none" w:sz="0" w:space="0" w:color="auto"/>
          </w:divBdr>
        </w:div>
        <w:div w:id="188221087">
          <w:marLeft w:val="480"/>
          <w:marRight w:val="0"/>
          <w:marTop w:val="0"/>
          <w:marBottom w:val="0"/>
          <w:divBdr>
            <w:top w:val="none" w:sz="0" w:space="0" w:color="auto"/>
            <w:left w:val="none" w:sz="0" w:space="0" w:color="auto"/>
            <w:bottom w:val="none" w:sz="0" w:space="0" w:color="auto"/>
            <w:right w:val="none" w:sz="0" w:space="0" w:color="auto"/>
          </w:divBdr>
        </w:div>
        <w:div w:id="218833105">
          <w:marLeft w:val="480"/>
          <w:marRight w:val="0"/>
          <w:marTop w:val="0"/>
          <w:marBottom w:val="0"/>
          <w:divBdr>
            <w:top w:val="none" w:sz="0" w:space="0" w:color="auto"/>
            <w:left w:val="none" w:sz="0" w:space="0" w:color="auto"/>
            <w:bottom w:val="none" w:sz="0" w:space="0" w:color="auto"/>
            <w:right w:val="none" w:sz="0" w:space="0" w:color="auto"/>
          </w:divBdr>
        </w:div>
        <w:div w:id="233012674">
          <w:marLeft w:val="480"/>
          <w:marRight w:val="0"/>
          <w:marTop w:val="0"/>
          <w:marBottom w:val="0"/>
          <w:divBdr>
            <w:top w:val="none" w:sz="0" w:space="0" w:color="auto"/>
            <w:left w:val="none" w:sz="0" w:space="0" w:color="auto"/>
            <w:bottom w:val="none" w:sz="0" w:space="0" w:color="auto"/>
            <w:right w:val="none" w:sz="0" w:space="0" w:color="auto"/>
          </w:divBdr>
        </w:div>
        <w:div w:id="253906709">
          <w:marLeft w:val="480"/>
          <w:marRight w:val="0"/>
          <w:marTop w:val="0"/>
          <w:marBottom w:val="0"/>
          <w:divBdr>
            <w:top w:val="none" w:sz="0" w:space="0" w:color="auto"/>
            <w:left w:val="none" w:sz="0" w:space="0" w:color="auto"/>
            <w:bottom w:val="none" w:sz="0" w:space="0" w:color="auto"/>
            <w:right w:val="none" w:sz="0" w:space="0" w:color="auto"/>
          </w:divBdr>
        </w:div>
        <w:div w:id="264775891">
          <w:marLeft w:val="480"/>
          <w:marRight w:val="0"/>
          <w:marTop w:val="0"/>
          <w:marBottom w:val="0"/>
          <w:divBdr>
            <w:top w:val="none" w:sz="0" w:space="0" w:color="auto"/>
            <w:left w:val="none" w:sz="0" w:space="0" w:color="auto"/>
            <w:bottom w:val="none" w:sz="0" w:space="0" w:color="auto"/>
            <w:right w:val="none" w:sz="0" w:space="0" w:color="auto"/>
          </w:divBdr>
        </w:div>
        <w:div w:id="290790715">
          <w:marLeft w:val="480"/>
          <w:marRight w:val="0"/>
          <w:marTop w:val="0"/>
          <w:marBottom w:val="0"/>
          <w:divBdr>
            <w:top w:val="none" w:sz="0" w:space="0" w:color="auto"/>
            <w:left w:val="none" w:sz="0" w:space="0" w:color="auto"/>
            <w:bottom w:val="none" w:sz="0" w:space="0" w:color="auto"/>
            <w:right w:val="none" w:sz="0" w:space="0" w:color="auto"/>
          </w:divBdr>
        </w:div>
        <w:div w:id="365913572">
          <w:marLeft w:val="480"/>
          <w:marRight w:val="0"/>
          <w:marTop w:val="0"/>
          <w:marBottom w:val="0"/>
          <w:divBdr>
            <w:top w:val="none" w:sz="0" w:space="0" w:color="auto"/>
            <w:left w:val="none" w:sz="0" w:space="0" w:color="auto"/>
            <w:bottom w:val="none" w:sz="0" w:space="0" w:color="auto"/>
            <w:right w:val="none" w:sz="0" w:space="0" w:color="auto"/>
          </w:divBdr>
        </w:div>
        <w:div w:id="400835624">
          <w:marLeft w:val="480"/>
          <w:marRight w:val="0"/>
          <w:marTop w:val="0"/>
          <w:marBottom w:val="0"/>
          <w:divBdr>
            <w:top w:val="none" w:sz="0" w:space="0" w:color="auto"/>
            <w:left w:val="none" w:sz="0" w:space="0" w:color="auto"/>
            <w:bottom w:val="none" w:sz="0" w:space="0" w:color="auto"/>
            <w:right w:val="none" w:sz="0" w:space="0" w:color="auto"/>
          </w:divBdr>
        </w:div>
        <w:div w:id="519852702">
          <w:marLeft w:val="480"/>
          <w:marRight w:val="0"/>
          <w:marTop w:val="0"/>
          <w:marBottom w:val="0"/>
          <w:divBdr>
            <w:top w:val="none" w:sz="0" w:space="0" w:color="auto"/>
            <w:left w:val="none" w:sz="0" w:space="0" w:color="auto"/>
            <w:bottom w:val="none" w:sz="0" w:space="0" w:color="auto"/>
            <w:right w:val="none" w:sz="0" w:space="0" w:color="auto"/>
          </w:divBdr>
        </w:div>
        <w:div w:id="525213546">
          <w:marLeft w:val="480"/>
          <w:marRight w:val="0"/>
          <w:marTop w:val="0"/>
          <w:marBottom w:val="0"/>
          <w:divBdr>
            <w:top w:val="none" w:sz="0" w:space="0" w:color="auto"/>
            <w:left w:val="none" w:sz="0" w:space="0" w:color="auto"/>
            <w:bottom w:val="none" w:sz="0" w:space="0" w:color="auto"/>
            <w:right w:val="none" w:sz="0" w:space="0" w:color="auto"/>
          </w:divBdr>
        </w:div>
        <w:div w:id="554781327">
          <w:marLeft w:val="480"/>
          <w:marRight w:val="0"/>
          <w:marTop w:val="0"/>
          <w:marBottom w:val="0"/>
          <w:divBdr>
            <w:top w:val="none" w:sz="0" w:space="0" w:color="auto"/>
            <w:left w:val="none" w:sz="0" w:space="0" w:color="auto"/>
            <w:bottom w:val="none" w:sz="0" w:space="0" w:color="auto"/>
            <w:right w:val="none" w:sz="0" w:space="0" w:color="auto"/>
          </w:divBdr>
        </w:div>
        <w:div w:id="620572417">
          <w:marLeft w:val="480"/>
          <w:marRight w:val="0"/>
          <w:marTop w:val="0"/>
          <w:marBottom w:val="0"/>
          <w:divBdr>
            <w:top w:val="none" w:sz="0" w:space="0" w:color="auto"/>
            <w:left w:val="none" w:sz="0" w:space="0" w:color="auto"/>
            <w:bottom w:val="none" w:sz="0" w:space="0" w:color="auto"/>
            <w:right w:val="none" w:sz="0" w:space="0" w:color="auto"/>
          </w:divBdr>
        </w:div>
        <w:div w:id="649142466">
          <w:marLeft w:val="480"/>
          <w:marRight w:val="0"/>
          <w:marTop w:val="0"/>
          <w:marBottom w:val="0"/>
          <w:divBdr>
            <w:top w:val="none" w:sz="0" w:space="0" w:color="auto"/>
            <w:left w:val="none" w:sz="0" w:space="0" w:color="auto"/>
            <w:bottom w:val="none" w:sz="0" w:space="0" w:color="auto"/>
            <w:right w:val="none" w:sz="0" w:space="0" w:color="auto"/>
          </w:divBdr>
        </w:div>
        <w:div w:id="674769742">
          <w:marLeft w:val="480"/>
          <w:marRight w:val="0"/>
          <w:marTop w:val="0"/>
          <w:marBottom w:val="0"/>
          <w:divBdr>
            <w:top w:val="none" w:sz="0" w:space="0" w:color="auto"/>
            <w:left w:val="none" w:sz="0" w:space="0" w:color="auto"/>
            <w:bottom w:val="none" w:sz="0" w:space="0" w:color="auto"/>
            <w:right w:val="none" w:sz="0" w:space="0" w:color="auto"/>
          </w:divBdr>
        </w:div>
        <w:div w:id="676614641">
          <w:marLeft w:val="480"/>
          <w:marRight w:val="0"/>
          <w:marTop w:val="0"/>
          <w:marBottom w:val="0"/>
          <w:divBdr>
            <w:top w:val="none" w:sz="0" w:space="0" w:color="auto"/>
            <w:left w:val="none" w:sz="0" w:space="0" w:color="auto"/>
            <w:bottom w:val="none" w:sz="0" w:space="0" w:color="auto"/>
            <w:right w:val="none" w:sz="0" w:space="0" w:color="auto"/>
          </w:divBdr>
        </w:div>
        <w:div w:id="691148358">
          <w:marLeft w:val="480"/>
          <w:marRight w:val="0"/>
          <w:marTop w:val="0"/>
          <w:marBottom w:val="0"/>
          <w:divBdr>
            <w:top w:val="none" w:sz="0" w:space="0" w:color="auto"/>
            <w:left w:val="none" w:sz="0" w:space="0" w:color="auto"/>
            <w:bottom w:val="none" w:sz="0" w:space="0" w:color="auto"/>
            <w:right w:val="none" w:sz="0" w:space="0" w:color="auto"/>
          </w:divBdr>
        </w:div>
        <w:div w:id="724765432">
          <w:marLeft w:val="480"/>
          <w:marRight w:val="0"/>
          <w:marTop w:val="0"/>
          <w:marBottom w:val="0"/>
          <w:divBdr>
            <w:top w:val="none" w:sz="0" w:space="0" w:color="auto"/>
            <w:left w:val="none" w:sz="0" w:space="0" w:color="auto"/>
            <w:bottom w:val="none" w:sz="0" w:space="0" w:color="auto"/>
            <w:right w:val="none" w:sz="0" w:space="0" w:color="auto"/>
          </w:divBdr>
        </w:div>
        <w:div w:id="740643689">
          <w:marLeft w:val="480"/>
          <w:marRight w:val="0"/>
          <w:marTop w:val="0"/>
          <w:marBottom w:val="0"/>
          <w:divBdr>
            <w:top w:val="none" w:sz="0" w:space="0" w:color="auto"/>
            <w:left w:val="none" w:sz="0" w:space="0" w:color="auto"/>
            <w:bottom w:val="none" w:sz="0" w:space="0" w:color="auto"/>
            <w:right w:val="none" w:sz="0" w:space="0" w:color="auto"/>
          </w:divBdr>
        </w:div>
        <w:div w:id="744497503">
          <w:marLeft w:val="480"/>
          <w:marRight w:val="0"/>
          <w:marTop w:val="0"/>
          <w:marBottom w:val="0"/>
          <w:divBdr>
            <w:top w:val="none" w:sz="0" w:space="0" w:color="auto"/>
            <w:left w:val="none" w:sz="0" w:space="0" w:color="auto"/>
            <w:bottom w:val="none" w:sz="0" w:space="0" w:color="auto"/>
            <w:right w:val="none" w:sz="0" w:space="0" w:color="auto"/>
          </w:divBdr>
        </w:div>
        <w:div w:id="756055929">
          <w:marLeft w:val="480"/>
          <w:marRight w:val="0"/>
          <w:marTop w:val="0"/>
          <w:marBottom w:val="0"/>
          <w:divBdr>
            <w:top w:val="none" w:sz="0" w:space="0" w:color="auto"/>
            <w:left w:val="none" w:sz="0" w:space="0" w:color="auto"/>
            <w:bottom w:val="none" w:sz="0" w:space="0" w:color="auto"/>
            <w:right w:val="none" w:sz="0" w:space="0" w:color="auto"/>
          </w:divBdr>
        </w:div>
        <w:div w:id="1040596484">
          <w:marLeft w:val="480"/>
          <w:marRight w:val="0"/>
          <w:marTop w:val="0"/>
          <w:marBottom w:val="0"/>
          <w:divBdr>
            <w:top w:val="none" w:sz="0" w:space="0" w:color="auto"/>
            <w:left w:val="none" w:sz="0" w:space="0" w:color="auto"/>
            <w:bottom w:val="none" w:sz="0" w:space="0" w:color="auto"/>
            <w:right w:val="none" w:sz="0" w:space="0" w:color="auto"/>
          </w:divBdr>
        </w:div>
        <w:div w:id="1111516491">
          <w:marLeft w:val="480"/>
          <w:marRight w:val="0"/>
          <w:marTop w:val="0"/>
          <w:marBottom w:val="0"/>
          <w:divBdr>
            <w:top w:val="none" w:sz="0" w:space="0" w:color="auto"/>
            <w:left w:val="none" w:sz="0" w:space="0" w:color="auto"/>
            <w:bottom w:val="none" w:sz="0" w:space="0" w:color="auto"/>
            <w:right w:val="none" w:sz="0" w:space="0" w:color="auto"/>
          </w:divBdr>
        </w:div>
        <w:div w:id="1172332245">
          <w:marLeft w:val="480"/>
          <w:marRight w:val="0"/>
          <w:marTop w:val="0"/>
          <w:marBottom w:val="0"/>
          <w:divBdr>
            <w:top w:val="none" w:sz="0" w:space="0" w:color="auto"/>
            <w:left w:val="none" w:sz="0" w:space="0" w:color="auto"/>
            <w:bottom w:val="none" w:sz="0" w:space="0" w:color="auto"/>
            <w:right w:val="none" w:sz="0" w:space="0" w:color="auto"/>
          </w:divBdr>
        </w:div>
        <w:div w:id="1287354809">
          <w:marLeft w:val="480"/>
          <w:marRight w:val="0"/>
          <w:marTop w:val="0"/>
          <w:marBottom w:val="0"/>
          <w:divBdr>
            <w:top w:val="none" w:sz="0" w:space="0" w:color="auto"/>
            <w:left w:val="none" w:sz="0" w:space="0" w:color="auto"/>
            <w:bottom w:val="none" w:sz="0" w:space="0" w:color="auto"/>
            <w:right w:val="none" w:sz="0" w:space="0" w:color="auto"/>
          </w:divBdr>
        </w:div>
        <w:div w:id="1296450478">
          <w:marLeft w:val="480"/>
          <w:marRight w:val="0"/>
          <w:marTop w:val="0"/>
          <w:marBottom w:val="0"/>
          <w:divBdr>
            <w:top w:val="none" w:sz="0" w:space="0" w:color="auto"/>
            <w:left w:val="none" w:sz="0" w:space="0" w:color="auto"/>
            <w:bottom w:val="none" w:sz="0" w:space="0" w:color="auto"/>
            <w:right w:val="none" w:sz="0" w:space="0" w:color="auto"/>
          </w:divBdr>
        </w:div>
        <w:div w:id="1306081991">
          <w:marLeft w:val="480"/>
          <w:marRight w:val="0"/>
          <w:marTop w:val="0"/>
          <w:marBottom w:val="0"/>
          <w:divBdr>
            <w:top w:val="none" w:sz="0" w:space="0" w:color="auto"/>
            <w:left w:val="none" w:sz="0" w:space="0" w:color="auto"/>
            <w:bottom w:val="none" w:sz="0" w:space="0" w:color="auto"/>
            <w:right w:val="none" w:sz="0" w:space="0" w:color="auto"/>
          </w:divBdr>
        </w:div>
        <w:div w:id="1417165011">
          <w:marLeft w:val="480"/>
          <w:marRight w:val="0"/>
          <w:marTop w:val="0"/>
          <w:marBottom w:val="0"/>
          <w:divBdr>
            <w:top w:val="none" w:sz="0" w:space="0" w:color="auto"/>
            <w:left w:val="none" w:sz="0" w:space="0" w:color="auto"/>
            <w:bottom w:val="none" w:sz="0" w:space="0" w:color="auto"/>
            <w:right w:val="none" w:sz="0" w:space="0" w:color="auto"/>
          </w:divBdr>
        </w:div>
        <w:div w:id="1448968075">
          <w:marLeft w:val="480"/>
          <w:marRight w:val="0"/>
          <w:marTop w:val="0"/>
          <w:marBottom w:val="0"/>
          <w:divBdr>
            <w:top w:val="none" w:sz="0" w:space="0" w:color="auto"/>
            <w:left w:val="none" w:sz="0" w:space="0" w:color="auto"/>
            <w:bottom w:val="none" w:sz="0" w:space="0" w:color="auto"/>
            <w:right w:val="none" w:sz="0" w:space="0" w:color="auto"/>
          </w:divBdr>
        </w:div>
        <w:div w:id="1456754289">
          <w:marLeft w:val="480"/>
          <w:marRight w:val="0"/>
          <w:marTop w:val="0"/>
          <w:marBottom w:val="0"/>
          <w:divBdr>
            <w:top w:val="none" w:sz="0" w:space="0" w:color="auto"/>
            <w:left w:val="none" w:sz="0" w:space="0" w:color="auto"/>
            <w:bottom w:val="none" w:sz="0" w:space="0" w:color="auto"/>
            <w:right w:val="none" w:sz="0" w:space="0" w:color="auto"/>
          </w:divBdr>
        </w:div>
        <w:div w:id="1477452270">
          <w:marLeft w:val="480"/>
          <w:marRight w:val="0"/>
          <w:marTop w:val="0"/>
          <w:marBottom w:val="0"/>
          <w:divBdr>
            <w:top w:val="none" w:sz="0" w:space="0" w:color="auto"/>
            <w:left w:val="none" w:sz="0" w:space="0" w:color="auto"/>
            <w:bottom w:val="none" w:sz="0" w:space="0" w:color="auto"/>
            <w:right w:val="none" w:sz="0" w:space="0" w:color="auto"/>
          </w:divBdr>
        </w:div>
        <w:div w:id="1556696858">
          <w:marLeft w:val="480"/>
          <w:marRight w:val="0"/>
          <w:marTop w:val="0"/>
          <w:marBottom w:val="0"/>
          <w:divBdr>
            <w:top w:val="none" w:sz="0" w:space="0" w:color="auto"/>
            <w:left w:val="none" w:sz="0" w:space="0" w:color="auto"/>
            <w:bottom w:val="none" w:sz="0" w:space="0" w:color="auto"/>
            <w:right w:val="none" w:sz="0" w:space="0" w:color="auto"/>
          </w:divBdr>
        </w:div>
        <w:div w:id="1580940546">
          <w:marLeft w:val="480"/>
          <w:marRight w:val="0"/>
          <w:marTop w:val="0"/>
          <w:marBottom w:val="0"/>
          <w:divBdr>
            <w:top w:val="none" w:sz="0" w:space="0" w:color="auto"/>
            <w:left w:val="none" w:sz="0" w:space="0" w:color="auto"/>
            <w:bottom w:val="none" w:sz="0" w:space="0" w:color="auto"/>
            <w:right w:val="none" w:sz="0" w:space="0" w:color="auto"/>
          </w:divBdr>
        </w:div>
        <w:div w:id="1633094323">
          <w:marLeft w:val="480"/>
          <w:marRight w:val="0"/>
          <w:marTop w:val="0"/>
          <w:marBottom w:val="0"/>
          <w:divBdr>
            <w:top w:val="none" w:sz="0" w:space="0" w:color="auto"/>
            <w:left w:val="none" w:sz="0" w:space="0" w:color="auto"/>
            <w:bottom w:val="none" w:sz="0" w:space="0" w:color="auto"/>
            <w:right w:val="none" w:sz="0" w:space="0" w:color="auto"/>
          </w:divBdr>
        </w:div>
        <w:div w:id="1655522776">
          <w:marLeft w:val="480"/>
          <w:marRight w:val="0"/>
          <w:marTop w:val="0"/>
          <w:marBottom w:val="0"/>
          <w:divBdr>
            <w:top w:val="none" w:sz="0" w:space="0" w:color="auto"/>
            <w:left w:val="none" w:sz="0" w:space="0" w:color="auto"/>
            <w:bottom w:val="none" w:sz="0" w:space="0" w:color="auto"/>
            <w:right w:val="none" w:sz="0" w:space="0" w:color="auto"/>
          </w:divBdr>
        </w:div>
        <w:div w:id="1658454249">
          <w:marLeft w:val="480"/>
          <w:marRight w:val="0"/>
          <w:marTop w:val="0"/>
          <w:marBottom w:val="0"/>
          <w:divBdr>
            <w:top w:val="none" w:sz="0" w:space="0" w:color="auto"/>
            <w:left w:val="none" w:sz="0" w:space="0" w:color="auto"/>
            <w:bottom w:val="none" w:sz="0" w:space="0" w:color="auto"/>
            <w:right w:val="none" w:sz="0" w:space="0" w:color="auto"/>
          </w:divBdr>
        </w:div>
        <w:div w:id="1684626525">
          <w:marLeft w:val="480"/>
          <w:marRight w:val="0"/>
          <w:marTop w:val="0"/>
          <w:marBottom w:val="0"/>
          <w:divBdr>
            <w:top w:val="none" w:sz="0" w:space="0" w:color="auto"/>
            <w:left w:val="none" w:sz="0" w:space="0" w:color="auto"/>
            <w:bottom w:val="none" w:sz="0" w:space="0" w:color="auto"/>
            <w:right w:val="none" w:sz="0" w:space="0" w:color="auto"/>
          </w:divBdr>
        </w:div>
        <w:div w:id="1720936669">
          <w:marLeft w:val="480"/>
          <w:marRight w:val="0"/>
          <w:marTop w:val="0"/>
          <w:marBottom w:val="0"/>
          <w:divBdr>
            <w:top w:val="none" w:sz="0" w:space="0" w:color="auto"/>
            <w:left w:val="none" w:sz="0" w:space="0" w:color="auto"/>
            <w:bottom w:val="none" w:sz="0" w:space="0" w:color="auto"/>
            <w:right w:val="none" w:sz="0" w:space="0" w:color="auto"/>
          </w:divBdr>
        </w:div>
        <w:div w:id="1771776113">
          <w:marLeft w:val="480"/>
          <w:marRight w:val="0"/>
          <w:marTop w:val="0"/>
          <w:marBottom w:val="0"/>
          <w:divBdr>
            <w:top w:val="none" w:sz="0" w:space="0" w:color="auto"/>
            <w:left w:val="none" w:sz="0" w:space="0" w:color="auto"/>
            <w:bottom w:val="none" w:sz="0" w:space="0" w:color="auto"/>
            <w:right w:val="none" w:sz="0" w:space="0" w:color="auto"/>
          </w:divBdr>
        </w:div>
        <w:div w:id="1777560588">
          <w:marLeft w:val="480"/>
          <w:marRight w:val="0"/>
          <w:marTop w:val="0"/>
          <w:marBottom w:val="0"/>
          <w:divBdr>
            <w:top w:val="none" w:sz="0" w:space="0" w:color="auto"/>
            <w:left w:val="none" w:sz="0" w:space="0" w:color="auto"/>
            <w:bottom w:val="none" w:sz="0" w:space="0" w:color="auto"/>
            <w:right w:val="none" w:sz="0" w:space="0" w:color="auto"/>
          </w:divBdr>
        </w:div>
        <w:div w:id="1782413957">
          <w:marLeft w:val="480"/>
          <w:marRight w:val="0"/>
          <w:marTop w:val="0"/>
          <w:marBottom w:val="0"/>
          <w:divBdr>
            <w:top w:val="none" w:sz="0" w:space="0" w:color="auto"/>
            <w:left w:val="none" w:sz="0" w:space="0" w:color="auto"/>
            <w:bottom w:val="none" w:sz="0" w:space="0" w:color="auto"/>
            <w:right w:val="none" w:sz="0" w:space="0" w:color="auto"/>
          </w:divBdr>
        </w:div>
        <w:div w:id="1964648063">
          <w:marLeft w:val="480"/>
          <w:marRight w:val="0"/>
          <w:marTop w:val="0"/>
          <w:marBottom w:val="0"/>
          <w:divBdr>
            <w:top w:val="none" w:sz="0" w:space="0" w:color="auto"/>
            <w:left w:val="none" w:sz="0" w:space="0" w:color="auto"/>
            <w:bottom w:val="none" w:sz="0" w:space="0" w:color="auto"/>
            <w:right w:val="none" w:sz="0" w:space="0" w:color="auto"/>
          </w:divBdr>
        </w:div>
        <w:div w:id="1974358869">
          <w:marLeft w:val="480"/>
          <w:marRight w:val="0"/>
          <w:marTop w:val="0"/>
          <w:marBottom w:val="0"/>
          <w:divBdr>
            <w:top w:val="none" w:sz="0" w:space="0" w:color="auto"/>
            <w:left w:val="none" w:sz="0" w:space="0" w:color="auto"/>
            <w:bottom w:val="none" w:sz="0" w:space="0" w:color="auto"/>
            <w:right w:val="none" w:sz="0" w:space="0" w:color="auto"/>
          </w:divBdr>
        </w:div>
        <w:div w:id="2021925007">
          <w:marLeft w:val="480"/>
          <w:marRight w:val="0"/>
          <w:marTop w:val="0"/>
          <w:marBottom w:val="0"/>
          <w:divBdr>
            <w:top w:val="none" w:sz="0" w:space="0" w:color="auto"/>
            <w:left w:val="none" w:sz="0" w:space="0" w:color="auto"/>
            <w:bottom w:val="none" w:sz="0" w:space="0" w:color="auto"/>
            <w:right w:val="none" w:sz="0" w:space="0" w:color="auto"/>
          </w:divBdr>
        </w:div>
        <w:div w:id="2035882011">
          <w:marLeft w:val="480"/>
          <w:marRight w:val="0"/>
          <w:marTop w:val="0"/>
          <w:marBottom w:val="0"/>
          <w:divBdr>
            <w:top w:val="none" w:sz="0" w:space="0" w:color="auto"/>
            <w:left w:val="none" w:sz="0" w:space="0" w:color="auto"/>
            <w:bottom w:val="none" w:sz="0" w:space="0" w:color="auto"/>
            <w:right w:val="none" w:sz="0" w:space="0" w:color="auto"/>
          </w:divBdr>
        </w:div>
        <w:div w:id="2044863977">
          <w:marLeft w:val="480"/>
          <w:marRight w:val="0"/>
          <w:marTop w:val="0"/>
          <w:marBottom w:val="0"/>
          <w:divBdr>
            <w:top w:val="none" w:sz="0" w:space="0" w:color="auto"/>
            <w:left w:val="none" w:sz="0" w:space="0" w:color="auto"/>
            <w:bottom w:val="none" w:sz="0" w:space="0" w:color="auto"/>
            <w:right w:val="none" w:sz="0" w:space="0" w:color="auto"/>
          </w:divBdr>
        </w:div>
        <w:div w:id="2111506876">
          <w:marLeft w:val="480"/>
          <w:marRight w:val="0"/>
          <w:marTop w:val="0"/>
          <w:marBottom w:val="0"/>
          <w:divBdr>
            <w:top w:val="none" w:sz="0" w:space="0" w:color="auto"/>
            <w:left w:val="none" w:sz="0" w:space="0" w:color="auto"/>
            <w:bottom w:val="none" w:sz="0" w:space="0" w:color="auto"/>
            <w:right w:val="none" w:sz="0" w:space="0" w:color="auto"/>
          </w:divBdr>
        </w:div>
        <w:div w:id="2126263413">
          <w:marLeft w:val="480"/>
          <w:marRight w:val="0"/>
          <w:marTop w:val="0"/>
          <w:marBottom w:val="0"/>
          <w:divBdr>
            <w:top w:val="none" w:sz="0" w:space="0" w:color="auto"/>
            <w:left w:val="none" w:sz="0" w:space="0" w:color="auto"/>
            <w:bottom w:val="none" w:sz="0" w:space="0" w:color="auto"/>
            <w:right w:val="none" w:sz="0" w:space="0" w:color="auto"/>
          </w:divBdr>
        </w:div>
      </w:divsChild>
    </w:div>
    <w:div w:id="227809066">
      <w:bodyDiv w:val="1"/>
      <w:marLeft w:val="0"/>
      <w:marRight w:val="0"/>
      <w:marTop w:val="0"/>
      <w:marBottom w:val="0"/>
      <w:divBdr>
        <w:top w:val="none" w:sz="0" w:space="0" w:color="auto"/>
        <w:left w:val="none" w:sz="0" w:space="0" w:color="auto"/>
        <w:bottom w:val="none" w:sz="0" w:space="0" w:color="auto"/>
        <w:right w:val="none" w:sz="0" w:space="0" w:color="auto"/>
      </w:divBdr>
    </w:div>
    <w:div w:id="235868448">
      <w:bodyDiv w:val="1"/>
      <w:marLeft w:val="0"/>
      <w:marRight w:val="0"/>
      <w:marTop w:val="0"/>
      <w:marBottom w:val="0"/>
      <w:divBdr>
        <w:top w:val="none" w:sz="0" w:space="0" w:color="auto"/>
        <w:left w:val="none" w:sz="0" w:space="0" w:color="auto"/>
        <w:bottom w:val="none" w:sz="0" w:space="0" w:color="auto"/>
        <w:right w:val="none" w:sz="0" w:space="0" w:color="auto"/>
      </w:divBdr>
    </w:div>
    <w:div w:id="236523778">
      <w:bodyDiv w:val="1"/>
      <w:marLeft w:val="0"/>
      <w:marRight w:val="0"/>
      <w:marTop w:val="0"/>
      <w:marBottom w:val="0"/>
      <w:divBdr>
        <w:top w:val="none" w:sz="0" w:space="0" w:color="auto"/>
        <w:left w:val="none" w:sz="0" w:space="0" w:color="auto"/>
        <w:bottom w:val="none" w:sz="0" w:space="0" w:color="auto"/>
        <w:right w:val="none" w:sz="0" w:space="0" w:color="auto"/>
      </w:divBdr>
    </w:div>
    <w:div w:id="238175099">
      <w:bodyDiv w:val="1"/>
      <w:marLeft w:val="0"/>
      <w:marRight w:val="0"/>
      <w:marTop w:val="0"/>
      <w:marBottom w:val="0"/>
      <w:divBdr>
        <w:top w:val="none" w:sz="0" w:space="0" w:color="auto"/>
        <w:left w:val="none" w:sz="0" w:space="0" w:color="auto"/>
        <w:bottom w:val="none" w:sz="0" w:space="0" w:color="auto"/>
        <w:right w:val="none" w:sz="0" w:space="0" w:color="auto"/>
      </w:divBdr>
    </w:div>
    <w:div w:id="243150751">
      <w:bodyDiv w:val="1"/>
      <w:marLeft w:val="0"/>
      <w:marRight w:val="0"/>
      <w:marTop w:val="0"/>
      <w:marBottom w:val="0"/>
      <w:divBdr>
        <w:top w:val="none" w:sz="0" w:space="0" w:color="auto"/>
        <w:left w:val="none" w:sz="0" w:space="0" w:color="auto"/>
        <w:bottom w:val="none" w:sz="0" w:space="0" w:color="auto"/>
        <w:right w:val="none" w:sz="0" w:space="0" w:color="auto"/>
      </w:divBdr>
    </w:div>
    <w:div w:id="247158226">
      <w:bodyDiv w:val="1"/>
      <w:marLeft w:val="0"/>
      <w:marRight w:val="0"/>
      <w:marTop w:val="0"/>
      <w:marBottom w:val="0"/>
      <w:divBdr>
        <w:top w:val="none" w:sz="0" w:space="0" w:color="auto"/>
        <w:left w:val="none" w:sz="0" w:space="0" w:color="auto"/>
        <w:bottom w:val="none" w:sz="0" w:space="0" w:color="auto"/>
        <w:right w:val="none" w:sz="0" w:space="0" w:color="auto"/>
      </w:divBdr>
    </w:div>
    <w:div w:id="253440665">
      <w:bodyDiv w:val="1"/>
      <w:marLeft w:val="0"/>
      <w:marRight w:val="0"/>
      <w:marTop w:val="0"/>
      <w:marBottom w:val="0"/>
      <w:divBdr>
        <w:top w:val="none" w:sz="0" w:space="0" w:color="auto"/>
        <w:left w:val="none" w:sz="0" w:space="0" w:color="auto"/>
        <w:bottom w:val="none" w:sz="0" w:space="0" w:color="auto"/>
        <w:right w:val="none" w:sz="0" w:space="0" w:color="auto"/>
      </w:divBdr>
    </w:div>
    <w:div w:id="257566877">
      <w:bodyDiv w:val="1"/>
      <w:marLeft w:val="0"/>
      <w:marRight w:val="0"/>
      <w:marTop w:val="0"/>
      <w:marBottom w:val="0"/>
      <w:divBdr>
        <w:top w:val="none" w:sz="0" w:space="0" w:color="auto"/>
        <w:left w:val="none" w:sz="0" w:space="0" w:color="auto"/>
        <w:bottom w:val="none" w:sz="0" w:space="0" w:color="auto"/>
        <w:right w:val="none" w:sz="0" w:space="0" w:color="auto"/>
      </w:divBdr>
      <w:divsChild>
        <w:div w:id="15153710">
          <w:marLeft w:val="480"/>
          <w:marRight w:val="0"/>
          <w:marTop w:val="0"/>
          <w:marBottom w:val="0"/>
          <w:divBdr>
            <w:top w:val="none" w:sz="0" w:space="0" w:color="auto"/>
            <w:left w:val="none" w:sz="0" w:space="0" w:color="auto"/>
            <w:bottom w:val="none" w:sz="0" w:space="0" w:color="auto"/>
            <w:right w:val="none" w:sz="0" w:space="0" w:color="auto"/>
          </w:divBdr>
        </w:div>
        <w:div w:id="29109016">
          <w:marLeft w:val="480"/>
          <w:marRight w:val="0"/>
          <w:marTop w:val="0"/>
          <w:marBottom w:val="0"/>
          <w:divBdr>
            <w:top w:val="none" w:sz="0" w:space="0" w:color="auto"/>
            <w:left w:val="none" w:sz="0" w:space="0" w:color="auto"/>
            <w:bottom w:val="none" w:sz="0" w:space="0" w:color="auto"/>
            <w:right w:val="none" w:sz="0" w:space="0" w:color="auto"/>
          </w:divBdr>
        </w:div>
        <w:div w:id="31003273">
          <w:marLeft w:val="480"/>
          <w:marRight w:val="0"/>
          <w:marTop w:val="0"/>
          <w:marBottom w:val="0"/>
          <w:divBdr>
            <w:top w:val="none" w:sz="0" w:space="0" w:color="auto"/>
            <w:left w:val="none" w:sz="0" w:space="0" w:color="auto"/>
            <w:bottom w:val="none" w:sz="0" w:space="0" w:color="auto"/>
            <w:right w:val="none" w:sz="0" w:space="0" w:color="auto"/>
          </w:divBdr>
        </w:div>
        <w:div w:id="37246929">
          <w:marLeft w:val="480"/>
          <w:marRight w:val="0"/>
          <w:marTop w:val="0"/>
          <w:marBottom w:val="0"/>
          <w:divBdr>
            <w:top w:val="none" w:sz="0" w:space="0" w:color="auto"/>
            <w:left w:val="none" w:sz="0" w:space="0" w:color="auto"/>
            <w:bottom w:val="none" w:sz="0" w:space="0" w:color="auto"/>
            <w:right w:val="none" w:sz="0" w:space="0" w:color="auto"/>
          </w:divBdr>
        </w:div>
        <w:div w:id="64836820">
          <w:marLeft w:val="480"/>
          <w:marRight w:val="0"/>
          <w:marTop w:val="0"/>
          <w:marBottom w:val="0"/>
          <w:divBdr>
            <w:top w:val="none" w:sz="0" w:space="0" w:color="auto"/>
            <w:left w:val="none" w:sz="0" w:space="0" w:color="auto"/>
            <w:bottom w:val="none" w:sz="0" w:space="0" w:color="auto"/>
            <w:right w:val="none" w:sz="0" w:space="0" w:color="auto"/>
          </w:divBdr>
        </w:div>
        <w:div w:id="74062136">
          <w:marLeft w:val="480"/>
          <w:marRight w:val="0"/>
          <w:marTop w:val="0"/>
          <w:marBottom w:val="0"/>
          <w:divBdr>
            <w:top w:val="none" w:sz="0" w:space="0" w:color="auto"/>
            <w:left w:val="none" w:sz="0" w:space="0" w:color="auto"/>
            <w:bottom w:val="none" w:sz="0" w:space="0" w:color="auto"/>
            <w:right w:val="none" w:sz="0" w:space="0" w:color="auto"/>
          </w:divBdr>
        </w:div>
        <w:div w:id="141974029">
          <w:marLeft w:val="480"/>
          <w:marRight w:val="0"/>
          <w:marTop w:val="0"/>
          <w:marBottom w:val="0"/>
          <w:divBdr>
            <w:top w:val="none" w:sz="0" w:space="0" w:color="auto"/>
            <w:left w:val="none" w:sz="0" w:space="0" w:color="auto"/>
            <w:bottom w:val="none" w:sz="0" w:space="0" w:color="auto"/>
            <w:right w:val="none" w:sz="0" w:space="0" w:color="auto"/>
          </w:divBdr>
        </w:div>
        <w:div w:id="144585588">
          <w:marLeft w:val="480"/>
          <w:marRight w:val="0"/>
          <w:marTop w:val="0"/>
          <w:marBottom w:val="0"/>
          <w:divBdr>
            <w:top w:val="none" w:sz="0" w:space="0" w:color="auto"/>
            <w:left w:val="none" w:sz="0" w:space="0" w:color="auto"/>
            <w:bottom w:val="none" w:sz="0" w:space="0" w:color="auto"/>
            <w:right w:val="none" w:sz="0" w:space="0" w:color="auto"/>
          </w:divBdr>
        </w:div>
        <w:div w:id="257568850">
          <w:marLeft w:val="480"/>
          <w:marRight w:val="0"/>
          <w:marTop w:val="0"/>
          <w:marBottom w:val="0"/>
          <w:divBdr>
            <w:top w:val="none" w:sz="0" w:space="0" w:color="auto"/>
            <w:left w:val="none" w:sz="0" w:space="0" w:color="auto"/>
            <w:bottom w:val="none" w:sz="0" w:space="0" w:color="auto"/>
            <w:right w:val="none" w:sz="0" w:space="0" w:color="auto"/>
          </w:divBdr>
        </w:div>
        <w:div w:id="288324906">
          <w:marLeft w:val="480"/>
          <w:marRight w:val="0"/>
          <w:marTop w:val="0"/>
          <w:marBottom w:val="0"/>
          <w:divBdr>
            <w:top w:val="none" w:sz="0" w:space="0" w:color="auto"/>
            <w:left w:val="none" w:sz="0" w:space="0" w:color="auto"/>
            <w:bottom w:val="none" w:sz="0" w:space="0" w:color="auto"/>
            <w:right w:val="none" w:sz="0" w:space="0" w:color="auto"/>
          </w:divBdr>
        </w:div>
        <w:div w:id="320159817">
          <w:marLeft w:val="480"/>
          <w:marRight w:val="0"/>
          <w:marTop w:val="0"/>
          <w:marBottom w:val="0"/>
          <w:divBdr>
            <w:top w:val="none" w:sz="0" w:space="0" w:color="auto"/>
            <w:left w:val="none" w:sz="0" w:space="0" w:color="auto"/>
            <w:bottom w:val="none" w:sz="0" w:space="0" w:color="auto"/>
            <w:right w:val="none" w:sz="0" w:space="0" w:color="auto"/>
          </w:divBdr>
        </w:div>
        <w:div w:id="387730461">
          <w:marLeft w:val="480"/>
          <w:marRight w:val="0"/>
          <w:marTop w:val="0"/>
          <w:marBottom w:val="0"/>
          <w:divBdr>
            <w:top w:val="none" w:sz="0" w:space="0" w:color="auto"/>
            <w:left w:val="none" w:sz="0" w:space="0" w:color="auto"/>
            <w:bottom w:val="none" w:sz="0" w:space="0" w:color="auto"/>
            <w:right w:val="none" w:sz="0" w:space="0" w:color="auto"/>
          </w:divBdr>
        </w:div>
        <w:div w:id="522668127">
          <w:marLeft w:val="480"/>
          <w:marRight w:val="0"/>
          <w:marTop w:val="0"/>
          <w:marBottom w:val="0"/>
          <w:divBdr>
            <w:top w:val="none" w:sz="0" w:space="0" w:color="auto"/>
            <w:left w:val="none" w:sz="0" w:space="0" w:color="auto"/>
            <w:bottom w:val="none" w:sz="0" w:space="0" w:color="auto"/>
            <w:right w:val="none" w:sz="0" w:space="0" w:color="auto"/>
          </w:divBdr>
        </w:div>
        <w:div w:id="552928078">
          <w:marLeft w:val="480"/>
          <w:marRight w:val="0"/>
          <w:marTop w:val="0"/>
          <w:marBottom w:val="0"/>
          <w:divBdr>
            <w:top w:val="none" w:sz="0" w:space="0" w:color="auto"/>
            <w:left w:val="none" w:sz="0" w:space="0" w:color="auto"/>
            <w:bottom w:val="none" w:sz="0" w:space="0" w:color="auto"/>
            <w:right w:val="none" w:sz="0" w:space="0" w:color="auto"/>
          </w:divBdr>
        </w:div>
        <w:div w:id="554851688">
          <w:marLeft w:val="480"/>
          <w:marRight w:val="0"/>
          <w:marTop w:val="0"/>
          <w:marBottom w:val="0"/>
          <w:divBdr>
            <w:top w:val="none" w:sz="0" w:space="0" w:color="auto"/>
            <w:left w:val="none" w:sz="0" w:space="0" w:color="auto"/>
            <w:bottom w:val="none" w:sz="0" w:space="0" w:color="auto"/>
            <w:right w:val="none" w:sz="0" w:space="0" w:color="auto"/>
          </w:divBdr>
        </w:div>
        <w:div w:id="723675712">
          <w:marLeft w:val="480"/>
          <w:marRight w:val="0"/>
          <w:marTop w:val="0"/>
          <w:marBottom w:val="0"/>
          <w:divBdr>
            <w:top w:val="none" w:sz="0" w:space="0" w:color="auto"/>
            <w:left w:val="none" w:sz="0" w:space="0" w:color="auto"/>
            <w:bottom w:val="none" w:sz="0" w:space="0" w:color="auto"/>
            <w:right w:val="none" w:sz="0" w:space="0" w:color="auto"/>
          </w:divBdr>
        </w:div>
        <w:div w:id="731394291">
          <w:marLeft w:val="480"/>
          <w:marRight w:val="0"/>
          <w:marTop w:val="0"/>
          <w:marBottom w:val="0"/>
          <w:divBdr>
            <w:top w:val="none" w:sz="0" w:space="0" w:color="auto"/>
            <w:left w:val="none" w:sz="0" w:space="0" w:color="auto"/>
            <w:bottom w:val="none" w:sz="0" w:space="0" w:color="auto"/>
            <w:right w:val="none" w:sz="0" w:space="0" w:color="auto"/>
          </w:divBdr>
        </w:div>
        <w:div w:id="802389591">
          <w:marLeft w:val="480"/>
          <w:marRight w:val="0"/>
          <w:marTop w:val="0"/>
          <w:marBottom w:val="0"/>
          <w:divBdr>
            <w:top w:val="none" w:sz="0" w:space="0" w:color="auto"/>
            <w:left w:val="none" w:sz="0" w:space="0" w:color="auto"/>
            <w:bottom w:val="none" w:sz="0" w:space="0" w:color="auto"/>
            <w:right w:val="none" w:sz="0" w:space="0" w:color="auto"/>
          </w:divBdr>
        </w:div>
        <w:div w:id="962619763">
          <w:marLeft w:val="480"/>
          <w:marRight w:val="0"/>
          <w:marTop w:val="0"/>
          <w:marBottom w:val="0"/>
          <w:divBdr>
            <w:top w:val="none" w:sz="0" w:space="0" w:color="auto"/>
            <w:left w:val="none" w:sz="0" w:space="0" w:color="auto"/>
            <w:bottom w:val="none" w:sz="0" w:space="0" w:color="auto"/>
            <w:right w:val="none" w:sz="0" w:space="0" w:color="auto"/>
          </w:divBdr>
        </w:div>
        <w:div w:id="1041857412">
          <w:marLeft w:val="480"/>
          <w:marRight w:val="0"/>
          <w:marTop w:val="0"/>
          <w:marBottom w:val="0"/>
          <w:divBdr>
            <w:top w:val="none" w:sz="0" w:space="0" w:color="auto"/>
            <w:left w:val="none" w:sz="0" w:space="0" w:color="auto"/>
            <w:bottom w:val="none" w:sz="0" w:space="0" w:color="auto"/>
            <w:right w:val="none" w:sz="0" w:space="0" w:color="auto"/>
          </w:divBdr>
        </w:div>
        <w:div w:id="1116830915">
          <w:marLeft w:val="480"/>
          <w:marRight w:val="0"/>
          <w:marTop w:val="0"/>
          <w:marBottom w:val="0"/>
          <w:divBdr>
            <w:top w:val="none" w:sz="0" w:space="0" w:color="auto"/>
            <w:left w:val="none" w:sz="0" w:space="0" w:color="auto"/>
            <w:bottom w:val="none" w:sz="0" w:space="0" w:color="auto"/>
            <w:right w:val="none" w:sz="0" w:space="0" w:color="auto"/>
          </w:divBdr>
        </w:div>
        <w:div w:id="1122843815">
          <w:marLeft w:val="480"/>
          <w:marRight w:val="0"/>
          <w:marTop w:val="0"/>
          <w:marBottom w:val="0"/>
          <w:divBdr>
            <w:top w:val="none" w:sz="0" w:space="0" w:color="auto"/>
            <w:left w:val="none" w:sz="0" w:space="0" w:color="auto"/>
            <w:bottom w:val="none" w:sz="0" w:space="0" w:color="auto"/>
            <w:right w:val="none" w:sz="0" w:space="0" w:color="auto"/>
          </w:divBdr>
        </w:div>
        <w:div w:id="1134982323">
          <w:marLeft w:val="480"/>
          <w:marRight w:val="0"/>
          <w:marTop w:val="0"/>
          <w:marBottom w:val="0"/>
          <w:divBdr>
            <w:top w:val="none" w:sz="0" w:space="0" w:color="auto"/>
            <w:left w:val="none" w:sz="0" w:space="0" w:color="auto"/>
            <w:bottom w:val="none" w:sz="0" w:space="0" w:color="auto"/>
            <w:right w:val="none" w:sz="0" w:space="0" w:color="auto"/>
          </w:divBdr>
        </w:div>
        <w:div w:id="1205483731">
          <w:marLeft w:val="480"/>
          <w:marRight w:val="0"/>
          <w:marTop w:val="0"/>
          <w:marBottom w:val="0"/>
          <w:divBdr>
            <w:top w:val="none" w:sz="0" w:space="0" w:color="auto"/>
            <w:left w:val="none" w:sz="0" w:space="0" w:color="auto"/>
            <w:bottom w:val="none" w:sz="0" w:space="0" w:color="auto"/>
            <w:right w:val="none" w:sz="0" w:space="0" w:color="auto"/>
          </w:divBdr>
        </w:div>
        <w:div w:id="1235506656">
          <w:marLeft w:val="480"/>
          <w:marRight w:val="0"/>
          <w:marTop w:val="0"/>
          <w:marBottom w:val="0"/>
          <w:divBdr>
            <w:top w:val="none" w:sz="0" w:space="0" w:color="auto"/>
            <w:left w:val="none" w:sz="0" w:space="0" w:color="auto"/>
            <w:bottom w:val="none" w:sz="0" w:space="0" w:color="auto"/>
            <w:right w:val="none" w:sz="0" w:space="0" w:color="auto"/>
          </w:divBdr>
        </w:div>
        <w:div w:id="1274557499">
          <w:marLeft w:val="480"/>
          <w:marRight w:val="0"/>
          <w:marTop w:val="0"/>
          <w:marBottom w:val="0"/>
          <w:divBdr>
            <w:top w:val="none" w:sz="0" w:space="0" w:color="auto"/>
            <w:left w:val="none" w:sz="0" w:space="0" w:color="auto"/>
            <w:bottom w:val="none" w:sz="0" w:space="0" w:color="auto"/>
            <w:right w:val="none" w:sz="0" w:space="0" w:color="auto"/>
          </w:divBdr>
        </w:div>
        <w:div w:id="1309823448">
          <w:marLeft w:val="480"/>
          <w:marRight w:val="0"/>
          <w:marTop w:val="0"/>
          <w:marBottom w:val="0"/>
          <w:divBdr>
            <w:top w:val="none" w:sz="0" w:space="0" w:color="auto"/>
            <w:left w:val="none" w:sz="0" w:space="0" w:color="auto"/>
            <w:bottom w:val="none" w:sz="0" w:space="0" w:color="auto"/>
            <w:right w:val="none" w:sz="0" w:space="0" w:color="auto"/>
          </w:divBdr>
        </w:div>
        <w:div w:id="1399479619">
          <w:marLeft w:val="480"/>
          <w:marRight w:val="0"/>
          <w:marTop w:val="0"/>
          <w:marBottom w:val="0"/>
          <w:divBdr>
            <w:top w:val="none" w:sz="0" w:space="0" w:color="auto"/>
            <w:left w:val="none" w:sz="0" w:space="0" w:color="auto"/>
            <w:bottom w:val="none" w:sz="0" w:space="0" w:color="auto"/>
            <w:right w:val="none" w:sz="0" w:space="0" w:color="auto"/>
          </w:divBdr>
        </w:div>
        <w:div w:id="1401557777">
          <w:marLeft w:val="480"/>
          <w:marRight w:val="0"/>
          <w:marTop w:val="0"/>
          <w:marBottom w:val="0"/>
          <w:divBdr>
            <w:top w:val="none" w:sz="0" w:space="0" w:color="auto"/>
            <w:left w:val="none" w:sz="0" w:space="0" w:color="auto"/>
            <w:bottom w:val="none" w:sz="0" w:space="0" w:color="auto"/>
            <w:right w:val="none" w:sz="0" w:space="0" w:color="auto"/>
          </w:divBdr>
        </w:div>
        <w:div w:id="1405763066">
          <w:marLeft w:val="480"/>
          <w:marRight w:val="0"/>
          <w:marTop w:val="0"/>
          <w:marBottom w:val="0"/>
          <w:divBdr>
            <w:top w:val="none" w:sz="0" w:space="0" w:color="auto"/>
            <w:left w:val="none" w:sz="0" w:space="0" w:color="auto"/>
            <w:bottom w:val="none" w:sz="0" w:space="0" w:color="auto"/>
            <w:right w:val="none" w:sz="0" w:space="0" w:color="auto"/>
          </w:divBdr>
        </w:div>
        <w:div w:id="1500729679">
          <w:marLeft w:val="480"/>
          <w:marRight w:val="0"/>
          <w:marTop w:val="0"/>
          <w:marBottom w:val="0"/>
          <w:divBdr>
            <w:top w:val="none" w:sz="0" w:space="0" w:color="auto"/>
            <w:left w:val="none" w:sz="0" w:space="0" w:color="auto"/>
            <w:bottom w:val="none" w:sz="0" w:space="0" w:color="auto"/>
            <w:right w:val="none" w:sz="0" w:space="0" w:color="auto"/>
          </w:divBdr>
        </w:div>
        <w:div w:id="1562641433">
          <w:marLeft w:val="480"/>
          <w:marRight w:val="0"/>
          <w:marTop w:val="0"/>
          <w:marBottom w:val="0"/>
          <w:divBdr>
            <w:top w:val="none" w:sz="0" w:space="0" w:color="auto"/>
            <w:left w:val="none" w:sz="0" w:space="0" w:color="auto"/>
            <w:bottom w:val="none" w:sz="0" w:space="0" w:color="auto"/>
            <w:right w:val="none" w:sz="0" w:space="0" w:color="auto"/>
          </w:divBdr>
        </w:div>
        <w:div w:id="1588029466">
          <w:marLeft w:val="480"/>
          <w:marRight w:val="0"/>
          <w:marTop w:val="0"/>
          <w:marBottom w:val="0"/>
          <w:divBdr>
            <w:top w:val="none" w:sz="0" w:space="0" w:color="auto"/>
            <w:left w:val="none" w:sz="0" w:space="0" w:color="auto"/>
            <w:bottom w:val="none" w:sz="0" w:space="0" w:color="auto"/>
            <w:right w:val="none" w:sz="0" w:space="0" w:color="auto"/>
          </w:divBdr>
        </w:div>
        <w:div w:id="1592356348">
          <w:marLeft w:val="480"/>
          <w:marRight w:val="0"/>
          <w:marTop w:val="0"/>
          <w:marBottom w:val="0"/>
          <w:divBdr>
            <w:top w:val="none" w:sz="0" w:space="0" w:color="auto"/>
            <w:left w:val="none" w:sz="0" w:space="0" w:color="auto"/>
            <w:bottom w:val="none" w:sz="0" w:space="0" w:color="auto"/>
            <w:right w:val="none" w:sz="0" w:space="0" w:color="auto"/>
          </w:divBdr>
        </w:div>
        <w:div w:id="1597209495">
          <w:marLeft w:val="480"/>
          <w:marRight w:val="0"/>
          <w:marTop w:val="0"/>
          <w:marBottom w:val="0"/>
          <w:divBdr>
            <w:top w:val="none" w:sz="0" w:space="0" w:color="auto"/>
            <w:left w:val="none" w:sz="0" w:space="0" w:color="auto"/>
            <w:bottom w:val="none" w:sz="0" w:space="0" w:color="auto"/>
            <w:right w:val="none" w:sz="0" w:space="0" w:color="auto"/>
          </w:divBdr>
        </w:div>
        <w:div w:id="1603219092">
          <w:marLeft w:val="480"/>
          <w:marRight w:val="0"/>
          <w:marTop w:val="0"/>
          <w:marBottom w:val="0"/>
          <w:divBdr>
            <w:top w:val="none" w:sz="0" w:space="0" w:color="auto"/>
            <w:left w:val="none" w:sz="0" w:space="0" w:color="auto"/>
            <w:bottom w:val="none" w:sz="0" w:space="0" w:color="auto"/>
            <w:right w:val="none" w:sz="0" w:space="0" w:color="auto"/>
          </w:divBdr>
        </w:div>
        <w:div w:id="1686516605">
          <w:marLeft w:val="480"/>
          <w:marRight w:val="0"/>
          <w:marTop w:val="0"/>
          <w:marBottom w:val="0"/>
          <w:divBdr>
            <w:top w:val="none" w:sz="0" w:space="0" w:color="auto"/>
            <w:left w:val="none" w:sz="0" w:space="0" w:color="auto"/>
            <w:bottom w:val="none" w:sz="0" w:space="0" w:color="auto"/>
            <w:right w:val="none" w:sz="0" w:space="0" w:color="auto"/>
          </w:divBdr>
        </w:div>
        <w:div w:id="1691175061">
          <w:marLeft w:val="480"/>
          <w:marRight w:val="0"/>
          <w:marTop w:val="0"/>
          <w:marBottom w:val="0"/>
          <w:divBdr>
            <w:top w:val="none" w:sz="0" w:space="0" w:color="auto"/>
            <w:left w:val="none" w:sz="0" w:space="0" w:color="auto"/>
            <w:bottom w:val="none" w:sz="0" w:space="0" w:color="auto"/>
            <w:right w:val="none" w:sz="0" w:space="0" w:color="auto"/>
          </w:divBdr>
        </w:div>
        <w:div w:id="1694112472">
          <w:marLeft w:val="480"/>
          <w:marRight w:val="0"/>
          <w:marTop w:val="0"/>
          <w:marBottom w:val="0"/>
          <w:divBdr>
            <w:top w:val="none" w:sz="0" w:space="0" w:color="auto"/>
            <w:left w:val="none" w:sz="0" w:space="0" w:color="auto"/>
            <w:bottom w:val="none" w:sz="0" w:space="0" w:color="auto"/>
            <w:right w:val="none" w:sz="0" w:space="0" w:color="auto"/>
          </w:divBdr>
        </w:div>
        <w:div w:id="1734279247">
          <w:marLeft w:val="480"/>
          <w:marRight w:val="0"/>
          <w:marTop w:val="0"/>
          <w:marBottom w:val="0"/>
          <w:divBdr>
            <w:top w:val="none" w:sz="0" w:space="0" w:color="auto"/>
            <w:left w:val="none" w:sz="0" w:space="0" w:color="auto"/>
            <w:bottom w:val="none" w:sz="0" w:space="0" w:color="auto"/>
            <w:right w:val="none" w:sz="0" w:space="0" w:color="auto"/>
          </w:divBdr>
        </w:div>
        <w:div w:id="1765110120">
          <w:marLeft w:val="480"/>
          <w:marRight w:val="0"/>
          <w:marTop w:val="0"/>
          <w:marBottom w:val="0"/>
          <w:divBdr>
            <w:top w:val="none" w:sz="0" w:space="0" w:color="auto"/>
            <w:left w:val="none" w:sz="0" w:space="0" w:color="auto"/>
            <w:bottom w:val="none" w:sz="0" w:space="0" w:color="auto"/>
            <w:right w:val="none" w:sz="0" w:space="0" w:color="auto"/>
          </w:divBdr>
        </w:div>
        <w:div w:id="1793476997">
          <w:marLeft w:val="480"/>
          <w:marRight w:val="0"/>
          <w:marTop w:val="0"/>
          <w:marBottom w:val="0"/>
          <w:divBdr>
            <w:top w:val="none" w:sz="0" w:space="0" w:color="auto"/>
            <w:left w:val="none" w:sz="0" w:space="0" w:color="auto"/>
            <w:bottom w:val="none" w:sz="0" w:space="0" w:color="auto"/>
            <w:right w:val="none" w:sz="0" w:space="0" w:color="auto"/>
          </w:divBdr>
        </w:div>
        <w:div w:id="1793787290">
          <w:marLeft w:val="480"/>
          <w:marRight w:val="0"/>
          <w:marTop w:val="0"/>
          <w:marBottom w:val="0"/>
          <w:divBdr>
            <w:top w:val="none" w:sz="0" w:space="0" w:color="auto"/>
            <w:left w:val="none" w:sz="0" w:space="0" w:color="auto"/>
            <w:bottom w:val="none" w:sz="0" w:space="0" w:color="auto"/>
            <w:right w:val="none" w:sz="0" w:space="0" w:color="auto"/>
          </w:divBdr>
        </w:div>
        <w:div w:id="1841115209">
          <w:marLeft w:val="480"/>
          <w:marRight w:val="0"/>
          <w:marTop w:val="0"/>
          <w:marBottom w:val="0"/>
          <w:divBdr>
            <w:top w:val="none" w:sz="0" w:space="0" w:color="auto"/>
            <w:left w:val="none" w:sz="0" w:space="0" w:color="auto"/>
            <w:bottom w:val="none" w:sz="0" w:space="0" w:color="auto"/>
            <w:right w:val="none" w:sz="0" w:space="0" w:color="auto"/>
          </w:divBdr>
        </w:div>
        <w:div w:id="1870561258">
          <w:marLeft w:val="480"/>
          <w:marRight w:val="0"/>
          <w:marTop w:val="0"/>
          <w:marBottom w:val="0"/>
          <w:divBdr>
            <w:top w:val="none" w:sz="0" w:space="0" w:color="auto"/>
            <w:left w:val="none" w:sz="0" w:space="0" w:color="auto"/>
            <w:bottom w:val="none" w:sz="0" w:space="0" w:color="auto"/>
            <w:right w:val="none" w:sz="0" w:space="0" w:color="auto"/>
          </w:divBdr>
        </w:div>
        <w:div w:id="1893612366">
          <w:marLeft w:val="480"/>
          <w:marRight w:val="0"/>
          <w:marTop w:val="0"/>
          <w:marBottom w:val="0"/>
          <w:divBdr>
            <w:top w:val="none" w:sz="0" w:space="0" w:color="auto"/>
            <w:left w:val="none" w:sz="0" w:space="0" w:color="auto"/>
            <w:bottom w:val="none" w:sz="0" w:space="0" w:color="auto"/>
            <w:right w:val="none" w:sz="0" w:space="0" w:color="auto"/>
          </w:divBdr>
        </w:div>
        <w:div w:id="1903060325">
          <w:marLeft w:val="480"/>
          <w:marRight w:val="0"/>
          <w:marTop w:val="0"/>
          <w:marBottom w:val="0"/>
          <w:divBdr>
            <w:top w:val="none" w:sz="0" w:space="0" w:color="auto"/>
            <w:left w:val="none" w:sz="0" w:space="0" w:color="auto"/>
            <w:bottom w:val="none" w:sz="0" w:space="0" w:color="auto"/>
            <w:right w:val="none" w:sz="0" w:space="0" w:color="auto"/>
          </w:divBdr>
        </w:div>
        <w:div w:id="1975746083">
          <w:marLeft w:val="480"/>
          <w:marRight w:val="0"/>
          <w:marTop w:val="0"/>
          <w:marBottom w:val="0"/>
          <w:divBdr>
            <w:top w:val="none" w:sz="0" w:space="0" w:color="auto"/>
            <w:left w:val="none" w:sz="0" w:space="0" w:color="auto"/>
            <w:bottom w:val="none" w:sz="0" w:space="0" w:color="auto"/>
            <w:right w:val="none" w:sz="0" w:space="0" w:color="auto"/>
          </w:divBdr>
        </w:div>
        <w:div w:id="2013793371">
          <w:marLeft w:val="480"/>
          <w:marRight w:val="0"/>
          <w:marTop w:val="0"/>
          <w:marBottom w:val="0"/>
          <w:divBdr>
            <w:top w:val="none" w:sz="0" w:space="0" w:color="auto"/>
            <w:left w:val="none" w:sz="0" w:space="0" w:color="auto"/>
            <w:bottom w:val="none" w:sz="0" w:space="0" w:color="auto"/>
            <w:right w:val="none" w:sz="0" w:space="0" w:color="auto"/>
          </w:divBdr>
        </w:div>
        <w:div w:id="2039501086">
          <w:marLeft w:val="480"/>
          <w:marRight w:val="0"/>
          <w:marTop w:val="0"/>
          <w:marBottom w:val="0"/>
          <w:divBdr>
            <w:top w:val="none" w:sz="0" w:space="0" w:color="auto"/>
            <w:left w:val="none" w:sz="0" w:space="0" w:color="auto"/>
            <w:bottom w:val="none" w:sz="0" w:space="0" w:color="auto"/>
            <w:right w:val="none" w:sz="0" w:space="0" w:color="auto"/>
          </w:divBdr>
        </w:div>
        <w:div w:id="2095085441">
          <w:marLeft w:val="480"/>
          <w:marRight w:val="0"/>
          <w:marTop w:val="0"/>
          <w:marBottom w:val="0"/>
          <w:divBdr>
            <w:top w:val="none" w:sz="0" w:space="0" w:color="auto"/>
            <w:left w:val="none" w:sz="0" w:space="0" w:color="auto"/>
            <w:bottom w:val="none" w:sz="0" w:space="0" w:color="auto"/>
            <w:right w:val="none" w:sz="0" w:space="0" w:color="auto"/>
          </w:divBdr>
        </w:div>
        <w:div w:id="2095317228">
          <w:marLeft w:val="480"/>
          <w:marRight w:val="0"/>
          <w:marTop w:val="0"/>
          <w:marBottom w:val="0"/>
          <w:divBdr>
            <w:top w:val="none" w:sz="0" w:space="0" w:color="auto"/>
            <w:left w:val="none" w:sz="0" w:space="0" w:color="auto"/>
            <w:bottom w:val="none" w:sz="0" w:space="0" w:color="auto"/>
            <w:right w:val="none" w:sz="0" w:space="0" w:color="auto"/>
          </w:divBdr>
        </w:div>
        <w:div w:id="2120056607">
          <w:marLeft w:val="480"/>
          <w:marRight w:val="0"/>
          <w:marTop w:val="0"/>
          <w:marBottom w:val="0"/>
          <w:divBdr>
            <w:top w:val="none" w:sz="0" w:space="0" w:color="auto"/>
            <w:left w:val="none" w:sz="0" w:space="0" w:color="auto"/>
            <w:bottom w:val="none" w:sz="0" w:space="0" w:color="auto"/>
            <w:right w:val="none" w:sz="0" w:space="0" w:color="auto"/>
          </w:divBdr>
        </w:div>
      </w:divsChild>
    </w:div>
    <w:div w:id="257642708">
      <w:bodyDiv w:val="1"/>
      <w:marLeft w:val="0"/>
      <w:marRight w:val="0"/>
      <w:marTop w:val="0"/>
      <w:marBottom w:val="0"/>
      <w:divBdr>
        <w:top w:val="none" w:sz="0" w:space="0" w:color="auto"/>
        <w:left w:val="none" w:sz="0" w:space="0" w:color="auto"/>
        <w:bottom w:val="none" w:sz="0" w:space="0" w:color="auto"/>
        <w:right w:val="none" w:sz="0" w:space="0" w:color="auto"/>
      </w:divBdr>
    </w:div>
    <w:div w:id="263152929">
      <w:bodyDiv w:val="1"/>
      <w:marLeft w:val="0"/>
      <w:marRight w:val="0"/>
      <w:marTop w:val="0"/>
      <w:marBottom w:val="0"/>
      <w:divBdr>
        <w:top w:val="none" w:sz="0" w:space="0" w:color="auto"/>
        <w:left w:val="none" w:sz="0" w:space="0" w:color="auto"/>
        <w:bottom w:val="none" w:sz="0" w:space="0" w:color="auto"/>
        <w:right w:val="none" w:sz="0" w:space="0" w:color="auto"/>
      </w:divBdr>
    </w:div>
    <w:div w:id="267930678">
      <w:bodyDiv w:val="1"/>
      <w:marLeft w:val="0"/>
      <w:marRight w:val="0"/>
      <w:marTop w:val="0"/>
      <w:marBottom w:val="0"/>
      <w:divBdr>
        <w:top w:val="none" w:sz="0" w:space="0" w:color="auto"/>
        <w:left w:val="none" w:sz="0" w:space="0" w:color="auto"/>
        <w:bottom w:val="none" w:sz="0" w:space="0" w:color="auto"/>
        <w:right w:val="none" w:sz="0" w:space="0" w:color="auto"/>
      </w:divBdr>
    </w:div>
    <w:div w:id="269359651">
      <w:bodyDiv w:val="1"/>
      <w:marLeft w:val="0"/>
      <w:marRight w:val="0"/>
      <w:marTop w:val="0"/>
      <w:marBottom w:val="0"/>
      <w:divBdr>
        <w:top w:val="none" w:sz="0" w:space="0" w:color="auto"/>
        <w:left w:val="none" w:sz="0" w:space="0" w:color="auto"/>
        <w:bottom w:val="none" w:sz="0" w:space="0" w:color="auto"/>
        <w:right w:val="none" w:sz="0" w:space="0" w:color="auto"/>
      </w:divBdr>
    </w:div>
    <w:div w:id="279651127">
      <w:bodyDiv w:val="1"/>
      <w:marLeft w:val="0"/>
      <w:marRight w:val="0"/>
      <w:marTop w:val="0"/>
      <w:marBottom w:val="0"/>
      <w:divBdr>
        <w:top w:val="none" w:sz="0" w:space="0" w:color="auto"/>
        <w:left w:val="none" w:sz="0" w:space="0" w:color="auto"/>
        <w:bottom w:val="none" w:sz="0" w:space="0" w:color="auto"/>
        <w:right w:val="none" w:sz="0" w:space="0" w:color="auto"/>
      </w:divBdr>
    </w:div>
    <w:div w:id="284386378">
      <w:bodyDiv w:val="1"/>
      <w:marLeft w:val="0"/>
      <w:marRight w:val="0"/>
      <w:marTop w:val="0"/>
      <w:marBottom w:val="0"/>
      <w:divBdr>
        <w:top w:val="none" w:sz="0" w:space="0" w:color="auto"/>
        <w:left w:val="none" w:sz="0" w:space="0" w:color="auto"/>
        <w:bottom w:val="none" w:sz="0" w:space="0" w:color="auto"/>
        <w:right w:val="none" w:sz="0" w:space="0" w:color="auto"/>
      </w:divBdr>
    </w:div>
    <w:div w:id="291250741">
      <w:bodyDiv w:val="1"/>
      <w:marLeft w:val="0"/>
      <w:marRight w:val="0"/>
      <w:marTop w:val="0"/>
      <w:marBottom w:val="0"/>
      <w:divBdr>
        <w:top w:val="none" w:sz="0" w:space="0" w:color="auto"/>
        <w:left w:val="none" w:sz="0" w:space="0" w:color="auto"/>
        <w:bottom w:val="none" w:sz="0" w:space="0" w:color="auto"/>
        <w:right w:val="none" w:sz="0" w:space="0" w:color="auto"/>
      </w:divBdr>
    </w:div>
    <w:div w:id="291331709">
      <w:bodyDiv w:val="1"/>
      <w:marLeft w:val="0"/>
      <w:marRight w:val="0"/>
      <w:marTop w:val="0"/>
      <w:marBottom w:val="0"/>
      <w:divBdr>
        <w:top w:val="none" w:sz="0" w:space="0" w:color="auto"/>
        <w:left w:val="none" w:sz="0" w:space="0" w:color="auto"/>
        <w:bottom w:val="none" w:sz="0" w:space="0" w:color="auto"/>
        <w:right w:val="none" w:sz="0" w:space="0" w:color="auto"/>
      </w:divBdr>
    </w:div>
    <w:div w:id="296224904">
      <w:bodyDiv w:val="1"/>
      <w:marLeft w:val="0"/>
      <w:marRight w:val="0"/>
      <w:marTop w:val="0"/>
      <w:marBottom w:val="0"/>
      <w:divBdr>
        <w:top w:val="none" w:sz="0" w:space="0" w:color="auto"/>
        <w:left w:val="none" w:sz="0" w:space="0" w:color="auto"/>
        <w:bottom w:val="none" w:sz="0" w:space="0" w:color="auto"/>
        <w:right w:val="none" w:sz="0" w:space="0" w:color="auto"/>
      </w:divBdr>
    </w:div>
    <w:div w:id="299460777">
      <w:bodyDiv w:val="1"/>
      <w:marLeft w:val="0"/>
      <w:marRight w:val="0"/>
      <w:marTop w:val="0"/>
      <w:marBottom w:val="0"/>
      <w:divBdr>
        <w:top w:val="none" w:sz="0" w:space="0" w:color="auto"/>
        <w:left w:val="none" w:sz="0" w:space="0" w:color="auto"/>
        <w:bottom w:val="none" w:sz="0" w:space="0" w:color="auto"/>
        <w:right w:val="none" w:sz="0" w:space="0" w:color="auto"/>
      </w:divBdr>
      <w:divsChild>
        <w:div w:id="1977685334">
          <w:marLeft w:val="480"/>
          <w:marRight w:val="0"/>
          <w:marTop w:val="0"/>
          <w:marBottom w:val="0"/>
          <w:divBdr>
            <w:top w:val="none" w:sz="0" w:space="0" w:color="auto"/>
            <w:left w:val="none" w:sz="0" w:space="0" w:color="auto"/>
            <w:bottom w:val="none" w:sz="0" w:space="0" w:color="auto"/>
            <w:right w:val="none" w:sz="0" w:space="0" w:color="auto"/>
          </w:divBdr>
        </w:div>
        <w:div w:id="308291893">
          <w:marLeft w:val="480"/>
          <w:marRight w:val="0"/>
          <w:marTop w:val="0"/>
          <w:marBottom w:val="0"/>
          <w:divBdr>
            <w:top w:val="none" w:sz="0" w:space="0" w:color="auto"/>
            <w:left w:val="none" w:sz="0" w:space="0" w:color="auto"/>
            <w:bottom w:val="none" w:sz="0" w:space="0" w:color="auto"/>
            <w:right w:val="none" w:sz="0" w:space="0" w:color="auto"/>
          </w:divBdr>
        </w:div>
        <w:div w:id="1889300568">
          <w:marLeft w:val="480"/>
          <w:marRight w:val="0"/>
          <w:marTop w:val="0"/>
          <w:marBottom w:val="0"/>
          <w:divBdr>
            <w:top w:val="none" w:sz="0" w:space="0" w:color="auto"/>
            <w:left w:val="none" w:sz="0" w:space="0" w:color="auto"/>
            <w:bottom w:val="none" w:sz="0" w:space="0" w:color="auto"/>
            <w:right w:val="none" w:sz="0" w:space="0" w:color="auto"/>
          </w:divBdr>
        </w:div>
        <w:div w:id="239947912">
          <w:marLeft w:val="480"/>
          <w:marRight w:val="0"/>
          <w:marTop w:val="0"/>
          <w:marBottom w:val="0"/>
          <w:divBdr>
            <w:top w:val="none" w:sz="0" w:space="0" w:color="auto"/>
            <w:left w:val="none" w:sz="0" w:space="0" w:color="auto"/>
            <w:bottom w:val="none" w:sz="0" w:space="0" w:color="auto"/>
            <w:right w:val="none" w:sz="0" w:space="0" w:color="auto"/>
          </w:divBdr>
        </w:div>
        <w:div w:id="2119988224">
          <w:marLeft w:val="480"/>
          <w:marRight w:val="0"/>
          <w:marTop w:val="0"/>
          <w:marBottom w:val="0"/>
          <w:divBdr>
            <w:top w:val="none" w:sz="0" w:space="0" w:color="auto"/>
            <w:left w:val="none" w:sz="0" w:space="0" w:color="auto"/>
            <w:bottom w:val="none" w:sz="0" w:space="0" w:color="auto"/>
            <w:right w:val="none" w:sz="0" w:space="0" w:color="auto"/>
          </w:divBdr>
        </w:div>
        <w:div w:id="1087963482">
          <w:marLeft w:val="480"/>
          <w:marRight w:val="0"/>
          <w:marTop w:val="0"/>
          <w:marBottom w:val="0"/>
          <w:divBdr>
            <w:top w:val="none" w:sz="0" w:space="0" w:color="auto"/>
            <w:left w:val="none" w:sz="0" w:space="0" w:color="auto"/>
            <w:bottom w:val="none" w:sz="0" w:space="0" w:color="auto"/>
            <w:right w:val="none" w:sz="0" w:space="0" w:color="auto"/>
          </w:divBdr>
        </w:div>
        <w:div w:id="1572229955">
          <w:marLeft w:val="480"/>
          <w:marRight w:val="0"/>
          <w:marTop w:val="0"/>
          <w:marBottom w:val="0"/>
          <w:divBdr>
            <w:top w:val="none" w:sz="0" w:space="0" w:color="auto"/>
            <w:left w:val="none" w:sz="0" w:space="0" w:color="auto"/>
            <w:bottom w:val="none" w:sz="0" w:space="0" w:color="auto"/>
            <w:right w:val="none" w:sz="0" w:space="0" w:color="auto"/>
          </w:divBdr>
        </w:div>
        <w:div w:id="1496144138">
          <w:marLeft w:val="480"/>
          <w:marRight w:val="0"/>
          <w:marTop w:val="0"/>
          <w:marBottom w:val="0"/>
          <w:divBdr>
            <w:top w:val="none" w:sz="0" w:space="0" w:color="auto"/>
            <w:left w:val="none" w:sz="0" w:space="0" w:color="auto"/>
            <w:bottom w:val="none" w:sz="0" w:space="0" w:color="auto"/>
            <w:right w:val="none" w:sz="0" w:space="0" w:color="auto"/>
          </w:divBdr>
        </w:div>
        <w:div w:id="55590418">
          <w:marLeft w:val="480"/>
          <w:marRight w:val="0"/>
          <w:marTop w:val="0"/>
          <w:marBottom w:val="0"/>
          <w:divBdr>
            <w:top w:val="none" w:sz="0" w:space="0" w:color="auto"/>
            <w:left w:val="none" w:sz="0" w:space="0" w:color="auto"/>
            <w:bottom w:val="none" w:sz="0" w:space="0" w:color="auto"/>
            <w:right w:val="none" w:sz="0" w:space="0" w:color="auto"/>
          </w:divBdr>
        </w:div>
        <w:div w:id="1121457726">
          <w:marLeft w:val="480"/>
          <w:marRight w:val="0"/>
          <w:marTop w:val="0"/>
          <w:marBottom w:val="0"/>
          <w:divBdr>
            <w:top w:val="none" w:sz="0" w:space="0" w:color="auto"/>
            <w:left w:val="none" w:sz="0" w:space="0" w:color="auto"/>
            <w:bottom w:val="none" w:sz="0" w:space="0" w:color="auto"/>
            <w:right w:val="none" w:sz="0" w:space="0" w:color="auto"/>
          </w:divBdr>
        </w:div>
        <w:div w:id="1659261892">
          <w:marLeft w:val="480"/>
          <w:marRight w:val="0"/>
          <w:marTop w:val="0"/>
          <w:marBottom w:val="0"/>
          <w:divBdr>
            <w:top w:val="none" w:sz="0" w:space="0" w:color="auto"/>
            <w:left w:val="none" w:sz="0" w:space="0" w:color="auto"/>
            <w:bottom w:val="none" w:sz="0" w:space="0" w:color="auto"/>
            <w:right w:val="none" w:sz="0" w:space="0" w:color="auto"/>
          </w:divBdr>
        </w:div>
        <w:div w:id="444152599">
          <w:marLeft w:val="480"/>
          <w:marRight w:val="0"/>
          <w:marTop w:val="0"/>
          <w:marBottom w:val="0"/>
          <w:divBdr>
            <w:top w:val="none" w:sz="0" w:space="0" w:color="auto"/>
            <w:left w:val="none" w:sz="0" w:space="0" w:color="auto"/>
            <w:bottom w:val="none" w:sz="0" w:space="0" w:color="auto"/>
            <w:right w:val="none" w:sz="0" w:space="0" w:color="auto"/>
          </w:divBdr>
        </w:div>
        <w:div w:id="1779639136">
          <w:marLeft w:val="480"/>
          <w:marRight w:val="0"/>
          <w:marTop w:val="0"/>
          <w:marBottom w:val="0"/>
          <w:divBdr>
            <w:top w:val="none" w:sz="0" w:space="0" w:color="auto"/>
            <w:left w:val="none" w:sz="0" w:space="0" w:color="auto"/>
            <w:bottom w:val="none" w:sz="0" w:space="0" w:color="auto"/>
            <w:right w:val="none" w:sz="0" w:space="0" w:color="auto"/>
          </w:divBdr>
        </w:div>
        <w:div w:id="592126907">
          <w:marLeft w:val="480"/>
          <w:marRight w:val="0"/>
          <w:marTop w:val="0"/>
          <w:marBottom w:val="0"/>
          <w:divBdr>
            <w:top w:val="none" w:sz="0" w:space="0" w:color="auto"/>
            <w:left w:val="none" w:sz="0" w:space="0" w:color="auto"/>
            <w:bottom w:val="none" w:sz="0" w:space="0" w:color="auto"/>
            <w:right w:val="none" w:sz="0" w:space="0" w:color="auto"/>
          </w:divBdr>
        </w:div>
        <w:div w:id="1129544098">
          <w:marLeft w:val="480"/>
          <w:marRight w:val="0"/>
          <w:marTop w:val="0"/>
          <w:marBottom w:val="0"/>
          <w:divBdr>
            <w:top w:val="none" w:sz="0" w:space="0" w:color="auto"/>
            <w:left w:val="none" w:sz="0" w:space="0" w:color="auto"/>
            <w:bottom w:val="none" w:sz="0" w:space="0" w:color="auto"/>
            <w:right w:val="none" w:sz="0" w:space="0" w:color="auto"/>
          </w:divBdr>
        </w:div>
        <w:div w:id="1923176742">
          <w:marLeft w:val="480"/>
          <w:marRight w:val="0"/>
          <w:marTop w:val="0"/>
          <w:marBottom w:val="0"/>
          <w:divBdr>
            <w:top w:val="none" w:sz="0" w:space="0" w:color="auto"/>
            <w:left w:val="none" w:sz="0" w:space="0" w:color="auto"/>
            <w:bottom w:val="none" w:sz="0" w:space="0" w:color="auto"/>
            <w:right w:val="none" w:sz="0" w:space="0" w:color="auto"/>
          </w:divBdr>
        </w:div>
        <w:div w:id="762149198">
          <w:marLeft w:val="480"/>
          <w:marRight w:val="0"/>
          <w:marTop w:val="0"/>
          <w:marBottom w:val="0"/>
          <w:divBdr>
            <w:top w:val="none" w:sz="0" w:space="0" w:color="auto"/>
            <w:left w:val="none" w:sz="0" w:space="0" w:color="auto"/>
            <w:bottom w:val="none" w:sz="0" w:space="0" w:color="auto"/>
            <w:right w:val="none" w:sz="0" w:space="0" w:color="auto"/>
          </w:divBdr>
        </w:div>
        <w:div w:id="1447390692">
          <w:marLeft w:val="480"/>
          <w:marRight w:val="0"/>
          <w:marTop w:val="0"/>
          <w:marBottom w:val="0"/>
          <w:divBdr>
            <w:top w:val="none" w:sz="0" w:space="0" w:color="auto"/>
            <w:left w:val="none" w:sz="0" w:space="0" w:color="auto"/>
            <w:bottom w:val="none" w:sz="0" w:space="0" w:color="auto"/>
            <w:right w:val="none" w:sz="0" w:space="0" w:color="auto"/>
          </w:divBdr>
        </w:div>
        <w:div w:id="1629165700">
          <w:marLeft w:val="480"/>
          <w:marRight w:val="0"/>
          <w:marTop w:val="0"/>
          <w:marBottom w:val="0"/>
          <w:divBdr>
            <w:top w:val="none" w:sz="0" w:space="0" w:color="auto"/>
            <w:left w:val="none" w:sz="0" w:space="0" w:color="auto"/>
            <w:bottom w:val="none" w:sz="0" w:space="0" w:color="auto"/>
            <w:right w:val="none" w:sz="0" w:space="0" w:color="auto"/>
          </w:divBdr>
        </w:div>
        <w:div w:id="325287899">
          <w:marLeft w:val="480"/>
          <w:marRight w:val="0"/>
          <w:marTop w:val="0"/>
          <w:marBottom w:val="0"/>
          <w:divBdr>
            <w:top w:val="none" w:sz="0" w:space="0" w:color="auto"/>
            <w:left w:val="none" w:sz="0" w:space="0" w:color="auto"/>
            <w:bottom w:val="none" w:sz="0" w:space="0" w:color="auto"/>
            <w:right w:val="none" w:sz="0" w:space="0" w:color="auto"/>
          </w:divBdr>
        </w:div>
        <w:div w:id="671369598">
          <w:marLeft w:val="480"/>
          <w:marRight w:val="0"/>
          <w:marTop w:val="0"/>
          <w:marBottom w:val="0"/>
          <w:divBdr>
            <w:top w:val="none" w:sz="0" w:space="0" w:color="auto"/>
            <w:left w:val="none" w:sz="0" w:space="0" w:color="auto"/>
            <w:bottom w:val="none" w:sz="0" w:space="0" w:color="auto"/>
            <w:right w:val="none" w:sz="0" w:space="0" w:color="auto"/>
          </w:divBdr>
        </w:div>
        <w:div w:id="2103842080">
          <w:marLeft w:val="480"/>
          <w:marRight w:val="0"/>
          <w:marTop w:val="0"/>
          <w:marBottom w:val="0"/>
          <w:divBdr>
            <w:top w:val="none" w:sz="0" w:space="0" w:color="auto"/>
            <w:left w:val="none" w:sz="0" w:space="0" w:color="auto"/>
            <w:bottom w:val="none" w:sz="0" w:space="0" w:color="auto"/>
            <w:right w:val="none" w:sz="0" w:space="0" w:color="auto"/>
          </w:divBdr>
        </w:div>
        <w:div w:id="1986884508">
          <w:marLeft w:val="480"/>
          <w:marRight w:val="0"/>
          <w:marTop w:val="0"/>
          <w:marBottom w:val="0"/>
          <w:divBdr>
            <w:top w:val="none" w:sz="0" w:space="0" w:color="auto"/>
            <w:left w:val="none" w:sz="0" w:space="0" w:color="auto"/>
            <w:bottom w:val="none" w:sz="0" w:space="0" w:color="auto"/>
            <w:right w:val="none" w:sz="0" w:space="0" w:color="auto"/>
          </w:divBdr>
        </w:div>
        <w:div w:id="1245065911">
          <w:marLeft w:val="480"/>
          <w:marRight w:val="0"/>
          <w:marTop w:val="0"/>
          <w:marBottom w:val="0"/>
          <w:divBdr>
            <w:top w:val="none" w:sz="0" w:space="0" w:color="auto"/>
            <w:left w:val="none" w:sz="0" w:space="0" w:color="auto"/>
            <w:bottom w:val="none" w:sz="0" w:space="0" w:color="auto"/>
            <w:right w:val="none" w:sz="0" w:space="0" w:color="auto"/>
          </w:divBdr>
        </w:div>
        <w:div w:id="527449252">
          <w:marLeft w:val="480"/>
          <w:marRight w:val="0"/>
          <w:marTop w:val="0"/>
          <w:marBottom w:val="0"/>
          <w:divBdr>
            <w:top w:val="none" w:sz="0" w:space="0" w:color="auto"/>
            <w:left w:val="none" w:sz="0" w:space="0" w:color="auto"/>
            <w:bottom w:val="none" w:sz="0" w:space="0" w:color="auto"/>
            <w:right w:val="none" w:sz="0" w:space="0" w:color="auto"/>
          </w:divBdr>
        </w:div>
        <w:div w:id="1775974016">
          <w:marLeft w:val="480"/>
          <w:marRight w:val="0"/>
          <w:marTop w:val="0"/>
          <w:marBottom w:val="0"/>
          <w:divBdr>
            <w:top w:val="none" w:sz="0" w:space="0" w:color="auto"/>
            <w:left w:val="none" w:sz="0" w:space="0" w:color="auto"/>
            <w:bottom w:val="none" w:sz="0" w:space="0" w:color="auto"/>
            <w:right w:val="none" w:sz="0" w:space="0" w:color="auto"/>
          </w:divBdr>
        </w:div>
        <w:div w:id="1899366329">
          <w:marLeft w:val="480"/>
          <w:marRight w:val="0"/>
          <w:marTop w:val="0"/>
          <w:marBottom w:val="0"/>
          <w:divBdr>
            <w:top w:val="none" w:sz="0" w:space="0" w:color="auto"/>
            <w:left w:val="none" w:sz="0" w:space="0" w:color="auto"/>
            <w:bottom w:val="none" w:sz="0" w:space="0" w:color="auto"/>
            <w:right w:val="none" w:sz="0" w:space="0" w:color="auto"/>
          </w:divBdr>
        </w:div>
        <w:div w:id="1346906143">
          <w:marLeft w:val="480"/>
          <w:marRight w:val="0"/>
          <w:marTop w:val="0"/>
          <w:marBottom w:val="0"/>
          <w:divBdr>
            <w:top w:val="none" w:sz="0" w:space="0" w:color="auto"/>
            <w:left w:val="none" w:sz="0" w:space="0" w:color="auto"/>
            <w:bottom w:val="none" w:sz="0" w:space="0" w:color="auto"/>
            <w:right w:val="none" w:sz="0" w:space="0" w:color="auto"/>
          </w:divBdr>
        </w:div>
        <w:div w:id="1237782782">
          <w:marLeft w:val="480"/>
          <w:marRight w:val="0"/>
          <w:marTop w:val="0"/>
          <w:marBottom w:val="0"/>
          <w:divBdr>
            <w:top w:val="none" w:sz="0" w:space="0" w:color="auto"/>
            <w:left w:val="none" w:sz="0" w:space="0" w:color="auto"/>
            <w:bottom w:val="none" w:sz="0" w:space="0" w:color="auto"/>
            <w:right w:val="none" w:sz="0" w:space="0" w:color="auto"/>
          </w:divBdr>
        </w:div>
        <w:div w:id="2059813710">
          <w:marLeft w:val="480"/>
          <w:marRight w:val="0"/>
          <w:marTop w:val="0"/>
          <w:marBottom w:val="0"/>
          <w:divBdr>
            <w:top w:val="none" w:sz="0" w:space="0" w:color="auto"/>
            <w:left w:val="none" w:sz="0" w:space="0" w:color="auto"/>
            <w:bottom w:val="none" w:sz="0" w:space="0" w:color="auto"/>
            <w:right w:val="none" w:sz="0" w:space="0" w:color="auto"/>
          </w:divBdr>
        </w:div>
        <w:div w:id="463625303">
          <w:marLeft w:val="480"/>
          <w:marRight w:val="0"/>
          <w:marTop w:val="0"/>
          <w:marBottom w:val="0"/>
          <w:divBdr>
            <w:top w:val="none" w:sz="0" w:space="0" w:color="auto"/>
            <w:left w:val="none" w:sz="0" w:space="0" w:color="auto"/>
            <w:bottom w:val="none" w:sz="0" w:space="0" w:color="auto"/>
            <w:right w:val="none" w:sz="0" w:space="0" w:color="auto"/>
          </w:divBdr>
        </w:div>
        <w:div w:id="539709941">
          <w:marLeft w:val="480"/>
          <w:marRight w:val="0"/>
          <w:marTop w:val="0"/>
          <w:marBottom w:val="0"/>
          <w:divBdr>
            <w:top w:val="none" w:sz="0" w:space="0" w:color="auto"/>
            <w:left w:val="none" w:sz="0" w:space="0" w:color="auto"/>
            <w:bottom w:val="none" w:sz="0" w:space="0" w:color="auto"/>
            <w:right w:val="none" w:sz="0" w:space="0" w:color="auto"/>
          </w:divBdr>
        </w:div>
        <w:div w:id="1223834967">
          <w:marLeft w:val="480"/>
          <w:marRight w:val="0"/>
          <w:marTop w:val="0"/>
          <w:marBottom w:val="0"/>
          <w:divBdr>
            <w:top w:val="none" w:sz="0" w:space="0" w:color="auto"/>
            <w:left w:val="none" w:sz="0" w:space="0" w:color="auto"/>
            <w:bottom w:val="none" w:sz="0" w:space="0" w:color="auto"/>
            <w:right w:val="none" w:sz="0" w:space="0" w:color="auto"/>
          </w:divBdr>
        </w:div>
        <w:div w:id="1268275681">
          <w:marLeft w:val="480"/>
          <w:marRight w:val="0"/>
          <w:marTop w:val="0"/>
          <w:marBottom w:val="0"/>
          <w:divBdr>
            <w:top w:val="none" w:sz="0" w:space="0" w:color="auto"/>
            <w:left w:val="none" w:sz="0" w:space="0" w:color="auto"/>
            <w:bottom w:val="none" w:sz="0" w:space="0" w:color="auto"/>
            <w:right w:val="none" w:sz="0" w:space="0" w:color="auto"/>
          </w:divBdr>
        </w:div>
        <w:div w:id="758598093">
          <w:marLeft w:val="480"/>
          <w:marRight w:val="0"/>
          <w:marTop w:val="0"/>
          <w:marBottom w:val="0"/>
          <w:divBdr>
            <w:top w:val="none" w:sz="0" w:space="0" w:color="auto"/>
            <w:left w:val="none" w:sz="0" w:space="0" w:color="auto"/>
            <w:bottom w:val="none" w:sz="0" w:space="0" w:color="auto"/>
            <w:right w:val="none" w:sz="0" w:space="0" w:color="auto"/>
          </w:divBdr>
        </w:div>
        <w:div w:id="1250886980">
          <w:marLeft w:val="480"/>
          <w:marRight w:val="0"/>
          <w:marTop w:val="0"/>
          <w:marBottom w:val="0"/>
          <w:divBdr>
            <w:top w:val="none" w:sz="0" w:space="0" w:color="auto"/>
            <w:left w:val="none" w:sz="0" w:space="0" w:color="auto"/>
            <w:bottom w:val="none" w:sz="0" w:space="0" w:color="auto"/>
            <w:right w:val="none" w:sz="0" w:space="0" w:color="auto"/>
          </w:divBdr>
        </w:div>
        <w:div w:id="2059934802">
          <w:marLeft w:val="480"/>
          <w:marRight w:val="0"/>
          <w:marTop w:val="0"/>
          <w:marBottom w:val="0"/>
          <w:divBdr>
            <w:top w:val="none" w:sz="0" w:space="0" w:color="auto"/>
            <w:left w:val="none" w:sz="0" w:space="0" w:color="auto"/>
            <w:bottom w:val="none" w:sz="0" w:space="0" w:color="auto"/>
            <w:right w:val="none" w:sz="0" w:space="0" w:color="auto"/>
          </w:divBdr>
        </w:div>
        <w:div w:id="370692817">
          <w:marLeft w:val="480"/>
          <w:marRight w:val="0"/>
          <w:marTop w:val="0"/>
          <w:marBottom w:val="0"/>
          <w:divBdr>
            <w:top w:val="none" w:sz="0" w:space="0" w:color="auto"/>
            <w:left w:val="none" w:sz="0" w:space="0" w:color="auto"/>
            <w:bottom w:val="none" w:sz="0" w:space="0" w:color="auto"/>
            <w:right w:val="none" w:sz="0" w:space="0" w:color="auto"/>
          </w:divBdr>
        </w:div>
        <w:div w:id="1026827150">
          <w:marLeft w:val="480"/>
          <w:marRight w:val="0"/>
          <w:marTop w:val="0"/>
          <w:marBottom w:val="0"/>
          <w:divBdr>
            <w:top w:val="none" w:sz="0" w:space="0" w:color="auto"/>
            <w:left w:val="none" w:sz="0" w:space="0" w:color="auto"/>
            <w:bottom w:val="none" w:sz="0" w:space="0" w:color="auto"/>
            <w:right w:val="none" w:sz="0" w:space="0" w:color="auto"/>
          </w:divBdr>
        </w:div>
        <w:div w:id="236331194">
          <w:marLeft w:val="480"/>
          <w:marRight w:val="0"/>
          <w:marTop w:val="0"/>
          <w:marBottom w:val="0"/>
          <w:divBdr>
            <w:top w:val="none" w:sz="0" w:space="0" w:color="auto"/>
            <w:left w:val="none" w:sz="0" w:space="0" w:color="auto"/>
            <w:bottom w:val="none" w:sz="0" w:space="0" w:color="auto"/>
            <w:right w:val="none" w:sz="0" w:space="0" w:color="auto"/>
          </w:divBdr>
        </w:div>
        <w:div w:id="302199137">
          <w:marLeft w:val="480"/>
          <w:marRight w:val="0"/>
          <w:marTop w:val="0"/>
          <w:marBottom w:val="0"/>
          <w:divBdr>
            <w:top w:val="none" w:sz="0" w:space="0" w:color="auto"/>
            <w:left w:val="none" w:sz="0" w:space="0" w:color="auto"/>
            <w:bottom w:val="none" w:sz="0" w:space="0" w:color="auto"/>
            <w:right w:val="none" w:sz="0" w:space="0" w:color="auto"/>
          </w:divBdr>
        </w:div>
        <w:div w:id="2107192793">
          <w:marLeft w:val="480"/>
          <w:marRight w:val="0"/>
          <w:marTop w:val="0"/>
          <w:marBottom w:val="0"/>
          <w:divBdr>
            <w:top w:val="none" w:sz="0" w:space="0" w:color="auto"/>
            <w:left w:val="none" w:sz="0" w:space="0" w:color="auto"/>
            <w:bottom w:val="none" w:sz="0" w:space="0" w:color="auto"/>
            <w:right w:val="none" w:sz="0" w:space="0" w:color="auto"/>
          </w:divBdr>
        </w:div>
        <w:div w:id="1260286546">
          <w:marLeft w:val="480"/>
          <w:marRight w:val="0"/>
          <w:marTop w:val="0"/>
          <w:marBottom w:val="0"/>
          <w:divBdr>
            <w:top w:val="none" w:sz="0" w:space="0" w:color="auto"/>
            <w:left w:val="none" w:sz="0" w:space="0" w:color="auto"/>
            <w:bottom w:val="none" w:sz="0" w:space="0" w:color="auto"/>
            <w:right w:val="none" w:sz="0" w:space="0" w:color="auto"/>
          </w:divBdr>
        </w:div>
        <w:div w:id="1784230677">
          <w:marLeft w:val="480"/>
          <w:marRight w:val="0"/>
          <w:marTop w:val="0"/>
          <w:marBottom w:val="0"/>
          <w:divBdr>
            <w:top w:val="none" w:sz="0" w:space="0" w:color="auto"/>
            <w:left w:val="none" w:sz="0" w:space="0" w:color="auto"/>
            <w:bottom w:val="none" w:sz="0" w:space="0" w:color="auto"/>
            <w:right w:val="none" w:sz="0" w:space="0" w:color="auto"/>
          </w:divBdr>
        </w:div>
        <w:div w:id="1227182468">
          <w:marLeft w:val="480"/>
          <w:marRight w:val="0"/>
          <w:marTop w:val="0"/>
          <w:marBottom w:val="0"/>
          <w:divBdr>
            <w:top w:val="none" w:sz="0" w:space="0" w:color="auto"/>
            <w:left w:val="none" w:sz="0" w:space="0" w:color="auto"/>
            <w:bottom w:val="none" w:sz="0" w:space="0" w:color="auto"/>
            <w:right w:val="none" w:sz="0" w:space="0" w:color="auto"/>
          </w:divBdr>
        </w:div>
        <w:div w:id="1682581246">
          <w:marLeft w:val="480"/>
          <w:marRight w:val="0"/>
          <w:marTop w:val="0"/>
          <w:marBottom w:val="0"/>
          <w:divBdr>
            <w:top w:val="none" w:sz="0" w:space="0" w:color="auto"/>
            <w:left w:val="none" w:sz="0" w:space="0" w:color="auto"/>
            <w:bottom w:val="none" w:sz="0" w:space="0" w:color="auto"/>
            <w:right w:val="none" w:sz="0" w:space="0" w:color="auto"/>
          </w:divBdr>
        </w:div>
        <w:div w:id="1814633679">
          <w:marLeft w:val="480"/>
          <w:marRight w:val="0"/>
          <w:marTop w:val="0"/>
          <w:marBottom w:val="0"/>
          <w:divBdr>
            <w:top w:val="none" w:sz="0" w:space="0" w:color="auto"/>
            <w:left w:val="none" w:sz="0" w:space="0" w:color="auto"/>
            <w:bottom w:val="none" w:sz="0" w:space="0" w:color="auto"/>
            <w:right w:val="none" w:sz="0" w:space="0" w:color="auto"/>
          </w:divBdr>
        </w:div>
        <w:div w:id="1352296937">
          <w:marLeft w:val="480"/>
          <w:marRight w:val="0"/>
          <w:marTop w:val="0"/>
          <w:marBottom w:val="0"/>
          <w:divBdr>
            <w:top w:val="none" w:sz="0" w:space="0" w:color="auto"/>
            <w:left w:val="none" w:sz="0" w:space="0" w:color="auto"/>
            <w:bottom w:val="none" w:sz="0" w:space="0" w:color="auto"/>
            <w:right w:val="none" w:sz="0" w:space="0" w:color="auto"/>
          </w:divBdr>
        </w:div>
        <w:div w:id="666978465">
          <w:marLeft w:val="480"/>
          <w:marRight w:val="0"/>
          <w:marTop w:val="0"/>
          <w:marBottom w:val="0"/>
          <w:divBdr>
            <w:top w:val="none" w:sz="0" w:space="0" w:color="auto"/>
            <w:left w:val="none" w:sz="0" w:space="0" w:color="auto"/>
            <w:bottom w:val="none" w:sz="0" w:space="0" w:color="auto"/>
            <w:right w:val="none" w:sz="0" w:space="0" w:color="auto"/>
          </w:divBdr>
        </w:div>
        <w:div w:id="1687058815">
          <w:marLeft w:val="480"/>
          <w:marRight w:val="0"/>
          <w:marTop w:val="0"/>
          <w:marBottom w:val="0"/>
          <w:divBdr>
            <w:top w:val="none" w:sz="0" w:space="0" w:color="auto"/>
            <w:left w:val="none" w:sz="0" w:space="0" w:color="auto"/>
            <w:bottom w:val="none" w:sz="0" w:space="0" w:color="auto"/>
            <w:right w:val="none" w:sz="0" w:space="0" w:color="auto"/>
          </w:divBdr>
        </w:div>
        <w:div w:id="628439835">
          <w:marLeft w:val="480"/>
          <w:marRight w:val="0"/>
          <w:marTop w:val="0"/>
          <w:marBottom w:val="0"/>
          <w:divBdr>
            <w:top w:val="none" w:sz="0" w:space="0" w:color="auto"/>
            <w:left w:val="none" w:sz="0" w:space="0" w:color="auto"/>
            <w:bottom w:val="none" w:sz="0" w:space="0" w:color="auto"/>
            <w:right w:val="none" w:sz="0" w:space="0" w:color="auto"/>
          </w:divBdr>
        </w:div>
        <w:div w:id="316958914">
          <w:marLeft w:val="480"/>
          <w:marRight w:val="0"/>
          <w:marTop w:val="0"/>
          <w:marBottom w:val="0"/>
          <w:divBdr>
            <w:top w:val="none" w:sz="0" w:space="0" w:color="auto"/>
            <w:left w:val="none" w:sz="0" w:space="0" w:color="auto"/>
            <w:bottom w:val="none" w:sz="0" w:space="0" w:color="auto"/>
            <w:right w:val="none" w:sz="0" w:space="0" w:color="auto"/>
          </w:divBdr>
        </w:div>
        <w:div w:id="226494740">
          <w:marLeft w:val="480"/>
          <w:marRight w:val="0"/>
          <w:marTop w:val="0"/>
          <w:marBottom w:val="0"/>
          <w:divBdr>
            <w:top w:val="none" w:sz="0" w:space="0" w:color="auto"/>
            <w:left w:val="none" w:sz="0" w:space="0" w:color="auto"/>
            <w:bottom w:val="none" w:sz="0" w:space="0" w:color="auto"/>
            <w:right w:val="none" w:sz="0" w:space="0" w:color="auto"/>
          </w:divBdr>
        </w:div>
        <w:div w:id="1606116716">
          <w:marLeft w:val="480"/>
          <w:marRight w:val="0"/>
          <w:marTop w:val="0"/>
          <w:marBottom w:val="0"/>
          <w:divBdr>
            <w:top w:val="none" w:sz="0" w:space="0" w:color="auto"/>
            <w:left w:val="none" w:sz="0" w:space="0" w:color="auto"/>
            <w:bottom w:val="none" w:sz="0" w:space="0" w:color="auto"/>
            <w:right w:val="none" w:sz="0" w:space="0" w:color="auto"/>
          </w:divBdr>
        </w:div>
      </w:divsChild>
    </w:div>
    <w:div w:id="301689599">
      <w:bodyDiv w:val="1"/>
      <w:marLeft w:val="0"/>
      <w:marRight w:val="0"/>
      <w:marTop w:val="0"/>
      <w:marBottom w:val="0"/>
      <w:divBdr>
        <w:top w:val="none" w:sz="0" w:space="0" w:color="auto"/>
        <w:left w:val="none" w:sz="0" w:space="0" w:color="auto"/>
        <w:bottom w:val="none" w:sz="0" w:space="0" w:color="auto"/>
        <w:right w:val="none" w:sz="0" w:space="0" w:color="auto"/>
      </w:divBdr>
    </w:div>
    <w:div w:id="305939277">
      <w:bodyDiv w:val="1"/>
      <w:marLeft w:val="0"/>
      <w:marRight w:val="0"/>
      <w:marTop w:val="0"/>
      <w:marBottom w:val="0"/>
      <w:divBdr>
        <w:top w:val="none" w:sz="0" w:space="0" w:color="auto"/>
        <w:left w:val="none" w:sz="0" w:space="0" w:color="auto"/>
        <w:bottom w:val="none" w:sz="0" w:space="0" w:color="auto"/>
        <w:right w:val="none" w:sz="0" w:space="0" w:color="auto"/>
      </w:divBdr>
    </w:div>
    <w:div w:id="314456461">
      <w:bodyDiv w:val="1"/>
      <w:marLeft w:val="0"/>
      <w:marRight w:val="0"/>
      <w:marTop w:val="0"/>
      <w:marBottom w:val="0"/>
      <w:divBdr>
        <w:top w:val="none" w:sz="0" w:space="0" w:color="auto"/>
        <w:left w:val="none" w:sz="0" w:space="0" w:color="auto"/>
        <w:bottom w:val="none" w:sz="0" w:space="0" w:color="auto"/>
        <w:right w:val="none" w:sz="0" w:space="0" w:color="auto"/>
      </w:divBdr>
    </w:div>
    <w:div w:id="325982317">
      <w:bodyDiv w:val="1"/>
      <w:marLeft w:val="0"/>
      <w:marRight w:val="0"/>
      <w:marTop w:val="0"/>
      <w:marBottom w:val="0"/>
      <w:divBdr>
        <w:top w:val="none" w:sz="0" w:space="0" w:color="auto"/>
        <w:left w:val="none" w:sz="0" w:space="0" w:color="auto"/>
        <w:bottom w:val="none" w:sz="0" w:space="0" w:color="auto"/>
        <w:right w:val="none" w:sz="0" w:space="0" w:color="auto"/>
      </w:divBdr>
      <w:divsChild>
        <w:div w:id="1075712039">
          <w:marLeft w:val="480"/>
          <w:marRight w:val="0"/>
          <w:marTop w:val="0"/>
          <w:marBottom w:val="0"/>
          <w:divBdr>
            <w:top w:val="none" w:sz="0" w:space="0" w:color="auto"/>
            <w:left w:val="none" w:sz="0" w:space="0" w:color="auto"/>
            <w:bottom w:val="none" w:sz="0" w:space="0" w:color="auto"/>
            <w:right w:val="none" w:sz="0" w:space="0" w:color="auto"/>
          </w:divBdr>
        </w:div>
        <w:div w:id="1185942607">
          <w:marLeft w:val="480"/>
          <w:marRight w:val="0"/>
          <w:marTop w:val="0"/>
          <w:marBottom w:val="0"/>
          <w:divBdr>
            <w:top w:val="none" w:sz="0" w:space="0" w:color="auto"/>
            <w:left w:val="none" w:sz="0" w:space="0" w:color="auto"/>
            <w:bottom w:val="none" w:sz="0" w:space="0" w:color="auto"/>
            <w:right w:val="none" w:sz="0" w:space="0" w:color="auto"/>
          </w:divBdr>
        </w:div>
        <w:div w:id="1201429600">
          <w:marLeft w:val="480"/>
          <w:marRight w:val="0"/>
          <w:marTop w:val="0"/>
          <w:marBottom w:val="0"/>
          <w:divBdr>
            <w:top w:val="none" w:sz="0" w:space="0" w:color="auto"/>
            <w:left w:val="none" w:sz="0" w:space="0" w:color="auto"/>
            <w:bottom w:val="none" w:sz="0" w:space="0" w:color="auto"/>
            <w:right w:val="none" w:sz="0" w:space="0" w:color="auto"/>
          </w:divBdr>
        </w:div>
        <w:div w:id="1875801202">
          <w:marLeft w:val="480"/>
          <w:marRight w:val="0"/>
          <w:marTop w:val="0"/>
          <w:marBottom w:val="0"/>
          <w:divBdr>
            <w:top w:val="none" w:sz="0" w:space="0" w:color="auto"/>
            <w:left w:val="none" w:sz="0" w:space="0" w:color="auto"/>
            <w:bottom w:val="none" w:sz="0" w:space="0" w:color="auto"/>
            <w:right w:val="none" w:sz="0" w:space="0" w:color="auto"/>
          </w:divBdr>
        </w:div>
        <w:div w:id="1552234342">
          <w:marLeft w:val="480"/>
          <w:marRight w:val="0"/>
          <w:marTop w:val="0"/>
          <w:marBottom w:val="0"/>
          <w:divBdr>
            <w:top w:val="none" w:sz="0" w:space="0" w:color="auto"/>
            <w:left w:val="none" w:sz="0" w:space="0" w:color="auto"/>
            <w:bottom w:val="none" w:sz="0" w:space="0" w:color="auto"/>
            <w:right w:val="none" w:sz="0" w:space="0" w:color="auto"/>
          </w:divBdr>
        </w:div>
        <w:div w:id="1685667069">
          <w:marLeft w:val="480"/>
          <w:marRight w:val="0"/>
          <w:marTop w:val="0"/>
          <w:marBottom w:val="0"/>
          <w:divBdr>
            <w:top w:val="none" w:sz="0" w:space="0" w:color="auto"/>
            <w:left w:val="none" w:sz="0" w:space="0" w:color="auto"/>
            <w:bottom w:val="none" w:sz="0" w:space="0" w:color="auto"/>
            <w:right w:val="none" w:sz="0" w:space="0" w:color="auto"/>
          </w:divBdr>
        </w:div>
        <w:div w:id="1191989800">
          <w:marLeft w:val="480"/>
          <w:marRight w:val="0"/>
          <w:marTop w:val="0"/>
          <w:marBottom w:val="0"/>
          <w:divBdr>
            <w:top w:val="none" w:sz="0" w:space="0" w:color="auto"/>
            <w:left w:val="none" w:sz="0" w:space="0" w:color="auto"/>
            <w:bottom w:val="none" w:sz="0" w:space="0" w:color="auto"/>
            <w:right w:val="none" w:sz="0" w:space="0" w:color="auto"/>
          </w:divBdr>
        </w:div>
        <w:div w:id="1757945214">
          <w:marLeft w:val="480"/>
          <w:marRight w:val="0"/>
          <w:marTop w:val="0"/>
          <w:marBottom w:val="0"/>
          <w:divBdr>
            <w:top w:val="none" w:sz="0" w:space="0" w:color="auto"/>
            <w:left w:val="none" w:sz="0" w:space="0" w:color="auto"/>
            <w:bottom w:val="none" w:sz="0" w:space="0" w:color="auto"/>
            <w:right w:val="none" w:sz="0" w:space="0" w:color="auto"/>
          </w:divBdr>
        </w:div>
        <w:div w:id="1909458064">
          <w:marLeft w:val="480"/>
          <w:marRight w:val="0"/>
          <w:marTop w:val="0"/>
          <w:marBottom w:val="0"/>
          <w:divBdr>
            <w:top w:val="none" w:sz="0" w:space="0" w:color="auto"/>
            <w:left w:val="none" w:sz="0" w:space="0" w:color="auto"/>
            <w:bottom w:val="none" w:sz="0" w:space="0" w:color="auto"/>
            <w:right w:val="none" w:sz="0" w:space="0" w:color="auto"/>
          </w:divBdr>
        </w:div>
        <w:div w:id="309871657">
          <w:marLeft w:val="480"/>
          <w:marRight w:val="0"/>
          <w:marTop w:val="0"/>
          <w:marBottom w:val="0"/>
          <w:divBdr>
            <w:top w:val="none" w:sz="0" w:space="0" w:color="auto"/>
            <w:left w:val="none" w:sz="0" w:space="0" w:color="auto"/>
            <w:bottom w:val="none" w:sz="0" w:space="0" w:color="auto"/>
            <w:right w:val="none" w:sz="0" w:space="0" w:color="auto"/>
          </w:divBdr>
        </w:div>
        <w:div w:id="83958500">
          <w:marLeft w:val="480"/>
          <w:marRight w:val="0"/>
          <w:marTop w:val="0"/>
          <w:marBottom w:val="0"/>
          <w:divBdr>
            <w:top w:val="none" w:sz="0" w:space="0" w:color="auto"/>
            <w:left w:val="none" w:sz="0" w:space="0" w:color="auto"/>
            <w:bottom w:val="none" w:sz="0" w:space="0" w:color="auto"/>
            <w:right w:val="none" w:sz="0" w:space="0" w:color="auto"/>
          </w:divBdr>
        </w:div>
        <w:div w:id="976031945">
          <w:marLeft w:val="480"/>
          <w:marRight w:val="0"/>
          <w:marTop w:val="0"/>
          <w:marBottom w:val="0"/>
          <w:divBdr>
            <w:top w:val="none" w:sz="0" w:space="0" w:color="auto"/>
            <w:left w:val="none" w:sz="0" w:space="0" w:color="auto"/>
            <w:bottom w:val="none" w:sz="0" w:space="0" w:color="auto"/>
            <w:right w:val="none" w:sz="0" w:space="0" w:color="auto"/>
          </w:divBdr>
        </w:div>
        <w:div w:id="198247737">
          <w:marLeft w:val="480"/>
          <w:marRight w:val="0"/>
          <w:marTop w:val="0"/>
          <w:marBottom w:val="0"/>
          <w:divBdr>
            <w:top w:val="none" w:sz="0" w:space="0" w:color="auto"/>
            <w:left w:val="none" w:sz="0" w:space="0" w:color="auto"/>
            <w:bottom w:val="none" w:sz="0" w:space="0" w:color="auto"/>
            <w:right w:val="none" w:sz="0" w:space="0" w:color="auto"/>
          </w:divBdr>
        </w:div>
        <w:div w:id="1803885958">
          <w:marLeft w:val="480"/>
          <w:marRight w:val="0"/>
          <w:marTop w:val="0"/>
          <w:marBottom w:val="0"/>
          <w:divBdr>
            <w:top w:val="none" w:sz="0" w:space="0" w:color="auto"/>
            <w:left w:val="none" w:sz="0" w:space="0" w:color="auto"/>
            <w:bottom w:val="none" w:sz="0" w:space="0" w:color="auto"/>
            <w:right w:val="none" w:sz="0" w:space="0" w:color="auto"/>
          </w:divBdr>
        </w:div>
        <w:div w:id="572005785">
          <w:marLeft w:val="480"/>
          <w:marRight w:val="0"/>
          <w:marTop w:val="0"/>
          <w:marBottom w:val="0"/>
          <w:divBdr>
            <w:top w:val="none" w:sz="0" w:space="0" w:color="auto"/>
            <w:left w:val="none" w:sz="0" w:space="0" w:color="auto"/>
            <w:bottom w:val="none" w:sz="0" w:space="0" w:color="auto"/>
            <w:right w:val="none" w:sz="0" w:space="0" w:color="auto"/>
          </w:divBdr>
        </w:div>
        <w:div w:id="323896030">
          <w:marLeft w:val="480"/>
          <w:marRight w:val="0"/>
          <w:marTop w:val="0"/>
          <w:marBottom w:val="0"/>
          <w:divBdr>
            <w:top w:val="none" w:sz="0" w:space="0" w:color="auto"/>
            <w:left w:val="none" w:sz="0" w:space="0" w:color="auto"/>
            <w:bottom w:val="none" w:sz="0" w:space="0" w:color="auto"/>
            <w:right w:val="none" w:sz="0" w:space="0" w:color="auto"/>
          </w:divBdr>
        </w:div>
        <w:div w:id="1437557615">
          <w:marLeft w:val="480"/>
          <w:marRight w:val="0"/>
          <w:marTop w:val="0"/>
          <w:marBottom w:val="0"/>
          <w:divBdr>
            <w:top w:val="none" w:sz="0" w:space="0" w:color="auto"/>
            <w:left w:val="none" w:sz="0" w:space="0" w:color="auto"/>
            <w:bottom w:val="none" w:sz="0" w:space="0" w:color="auto"/>
            <w:right w:val="none" w:sz="0" w:space="0" w:color="auto"/>
          </w:divBdr>
        </w:div>
        <w:div w:id="1120033553">
          <w:marLeft w:val="480"/>
          <w:marRight w:val="0"/>
          <w:marTop w:val="0"/>
          <w:marBottom w:val="0"/>
          <w:divBdr>
            <w:top w:val="none" w:sz="0" w:space="0" w:color="auto"/>
            <w:left w:val="none" w:sz="0" w:space="0" w:color="auto"/>
            <w:bottom w:val="none" w:sz="0" w:space="0" w:color="auto"/>
            <w:right w:val="none" w:sz="0" w:space="0" w:color="auto"/>
          </w:divBdr>
        </w:div>
        <w:div w:id="1186018397">
          <w:marLeft w:val="480"/>
          <w:marRight w:val="0"/>
          <w:marTop w:val="0"/>
          <w:marBottom w:val="0"/>
          <w:divBdr>
            <w:top w:val="none" w:sz="0" w:space="0" w:color="auto"/>
            <w:left w:val="none" w:sz="0" w:space="0" w:color="auto"/>
            <w:bottom w:val="none" w:sz="0" w:space="0" w:color="auto"/>
            <w:right w:val="none" w:sz="0" w:space="0" w:color="auto"/>
          </w:divBdr>
        </w:div>
        <w:div w:id="1780567577">
          <w:marLeft w:val="480"/>
          <w:marRight w:val="0"/>
          <w:marTop w:val="0"/>
          <w:marBottom w:val="0"/>
          <w:divBdr>
            <w:top w:val="none" w:sz="0" w:space="0" w:color="auto"/>
            <w:left w:val="none" w:sz="0" w:space="0" w:color="auto"/>
            <w:bottom w:val="none" w:sz="0" w:space="0" w:color="auto"/>
            <w:right w:val="none" w:sz="0" w:space="0" w:color="auto"/>
          </w:divBdr>
        </w:div>
        <w:div w:id="1032876278">
          <w:marLeft w:val="480"/>
          <w:marRight w:val="0"/>
          <w:marTop w:val="0"/>
          <w:marBottom w:val="0"/>
          <w:divBdr>
            <w:top w:val="none" w:sz="0" w:space="0" w:color="auto"/>
            <w:left w:val="none" w:sz="0" w:space="0" w:color="auto"/>
            <w:bottom w:val="none" w:sz="0" w:space="0" w:color="auto"/>
            <w:right w:val="none" w:sz="0" w:space="0" w:color="auto"/>
          </w:divBdr>
        </w:div>
        <w:div w:id="700133287">
          <w:marLeft w:val="480"/>
          <w:marRight w:val="0"/>
          <w:marTop w:val="0"/>
          <w:marBottom w:val="0"/>
          <w:divBdr>
            <w:top w:val="none" w:sz="0" w:space="0" w:color="auto"/>
            <w:left w:val="none" w:sz="0" w:space="0" w:color="auto"/>
            <w:bottom w:val="none" w:sz="0" w:space="0" w:color="auto"/>
            <w:right w:val="none" w:sz="0" w:space="0" w:color="auto"/>
          </w:divBdr>
        </w:div>
        <w:div w:id="919218118">
          <w:marLeft w:val="480"/>
          <w:marRight w:val="0"/>
          <w:marTop w:val="0"/>
          <w:marBottom w:val="0"/>
          <w:divBdr>
            <w:top w:val="none" w:sz="0" w:space="0" w:color="auto"/>
            <w:left w:val="none" w:sz="0" w:space="0" w:color="auto"/>
            <w:bottom w:val="none" w:sz="0" w:space="0" w:color="auto"/>
            <w:right w:val="none" w:sz="0" w:space="0" w:color="auto"/>
          </w:divBdr>
        </w:div>
        <w:div w:id="1494252851">
          <w:marLeft w:val="480"/>
          <w:marRight w:val="0"/>
          <w:marTop w:val="0"/>
          <w:marBottom w:val="0"/>
          <w:divBdr>
            <w:top w:val="none" w:sz="0" w:space="0" w:color="auto"/>
            <w:left w:val="none" w:sz="0" w:space="0" w:color="auto"/>
            <w:bottom w:val="none" w:sz="0" w:space="0" w:color="auto"/>
            <w:right w:val="none" w:sz="0" w:space="0" w:color="auto"/>
          </w:divBdr>
        </w:div>
        <w:div w:id="740102988">
          <w:marLeft w:val="480"/>
          <w:marRight w:val="0"/>
          <w:marTop w:val="0"/>
          <w:marBottom w:val="0"/>
          <w:divBdr>
            <w:top w:val="none" w:sz="0" w:space="0" w:color="auto"/>
            <w:left w:val="none" w:sz="0" w:space="0" w:color="auto"/>
            <w:bottom w:val="none" w:sz="0" w:space="0" w:color="auto"/>
            <w:right w:val="none" w:sz="0" w:space="0" w:color="auto"/>
          </w:divBdr>
        </w:div>
        <w:div w:id="1612542663">
          <w:marLeft w:val="480"/>
          <w:marRight w:val="0"/>
          <w:marTop w:val="0"/>
          <w:marBottom w:val="0"/>
          <w:divBdr>
            <w:top w:val="none" w:sz="0" w:space="0" w:color="auto"/>
            <w:left w:val="none" w:sz="0" w:space="0" w:color="auto"/>
            <w:bottom w:val="none" w:sz="0" w:space="0" w:color="auto"/>
            <w:right w:val="none" w:sz="0" w:space="0" w:color="auto"/>
          </w:divBdr>
        </w:div>
        <w:div w:id="1946644977">
          <w:marLeft w:val="480"/>
          <w:marRight w:val="0"/>
          <w:marTop w:val="0"/>
          <w:marBottom w:val="0"/>
          <w:divBdr>
            <w:top w:val="none" w:sz="0" w:space="0" w:color="auto"/>
            <w:left w:val="none" w:sz="0" w:space="0" w:color="auto"/>
            <w:bottom w:val="none" w:sz="0" w:space="0" w:color="auto"/>
            <w:right w:val="none" w:sz="0" w:space="0" w:color="auto"/>
          </w:divBdr>
        </w:div>
        <w:div w:id="1347176851">
          <w:marLeft w:val="480"/>
          <w:marRight w:val="0"/>
          <w:marTop w:val="0"/>
          <w:marBottom w:val="0"/>
          <w:divBdr>
            <w:top w:val="none" w:sz="0" w:space="0" w:color="auto"/>
            <w:left w:val="none" w:sz="0" w:space="0" w:color="auto"/>
            <w:bottom w:val="none" w:sz="0" w:space="0" w:color="auto"/>
            <w:right w:val="none" w:sz="0" w:space="0" w:color="auto"/>
          </w:divBdr>
        </w:div>
        <w:div w:id="782463287">
          <w:marLeft w:val="480"/>
          <w:marRight w:val="0"/>
          <w:marTop w:val="0"/>
          <w:marBottom w:val="0"/>
          <w:divBdr>
            <w:top w:val="none" w:sz="0" w:space="0" w:color="auto"/>
            <w:left w:val="none" w:sz="0" w:space="0" w:color="auto"/>
            <w:bottom w:val="none" w:sz="0" w:space="0" w:color="auto"/>
            <w:right w:val="none" w:sz="0" w:space="0" w:color="auto"/>
          </w:divBdr>
        </w:div>
        <w:div w:id="1930693693">
          <w:marLeft w:val="480"/>
          <w:marRight w:val="0"/>
          <w:marTop w:val="0"/>
          <w:marBottom w:val="0"/>
          <w:divBdr>
            <w:top w:val="none" w:sz="0" w:space="0" w:color="auto"/>
            <w:left w:val="none" w:sz="0" w:space="0" w:color="auto"/>
            <w:bottom w:val="none" w:sz="0" w:space="0" w:color="auto"/>
            <w:right w:val="none" w:sz="0" w:space="0" w:color="auto"/>
          </w:divBdr>
        </w:div>
        <w:div w:id="284315424">
          <w:marLeft w:val="480"/>
          <w:marRight w:val="0"/>
          <w:marTop w:val="0"/>
          <w:marBottom w:val="0"/>
          <w:divBdr>
            <w:top w:val="none" w:sz="0" w:space="0" w:color="auto"/>
            <w:left w:val="none" w:sz="0" w:space="0" w:color="auto"/>
            <w:bottom w:val="none" w:sz="0" w:space="0" w:color="auto"/>
            <w:right w:val="none" w:sz="0" w:space="0" w:color="auto"/>
          </w:divBdr>
        </w:div>
        <w:div w:id="805046574">
          <w:marLeft w:val="480"/>
          <w:marRight w:val="0"/>
          <w:marTop w:val="0"/>
          <w:marBottom w:val="0"/>
          <w:divBdr>
            <w:top w:val="none" w:sz="0" w:space="0" w:color="auto"/>
            <w:left w:val="none" w:sz="0" w:space="0" w:color="auto"/>
            <w:bottom w:val="none" w:sz="0" w:space="0" w:color="auto"/>
            <w:right w:val="none" w:sz="0" w:space="0" w:color="auto"/>
          </w:divBdr>
        </w:div>
        <w:div w:id="923613575">
          <w:marLeft w:val="480"/>
          <w:marRight w:val="0"/>
          <w:marTop w:val="0"/>
          <w:marBottom w:val="0"/>
          <w:divBdr>
            <w:top w:val="none" w:sz="0" w:space="0" w:color="auto"/>
            <w:left w:val="none" w:sz="0" w:space="0" w:color="auto"/>
            <w:bottom w:val="none" w:sz="0" w:space="0" w:color="auto"/>
            <w:right w:val="none" w:sz="0" w:space="0" w:color="auto"/>
          </w:divBdr>
        </w:div>
        <w:div w:id="2116634134">
          <w:marLeft w:val="480"/>
          <w:marRight w:val="0"/>
          <w:marTop w:val="0"/>
          <w:marBottom w:val="0"/>
          <w:divBdr>
            <w:top w:val="none" w:sz="0" w:space="0" w:color="auto"/>
            <w:left w:val="none" w:sz="0" w:space="0" w:color="auto"/>
            <w:bottom w:val="none" w:sz="0" w:space="0" w:color="auto"/>
            <w:right w:val="none" w:sz="0" w:space="0" w:color="auto"/>
          </w:divBdr>
        </w:div>
        <w:div w:id="1586039477">
          <w:marLeft w:val="480"/>
          <w:marRight w:val="0"/>
          <w:marTop w:val="0"/>
          <w:marBottom w:val="0"/>
          <w:divBdr>
            <w:top w:val="none" w:sz="0" w:space="0" w:color="auto"/>
            <w:left w:val="none" w:sz="0" w:space="0" w:color="auto"/>
            <w:bottom w:val="none" w:sz="0" w:space="0" w:color="auto"/>
            <w:right w:val="none" w:sz="0" w:space="0" w:color="auto"/>
          </w:divBdr>
        </w:div>
        <w:div w:id="1544056839">
          <w:marLeft w:val="480"/>
          <w:marRight w:val="0"/>
          <w:marTop w:val="0"/>
          <w:marBottom w:val="0"/>
          <w:divBdr>
            <w:top w:val="none" w:sz="0" w:space="0" w:color="auto"/>
            <w:left w:val="none" w:sz="0" w:space="0" w:color="auto"/>
            <w:bottom w:val="none" w:sz="0" w:space="0" w:color="auto"/>
            <w:right w:val="none" w:sz="0" w:space="0" w:color="auto"/>
          </w:divBdr>
        </w:div>
        <w:div w:id="1583636993">
          <w:marLeft w:val="480"/>
          <w:marRight w:val="0"/>
          <w:marTop w:val="0"/>
          <w:marBottom w:val="0"/>
          <w:divBdr>
            <w:top w:val="none" w:sz="0" w:space="0" w:color="auto"/>
            <w:left w:val="none" w:sz="0" w:space="0" w:color="auto"/>
            <w:bottom w:val="none" w:sz="0" w:space="0" w:color="auto"/>
            <w:right w:val="none" w:sz="0" w:space="0" w:color="auto"/>
          </w:divBdr>
        </w:div>
        <w:div w:id="2005627906">
          <w:marLeft w:val="480"/>
          <w:marRight w:val="0"/>
          <w:marTop w:val="0"/>
          <w:marBottom w:val="0"/>
          <w:divBdr>
            <w:top w:val="none" w:sz="0" w:space="0" w:color="auto"/>
            <w:left w:val="none" w:sz="0" w:space="0" w:color="auto"/>
            <w:bottom w:val="none" w:sz="0" w:space="0" w:color="auto"/>
            <w:right w:val="none" w:sz="0" w:space="0" w:color="auto"/>
          </w:divBdr>
        </w:div>
        <w:div w:id="545412957">
          <w:marLeft w:val="480"/>
          <w:marRight w:val="0"/>
          <w:marTop w:val="0"/>
          <w:marBottom w:val="0"/>
          <w:divBdr>
            <w:top w:val="none" w:sz="0" w:space="0" w:color="auto"/>
            <w:left w:val="none" w:sz="0" w:space="0" w:color="auto"/>
            <w:bottom w:val="none" w:sz="0" w:space="0" w:color="auto"/>
            <w:right w:val="none" w:sz="0" w:space="0" w:color="auto"/>
          </w:divBdr>
        </w:div>
        <w:div w:id="646010609">
          <w:marLeft w:val="480"/>
          <w:marRight w:val="0"/>
          <w:marTop w:val="0"/>
          <w:marBottom w:val="0"/>
          <w:divBdr>
            <w:top w:val="none" w:sz="0" w:space="0" w:color="auto"/>
            <w:left w:val="none" w:sz="0" w:space="0" w:color="auto"/>
            <w:bottom w:val="none" w:sz="0" w:space="0" w:color="auto"/>
            <w:right w:val="none" w:sz="0" w:space="0" w:color="auto"/>
          </w:divBdr>
        </w:div>
        <w:div w:id="2129160674">
          <w:marLeft w:val="480"/>
          <w:marRight w:val="0"/>
          <w:marTop w:val="0"/>
          <w:marBottom w:val="0"/>
          <w:divBdr>
            <w:top w:val="none" w:sz="0" w:space="0" w:color="auto"/>
            <w:left w:val="none" w:sz="0" w:space="0" w:color="auto"/>
            <w:bottom w:val="none" w:sz="0" w:space="0" w:color="auto"/>
            <w:right w:val="none" w:sz="0" w:space="0" w:color="auto"/>
          </w:divBdr>
        </w:div>
        <w:div w:id="948389980">
          <w:marLeft w:val="480"/>
          <w:marRight w:val="0"/>
          <w:marTop w:val="0"/>
          <w:marBottom w:val="0"/>
          <w:divBdr>
            <w:top w:val="none" w:sz="0" w:space="0" w:color="auto"/>
            <w:left w:val="none" w:sz="0" w:space="0" w:color="auto"/>
            <w:bottom w:val="none" w:sz="0" w:space="0" w:color="auto"/>
            <w:right w:val="none" w:sz="0" w:space="0" w:color="auto"/>
          </w:divBdr>
        </w:div>
        <w:div w:id="55320956">
          <w:marLeft w:val="480"/>
          <w:marRight w:val="0"/>
          <w:marTop w:val="0"/>
          <w:marBottom w:val="0"/>
          <w:divBdr>
            <w:top w:val="none" w:sz="0" w:space="0" w:color="auto"/>
            <w:left w:val="none" w:sz="0" w:space="0" w:color="auto"/>
            <w:bottom w:val="none" w:sz="0" w:space="0" w:color="auto"/>
            <w:right w:val="none" w:sz="0" w:space="0" w:color="auto"/>
          </w:divBdr>
        </w:div>
        <w:div w:id="398748837">
          <w:marLeft w:val="480"/>
          <w:marRight w:val="0"/>
          <w:marTop w:val="0"/>
          <w:marBottom w:val="0"/>
          <w:divBdr>
            <w:top w:val="none" w:sz="0" w:space="0" w:color="auto"/>
            <w:left w:val="none" w:sz="0" w:space="0" w:color="auto"/>
            <w:bottom w:val="none" w:sz="0" w:space="0" w:color="auto"/>
            <w:right w:val="none" w:sz="0" w:space="0" w:color="auto"/>
          </w:divBdr>
        </w:div>
        <w:div w:id="324238263">
          <w:marLeft w:val="480"/>
          <w:marRight w:val="0"/>
          <w:marTop w:val="0"/>
          <w:marBottom w:val="0"/>
          <w:divBdr>
            <w:top w:val="none" w:sz="0" w:space="0" w:color="auto"/>
            <w:left w:val="none" w:sz="0" w:space="0" w:color="auto"/>
            <w:bottom w:val="none" w:sz="0" w:space="0" w:color="auto"/>
            <w:right w:val="none" w:sz="0" w:space="0" w:color="auto"/>
          </w:divBdr>
        </w:div>
        <w:div w:id="1166701234">
          <w:marLeft w:val="480"/>
          <w:marRight w:val="0"/>
          <w:marTop w:val="0"/>
          <w:marBottom w:val="0"/>
          <w:divBdr>
            <w:top w:val="none" w:sz="0" w:space="0" w:color="auto"/>
            <w:left w:val="none" w:sz="0" w:space="0" w:color="auto"/>
            <w:bottom w:val="none" w:sz="0" w:space="0" w:color="auto"/>
            <w:right w:val="none" w:sz="0" w:space="0" w:color="auto"/>
          </w:divBdr>
        </w:div>
        <w:div w:id="1066731179">
          <w:marLeft w:val="480"/>
          <w:marRight w:val="0"/>
          <w:marTop w:val="0"/>
          <w:marBottom w:val="0"/>
          <w:divBdr>
            <w:top w:val="none" w:sz="0" w:space="0" w:color="auto"/>
            <w:left w:val="none" w:sz="0" w:space="0" w:color="auto"/>
            <w:bottom w:val="none" w:sz="0" w:space="0" w:color="auto"/>
            <w:right w:val="none" w:sz="0" w:space="0" w:color="auto"/>
          </w:divBdr>
        </w:div>
        <w:div w:id="1502895047">
          <w:marLeft w:val="480"/>
          <w:marRight w:val="0"/>
          <w:marTop w:val="0"/>
          <w:marBottom w:val="0"/>
          <w:divBdr>
            <w:top w:val="none" w:sz="0" w:space="0" w:color="auto"/>
            <w:left w:val="none" w:sz="0" w:space="0" w:color="auto"/>
            <w:bottom w:val="none" w:sz="0" w:space="0" w:color="auto"/>
            <w:right w:val="none" w:sz="0" w:space="0" w:color="auto"/>
          </w:divBdr>
        </w:div>
        <w:div w:id="18094670">
          <w:marLeft w:val="480"/>
          <w:marRight w:val="0"/>
          <w:marTop w:val="0"/>
          <w:marBottom w:val="0"/>
          <w:divBdr>
            <w:top w:val="none" w:sz="0" w:space="0" w:color="auto"/>
            <w:left w:val="none" w:sz="0" w:space="0" w:color="auto"/>
            <w:bottom w:val="none" w:sz="0" w:space="0" w:color="auto"/>
            <w:right w:val="none" w:sz="0" w:space="0" w:color="auto"/>
          </w:divBdr>
        </w:div>
        <w:div w:id="1034618155">
          <w:marLeft w:val="480"/>
          <w:marRight w:val="0"/>
          <w:marTop w:val="0"/>
          <w:marBottom w:val="0"/>
          <w:divBdr>
            <w:top w:val="none" w:sz="0" w:space="0" w:color="auto"/>
            <w:left w:val="none" w:sz="0" w:space="0" w:color="auto"/>
            <w:bottom w:val="none" w:sz="0" w:space="0" w:color="auto"/>
            <w:right w:val="none" w:sz="0" w:space="0" w:color="auto"/>
          </w:divBdr>
        </w:div>
        <w:div w:id="1266885219">
          <w:marLeft w:val="480"/>
          <w:marRight w:val="0"/>
          <w:marTop w:val="0"/>
          <w:marBottom w:val="0"/>
          <w:divBdr>
            <w:top w:val="none" w:sz="0" w:space="0" w:color="auto"/>
            <w:left w:val="none" w:sz="0" w:space="0" w:color="auto"/>
            <w:bottom w:val="none" w:sz="0" w:space="0" w:color="auto"/>
            <w:right w:val="none" w:sz="0" w:space="0" w:color="auto"/>
          </w:divBdr>
        </w:div>
        <w:div w:id="1192181294">
          <w:marLeft w:val="480"/>
          <w:marRight w:val="0"/>
          <w:marTop w:val="0"/>
          <w:marBottom w:val="0"/>
          <w:divBdr>
            <w:top w:val="none" w:sz="0" w:space="0" w:color="auto"/>
            <w:left w:val="none" w:sz="0" w:space="0" w:color="auto"/>
            <w:bottom w:val="none" w:sz="0" w:space="0" w:color="auto"/>
            <w:right w:val="none" w:sz="0" w:space="0" w:color="auto"/>
          </w:divBdr>
        </w:div>
        <w:div w:id="1961450213">
          <w:marLeft w:val="480"/>
          <w:marRight w:val="0"/>
          <w:marTop w:val="0"/>
          <w:marBottom w:val="0"/>
          <w:divBdr>
            <w:top w:val="none" w:sz="0" w:space="0" w:color="auto"/>
            <w:left w:val="none" w:sz="0" w:space="0" w:color="auto"/>
            <w:bottom w:val="none" w:sz="0" w:space="0" w:color="auto"/>
            <w:right w:val="none" w:sz="0" w:space="0" w:color="auto"/>
          </w:divBdr>
        </w:div>
      </w:divsChild>
    </w:div>
    <w:div w:id="329405817">
      <w:bodyDiv w:val="1"/>
      <w:marLeft w:val="0"/>
      <w:marRight w:val="0"/>
      <w:marTop w:val="0"/>
      <w:marBottom w:val="0"/>
      <w:divBdr>
        <w:top w:val="none" w:sz="0" w:space="0" w:color="auto"/>
        <w:left w:val="none" w:sz="0" w:space="0" w:color="auto"/>
        <w:bottom w:val="none" w:sz="0" w:space="0" w:color="auto"/>
        <w:right w:val="none" w:sz="0" w:space="0" w:color="auto"/>
      </w:divBdr>
    </w:div>
    <w:div w:id="334112812">
      <w:bodyDiv w:val="1"/>
      <w:marLeft w:val="0"/>
      <w:marRight w:val="0"/>
      <w:marTop w:val="0"/>
      <w:marBottom w:val="0"/>
      <w:divBdr>
        <w:top w:val="none" w:sz="0" w:space="0" w:color="auto"/>
        <w:left w:val="none" w:sz="0" w:space="0" w:color="auto"/>
        <w:bottom w:val="none" w:sz="0" w:space="0" w:color="auto"/>
        <w:right w:val="none" w:sz="0" w:space="0" w:color="auto"/>
      </w:divBdr>
    </w:div>
    <w:div w:id="335308528">
      <w:bodyDiv w:val="1"/>
      <w:marLeft w:val="0"/>
      <w:marRight w:val="0"/>
      <w:marTop w:val="0"/>
      <w:marBottom w:val="0"/>
      <w:divBdr>
        <w:top w:val="none" w:sz="0" w:space="0" w:color="auto"/>
        <w:left w:val="none" w:sz="0" w:space="0" w:color="auto"/>
        <w:bottom w:val="none" w:sz="0" w:space="0" w:color="auto"/>
        <w:right w:val="none" w:sz="0" w:space="0" w:color="auto"/>
      </w:divBdr>
    </w:div>
    <w:div w:id="341590199">
      <w:bodyDiv w:val="1"/>
      <w:marLeft w:val="0"/>
      <w:marRight w:val="0"/>
      <w:marTop w:val="0"/>
      <w:marBottom w:val="0"/>
      <w:divBdr>
        <w:top w:val="none" w:sz="0" w:space="0" w:color="auto"/>
        <w:left w:val="none" w:sz="0" w:space="0" w:color="auto"/>
        <w:bottom w:val="none" w:sz="0" w:space="0" w:color="auto"/>
        <w:right w:val="none" w:sz="0" w:space="0" w:color="auto"/>
      </w:divBdr>
    </w:div>
    <w:div w:id="342173500">
      <w:bodyDiv w:val="1"/>
      <w:marLeft w:val="0"/>
      <w:marRight w:val="0"/>
      <w:marTop w:val="0"/>
      <w:marBottom w:val="0"/>
      <w:divBdr>
        <w:top w:val="none" w:sz="0" w:space="0" w:color="auto"/>
        <w:left w:val="none" w:sz="0" w:space="0" w:color="auto"/>
        <w:bottom w:val="none" w:sz="0" w:space="0" w:color="auto"/>
        <w:right w:val="none" w:sz="0" w:space="0" w:color="auto"/>
      </w:divBdr>
    </w:div>
    <w:div w:id="342321928">
      <w:bodyDiv w:val="1"/>
      <w:marLeft w:val="0"/>
      <w:marRight w:val="0"/>
      <w:marTop w:val="0"/>
      <w:marBottom w:val="0"/>
      <w:divBdr>
        <w:top w:val="none" w:sz="0" w:space="0" w:color="auto"/>
        <w:left w:val="none" w:sz="0" w:space="0" w:color="auto"/>
        <w:bottom w:val="none" w:sz="0" w:space="0" w:color="auto"/>
        <w:right w:val="none" w:sz="0" w:space="0" w:color="auto"/>
      </w:divBdr>
    </w:div>
    <w:div w:id="349528258">
      <w:bodyDiv w:val="1"/>
      <w:marLeft w:val="0"/>
      <w:marRight w:val="0"/>
      <w:marTop w:val="0"/>
      <w:marBottom w:val="0"/>
      <w:divBdr>
        <w:top w:val="none" w:sz="0" w:space="0" w:color="auto"/>
        <w:left w:val="none" w:sz="0" w:space="0" w:color="auto"/>
        <w:bottom w:val="none" w:sz="0" w:space="0" w:color="auto"/>
        <w:right w:val="none" w:sz="0" w:space="0" w:color="auto"/>
      </w:divBdr>
      <w:divsChild>
        <w:div w:id="260263294">
          <w:marLeft w:val="480"/>
          <w:marRight w:val="0"/>
          <w:marTop w:val="0"/>
          <w:marBottom w:val="0"/>
          <w:divBdr>
            <w:top w:val="none" w:sz="0" w:space="0" w:color="auto"/>
            <w:left w:val="none" w:sz="0" w:space="0" w:color="auto"/>
            <w:bottom w:val="none" w:sz="0" w:space="0" w:color="auto"/>
            <w:right w:val="none" w:sz="0" w:space="0" w:color="auto"/>
          </w:divBdr>
        </w:div>
        <w:div w:id="1739093008">
          <w:marLeft w:val="480"/>
          <w:marRight w:val="0"/>
          <w:marTop w:val="0"/>
          <w:marBottom w:val="0"/>
          <w:divBdr>
            <w:top w:val="none" w:sz="0" w:space="0" w:color="auto"/>
            <w:left w:val="none" w:sz="0" w:space="0" w:color="auto"/>
            <w:bottom w:val="none" w:sz="0" w:space="0" w:color="auto"/>
            <w:right w:val="none" w:sz="0" w:space="0" w:color="auto"/>
          </w:divBdr>
        </w:div>
        <w:div w:id="618030219">
          <w:marLeft w:val="480"/>
          <w:marRight w:val="0"/>
          <w:marTop w:val="0"/>
          <w:marBottom w:val="0"/>
          <w:divBdr>
            <w:top w:val="none" w:sz="0" w:space="0" w:color="auto"/>
            <w:left w:val="none" w:sz="0" w:space="0" w:color="auto"/>
            <w:bottom w:val="none" w:sz="0" w:space="0" w:color="auto"/>
            <w:right w:val="none" w:sz="0" w:space="0" w:color="auto"/>
          </w:divBdr>
        </w:div>
        <w:div w:id="1108356975">
          <w:marLeft w:val="480"/>
          <w:marRight w:val="0"/>
          <w:marTop w:val="0"/>
          <w:marBottom w:val="0"/>
          <w:divBdr>
            <w:top w:val="none" w:sz="0" w:space="0" w:color="auto"/>
            <w:left w:val="none" w:sz="0" w:space="0" w:color="auto"/>
            <w:bottom w:val="none" w:sz="0" w:space="0" w:color="auto"/>
            <w:right w:val="none" w:sz="0" w:space="0" w:color="auto"/>
          </w:divBdr>
        </w:div>
        <w:div w:id="1188105903">
          <w:marLeft w:val="480"/>
          <w:marRight w:val="0"/>
          <w:marTop w:val="0"/>
          <w:marBottom w:val="0"/>
          <w:divBdr>
            <w:top w:val="none" w:sz="0" w:space="0" w:color="auto"/>
            <w:left w:val="none" w:sz="0" w:space="0" w:color="auto"/>
            <w:bottom w:val="none" w:sz="0" w:space="0" w:color="auto"/>
            <w:right w:val="none" w:sz="0" w:space="0" w:color="auto"/>
          </w:divBdr>
        </w:div>
        <w:div w:id="1256019578">
          <w:marLeft w:val="480"/>
          <w:marRight w:val="0"/>
          <w:marTop w:val="0"/>
          <w:marBottom w:val="0"/>
          <w:divBdr>
            <w:top w:val="none" w:sz="0" w:space="0" w:color="auto"/>
            <w:left w:val="none" w:sz="0" w:space="0" w:color="auto"/>
            <w:bottom w:val="none" w:sz="0" w:space="0" w:color="auto"/>
            <w:right w:val="none" w:sz="0" w:space="0" w:color="auto"/>
          </w:divBdr>
        </w:div>
        <w:div w:id="653147020">
          <w:marLeft w:val="480"/>
          <w:marRight w:val="0"/>
          <w:marTop w:val="0"/>
          <w:marBottom w:val="0"/>
          <w:divBdr>
            <w:top w:val="none" w:sz="0" w:space="0" w:color="auto"/>
            <w:left w:val="none" w:sz="0" w:space="0" w:color="auto"/>
            <w:bottom w:val="none" w:sz="0" w:space="0" w:color="auto"/>
            <w:right w:val="none" w:sz="0" w:space="0" w:color="auto"/>
          </w:divBdr>
        </w:div>
        <w:div w:id="1969358968">
          <w:marLeft w:val="480"/>
          <w:marRight w:val="0"/>
          <w:marTop w:val="0"/>
          <w:marBottom w:val="0"/>
          <w:divBdr>
            <w:top w:val="none" w:sz="0" w:space="0" w:color="auto"/>
            <w:left w:val="none" w:sz="0" w:space="0" w:color="auto"/>
            <w:bottom w:val="none" w:sz="0" w:space="0" w:color="auto"/>
            <w:right w:val="none" w:sz="0" w:space="0" w:color="auto"/>
          </w:divBdr>
        </w:div>
        <w:div w:id="1695499463">
          <w:marLeft w:val="480"/>
          <w:marRight w:val="0"/>
          <w:marTop w:val="0"/>
          <w:marBottom w:val="0"/>
          <w:divBdr>
            <w:top w:val="none" w:sz="0" w:space="0" w:color="auto"/>
            <w:left w:val="none" w:sz="0" w:space="0" w:color="auto"/>
            <w:bottom w:val="none" w:sz="0" w:space="0" w:color="auto"/>
            <w:right w:val="none" w:sz="0" w:space="0" w:color="auto"/>
          </w:divBdr>
        </w:div>
        <w:div w:id="273177353">
          <w:marLeft w:val="480"/>
          <w:marRight w:val="0"/>
          <w:marTop w:val="0"/>
          <w:marBottom w:val="0"/>
          <w:divBdr>
            <w:top w:val="none" w:sz="0" w:space="0" w:color="auto"/>
            <w:left w:val="none" w:sz="0" w:space="0" w:color="auto"/>
            <w:bottom w:val="none" w:sz="0" w:space="0" w:color="auto"/>
            <w:right w:val="none" w:sz="0" w:space="0" w:color="auto"/>
          </w:divBdr>
        </w:div>
        <w:div w:id="93329233">
          <w:marLeft w:val="480"/>
          <w:marRight w:val="0"/>
          <w:marTop w:val="0"/>
          <w:marBottom w:val="0"/>
          <w:divBdr>
            <w:top w:val="none" w:sz="0" w:space="0" w:color="auto"/>
            <w:left w:val="none" w:sz="0" w:space="0" w:color="auto"/>
            <w:bottom w:val="none" w:sz="0" w:space="0" w:color="auto"/>
            <w:right w:val="none" w:sz="0" w:space="0" w:color="auto"/>
          </w:divBdr>
        </w:div>
        <w:div w:id="175733353">
          <w:marLeft w:val="480"/>
          <w:marRight w:val="0"/>
          <w:marTop w:val="0"/>
          <w:marBottom w:val="0"/>
          <w:divBdr>
            <w:top w:val="none" w:sz="0" w:space="0" w:color="auto"/>
            <w:left w:val="none" w:sz="0" w:space="0" w:color="auto"/>
            <w:bottom w:val="none" w:sz="0" w:space="0" w:color="auto"/>
            <w:right w:val="none" w:sz="0" w:space="0" w:color="auto"/>
          </w:divBdr>
        </w:div>
        <w:div w:id="966548617">
          <w:marLeft w:val="480"/>
          <w:marRight w:val="0"/>
          <w:marTop w:val="0"/>
          <w:marBottom w:val="0"/>
          <w:divBdr>
            <w:top w:val="none" w:sz="0" w:space="0" w:color="auto"/>
            <w:left w:val="none" w:sz="0" w:space="0" w:color="auto"/>
            <w:bottom w:val="none" w:sz="0" w:space="0" w:color="auto"/>
            <w:right w:val="none" w:sz="0" w:space="0" w:color="auto"/>
          </w:divBdr>
        </w:div>
        <w:div w:id="415715714">
          <w:marLeft w:val="480"/>
          <w:marRight w:val="0"/>
          <w:marTop w:val="0"/>
          <w:marBottom w:val="0"/>
          <w:divBdr>
            <w:top w:val="none" w:sz="0" w:space="0" w:color="auto"/>
            <w:left w:val="none" w:sz="0" w:space="0" w:color="auto"/>
            <w:bottom w:val="none" w:sz="0" w:space="0" w:color="auto"/>
            <w:right w:val="none" w:sz="0" w:space="0" w:color="auto"/>
          </w:divBdr>
        </w:div>
        <w:div w:id="337386217">
          <w:marLeft w:val="480"/>
          <w:marRight w:val="0"/>
          <w:marTop w:val="0"/>
          <w:marBottom w:val="0"/>
          <w:divBdr>
            <w:top w:val="none" w:sz="0" w:space="0" w:color="auto"/>
            <w:left w:val="none" w:sz="0" w:space="0" w:color="auto"/>
            <w:bottom w:val="none" w:sz="0" w:space="0" w:color="auto"/>
            <w:right w:val="none" w:sz="0" w:space="0" w:color="auto"/>
          </w:divBdr>
        </w:div>
        <w:div w:id="2000498813">
          <w:marLeft w:val="480"/>
          <w:marRight w:val="0"/>
          <w:marTop w:val="0"/>
          <w:marBottom w:val="0"/>
          <w:divBdr>
            <w:top w:val="none" w:sz="0" w:space="0" w:color="auto"/>
            <w:left w:val="none" w:sz="0" w:space="0" w:color="auto"/>
            <w:bottom w:val="none" w:sz="0" w:space="0" w:color="auto"/>
            <w:right w:val="none" w:sz="0" w:space="0" w:color="auto"/>
          </w:divBdr>
        </w:div>
        <w:div w:id="1173954609">
          <w:marLeft w:val="480"/>
          <w:marRight w:val="0"/>
          <w:marTop w:val="0"/>
          <w:marBottom w:val="0"/>
          <w:divBdr>
            <w:top w:val="none" w:sz="0" w:space="0" w:color="auto"/>
            <w:left w:val="none" w:sz="0" w:space="0" w:color="auto"/>
            <w:bottom w:val="none" w:sz="0" w:space="0" w:color="auto"/>
            <w:right w:val="none" w:sz="0" w:space="0" w:color="auto"/>
          </w:divBdr>
        </w:div>
        <w:div w:id="1985499499">
          <w:marLeft w:val="480"/>
          <w:marRight w:val="0"/>
          <w:marTop w:val="0"/>
          <w:marBottom w:val="0"/>
          <w:divBdr>
            <w:top w:val="none" w:sz="0" w:space="0" w:color="auto"/>
            <w:left w:val="none" w:sz="0" w:space="0" w:color="auto"/>
            <w:bottom w:val="none" w:sz="0" w:space="0" w:color="auto"/>
            <w:right w:val="none" w:sz="0" w:space="0" w:color="auto"/>
          </w:divBdr>
        </w:div>
        <w:div w:id="514999725">
          <w:marLeft w:val="480"/>
          <w:marRight w:val="0"/>
          <w:marTop w:val="0"/>
          <w:marBottom w:val="0"/>
          <w:divBdr>
            <w:top w:val="none" w:sz="0" w:space="0" w:color="auto"/>
            <w:left w:val="none" w:sz="0" w:space="0" w:color="auto"/>
            <w:bottom w:val="none" w:sz="0" w:space="0" w:color="auto"/>
            <w:right w:val="none" w:sz="0" w:space="0" w:color="auto"/>
          </w:divBdr>
        </w:div>
        <w:div w:id="208806218">
          <w:marLeft w:val="480"/>
          <w:marRight w:val="0"/>
          <w:marTop w:val="0"/>
          <w:marBottom w:val="0"/>
          <w:divBdr>
            <w:top w:val="none" w:sz="0" w:space="0" w:color="auto"/>
            <w:left w:val="none" w:sz="0" w:space="0" w:color="auto"/>
            <w:bottom w:val="none" w:sz="0" w:space="0" w:color="auto"/>
            <w:right w:val="none" w:sz="0" w:space="0" w:color="auto"/>
          </w:divBdr>
        </w:div>
        <w:div w:id="722410317">
          <w:marLeft w:val="480"/>
          <w:marRight w:val="0"/>
          <w:marTop w:val="0"/>
          <w:marBottom w:val="0"/>
          <w:divBdr>
            <w:top w:val="none" w:sz="0" w:space="0" w:color="auto"/>
            <w:left w:val="none" w:sz="0" w:space="0" w:color="auto"/>
            <w:bottom w:val="none" w:sz="0" w:space="0" w:color="auto"/>
            <w:right w:val="none" w:sz="0" w:space="0" w:color="auto"/>
          </w:divBdr>
        </w:div>
        <w:div w:id="1804613589">
          <w:marLeft w:val="480"/>
          <w:marRight w:val="0"/>
          <w:marTop w:val="0"/>
          <w:marBottom w:val="0"/>
          <w:divBdr>
            <w:top w:val="none" w:sz="0" w:space="0" w:color="auto"/>
            <w:left w:val="none" w:sz="0" w:space="0" w:color="auto"/>
            <w:bottom w:val="none" w:sz="0" w:space="0" w:color="auto"/>
            <w:right w:val="none" w:sz="0" w:space="0" w:color="auto"/>
          </w:divBdr>
        </w:div>
        <w:div w:id="1851600403">
          <w:marLeft w:val="480"/>
          <w:marRight w:val="0"/>
          <w:marTop w:val="0"/>
          <w:marBottom w:val="0"/>
          <w:divBdr>
            <w:top w:val="none" w:sz="0" w:space="0" w:color="auto"/>
            <w:left w:val="none" w:sz="0" w:space="0" w:color="auto"/>
            <w:bottom w:val="none" w:sz="0" w:space="0" w:color="auto"/>
            <w:right w:val="none" w:sz="0" w:space="0" w:color="auto"/>
          </w:divBdr>
        </w:div>
        <w:div w:id="807211515">
          <w:marLeft w:val="480"/>
          <w:marRight w:val="0"/>
          <w:marTop w:val="0"/>
          <w:marBottom w:val="0"/>
          <w:divBdr>
            <w:top w:val="none" w:sz="0" w:space="0" w:color="auto"/>
            <w:left w:val="none" w:sz="0" w:space="0" w:color="auto"/>
            <w:bottom w:val="none" w:sz="0" w:space="0" w:color="auto"/>
            <w:right w:val="none" w:sz="0" w:space="0" w:color="auto"/>
          </w:divBdr>
        </w:div>
        <w:div w:id="1782676446">
          <w:marLeft w:val="480"/>
          <w:marRight w:val="0"/>
          <w:marTop w:val="0"/>
          <w:marBottom w:val="0"/>
          <w:divBdr>
            <w:top w:val="none" w:sz="0" w:space="0" w:color="auto"/>
            <w:left w:val="none" w:sz="0" w:space="0" w:color="auto"/>
            <w:bottom w:val="none" w:sz="0" w:space="0" w:color="auto"/>
            <w:right w:val="none" w:sz="0" w:space="0" w:color="auto"/>
          </w:divBdr>
        </w:div>
        <w:div w:id="545873571">
          <w:marLeft w:val="480"/>
          <w:marRight w:val="0"/>
          <w:marTop w:val="0"/>
          <w:marBottom w:val="0"/>
          <w:divBdr>
            <w:top w:val="none" w:sz="0" w:space="0" w:color="auto"/>
            <w:left w:val="none" w:sz="0" w:space="0" w:color="auto"/>
            <w:bottom w:val="none" w:sz="0" w:space="0" w:color="auto"/>
            <w:right w:val="none" w:sz="0" w:space="0" w:color="auto"/>
          </w:divBdr>
        </w:div>
        <w:div w:id="1076712120">
          <w:marLeft w:val="480"/>
          <w:marRight w:val="0"/>
          <w:marTop w:val="0"/>
          <w:marBottom w:val="0"/>
          <w:divBdr>
            <w:top w:val="none" w:sz="0" w:space="0" w:color="auto"/>
            <w:left w:val="none" w:sz="0" w:space="0" w:color="auto"/>
            <w:bottom w:val="none" w:sz="0" w:space="0" w:color="auto"/>
            <w:right w:val="none" w:sz="0" w:space="0" w:color="auto"/>
          </w:divBdr>
        </w:div>
        <w:div w:id="166753731">
          <w:marLeft w:val="480"/>
          <w:marRight w:val="0"/>
          <w:marTop w:val="0"/>
          <w:marBottom w:val="0"/>
          <w:divBdr>
            <w:top w:val="none" w:sz="0" w:space="0" w:color="auto"/>
            <w:left w:val="none" w:sz="0" w:space="0" w:color="auto"/>
            <w:bottom w:val="none" w:sz="0" w:space="0" w:color="auto"/>
            <w:right w:val="none" w:sz="0" w:space="0" w:color="auto"/>
          </w:divBdr>
        </w:div>
        <w:div w:id="1901789439">
          <w:marLeft w:val="480"/>
          <w:marRight w:val="0"/>
          <w:marTop w:val="0"/>
          <w:marBottom w:val="0"/>
          <w:divBdr>
            <w:top w:val="none" w:sz="0" w:space="0" w:color="auto"/>
            <w:left w:val="none" w:sz="0" w:space="0" w:color="auto"/>
            <w:bottom w:val="none" w:sz="0" w:space="0" w:color="auto"/>
            <w:right w:val="none" w:sz="0" w:space="0" w:color="auto"/>
          </w:divBdr>
        </w:div>
        <w:div w:id="1039818031">
          <w:marLeft w:val="480"/>
          <w:marRight w:val="0"/>
          <w:marTop w:val="0"/>
          <w:marBottom w:val="0"/>
          <w:divBdr>
            <w:top w:val="none" w:sz="0" w:space="0" w:color="auto"/>
            <w:left w:val="none" w:sz="0" w:space="0" w:color="auto"/>
            <w:bottom w:val="none" w:sz="0" w:space="0" w:color="auto"/>
            <w:right w:val="none" w:sz="0" w:space="0" w:color="auto"/>
          </w:divBdr>
        </w:div>
        <w:div w:id="1009919">
          <w:marLeft w:val="480"/>
          <w:marRight w:val="0"/>
          <w:marTop w:val="0"/>
          <w:marBottom w:val="0"/>
          <w:divBdr>
            <w:top w:val="none" w:sz="0" w:space="0" w:color="auto"/>
            <w:left w:val="none" w:sz="0" w:space="0" w:color="auto"/>
            <w:bottom w:val="none" w:sz="0" w:space="0" w:color="auto"/>
            <w:right w:val="none" w:sz="0" w:space="0" w:color="auto"/>
          </w:divBdr>
        </w:div>
        <w:div w:id="685787142">
          <w:marLeft w:val="480"/>
          <w:marRight w:val="0"/>
          <w:marTop w:val="0"/>
          <w:marBottom w:val="0"/>
          <w:divBdr>
            <w:top w:val="none" w:sz="0" w:space="0" w:color="auto"/>
            <w:left w:val="none" w:sz="0" w:space="0" w:color="auto"/>
            <w:bottom w:val="none" w:sz="0" w:space="0" w:color="auto"/>
            <w:right w:val="none" w:sz="0" w:space="0" w:color="auto"/>
          </w:divBdr>
        </w:div>
        <w:div w:id="1006789066">
          <w:marLeft w:val="480"/>
          <w:marRight w:val="0"/>
          <w:marTop w:val="0"/>
          <w:marBottom w:val="0"/>
          <w:divBdr>
            <w:top w:val="none" w:sz="0" w:space="0" w:color="auto"/>
            <w:left w:val="none" w:sz="0" w:space="0" w:color="auto"/>
            <w:bottom w:val="none" w:sz="0" w:space="0" w:color="auto"/>
            <w:right w:val="none" w:sz="0" w:space="0" w:color="auto"/>
          </w:divBdr>
        </w:div>
        <w:div w:id="531304927">
          <w:marLeft w:val="480"/>
          <w:marRight w:val="0"/>
          <w:marTop w:val="0"/>
          <w:marBottom w:val="0"/>
          <w:divBdr>
            <w:top w:val="none" w:sz="0" w:space="0" w:color="auto"/>
            <w:left w:val="none" w:sz="0" w:space="0" w:color="auto"/>
            <w:bottom w:val="none" w:sz="0" w:space="0" w:color="auto"/>
            <w:right w:val="none" w:sz="0" w:space="0" w:color="auto"/>
          </w:divBdr>
        </w:div>
        <w:div w:id="587882655">
          <w:marLeft w:val="480"/>
          <w:marRight w:val="0"/>
          <w:marTop w:val="0"/>
          <w:marBottom w:val="0"/>
          <w:divBdr>
            <w:top w:val="none" w:sz="0" w:space="0" w:color="auto"/>
            <w:left w:val="none" w:sz="0" w:space="0" w:color="auto"/>
            <w:bottom w:val="none" w:sz="0" w:space="0" w:color="auto"/>
            <w:right w:val="none" w:sz="0" w:space="0" w:color="auto"/>
          </w:divBdr>
        </w:div>
        <w:div w:id="1224826890">
          <w:marLeft w:val="480"/>
          <w:marRight w:val="0"/>
          <w:marTop w:val="0"/>
          <w:marBottom w:val="0"/>
          <w:divBdr>
            <w:top w:val="none" w:sz="0" w:space="0" w:color="auto"/>
            <w:left w:val="none" w:sz="0" w:space="0" w:color="auto"/>
            <w:bottom w:val="none" w:sz="0" w:space="0" w:color="auto"/>
            <w:right w:val="none" w:sz="0" w:space="0" w:color="auto"/>
          </w:divBdr>
        </w:div>
        <w:div w:id="322663796">
          <w:marLeft w:val="480"/>
          <w:marRight w:val="0"/>
          <w:marTop w:val="0"/>
          <w:marBottom w:val="0"/>
          <w:divBdr>
            <w:top w:val="none" w:sz="0" w:space="0" w:color="auto"/>
            <w:left w:val="none" w:sz="0" w:space="0" w:color="auto"/>
            <w:bottom w:val="none" w:sz="0" w:space="0" w:color="auto"/>
            <w:right w:val="none" w:sz="0" w:space="0" w:color="auto"/>
          </w:divBdr>
        </w:div>
        <w:div w:id="339627959">
          <w:marLeft w:val="480"/>
          <w:marRight w:val="0"/>
          <w:marTop w:val="0"/>
          <w:marBottom w:val="0"/>
          <w:divBdr>
            <w:top w:val="none" w:sz="0" w:space="0" w:color="auto"/>
            <w:left w:val="none" w:sz="0" w:space="0" w:color="auto"/>
            <w:bottom w:val="none" w:sz="0" w:space="0" w:color="auto"/>
            <w:right w:val="none" w:sz="0" w:space="0" w:color="auto"/>
          </w:divBdr>
        </w:div>
        <w:div w:id="839665204">
          <w:marLeft w:val="480"/>
          <w:marRight w:val="0"/>
          <w:marTop w:val="0"/>
          <w:marBottom w:val="0"/>
          <w:divBdr>
            <w:top w:val="none" w:sz="0" w:space="0" w:color="auto"/>
            <w:left w:val="none" w:sz="0" w:space="0" w:color="auto"/>
            <w:bottom w:val="none" w:sz="0" w:space="0" w:color="auto"/>
            <w:right w:val="none" w:sz="0" w:space="0" w:color="auto"/>
          </w:divBdr>
        </w:div>
        <w:div w:id="1230963551">
          <w:marLeft w:val="480"/>
          <w:marRight w:val="0"/>
          <w:marTop w:val="0"/>
          <w:marBottom w:val="0"/>
          <w:divBdr>
            <w:top w:val="none" w:sz="0" w:space="0" w:color="auto"/>
            <w:left w:val="none" w:sz="0" w:space="0" w:color="auto"/>
            <w:bottom w:val="none" w:sz="0" w:space="0" w:color="auto"/>
            <w:right w:val="none" w:sz="0" w:space="0" w:color="auto"/>
          </w:divBdr>
        </w:div>
        <w:div w:id="1716588152">
          <w:marLeft w:val="480"/>
          <w:marRight w:val="0"/>
          <w:marTop w:val="0"/>
          <w:marBottom w:val="0"/>
          <w:divBdr>
            <w:top w:val="none" w:sz="0" w:space="0" w:color="auto"/>
            <w:left w:val="none" w:sz="0" w:space="0" w:color="auto"/>
            <w:bottom w:val="none" w:sz="0" w:space="0" w:color="auto"/>
            <w:right w:val="none" w:sz="0" w:space="0" w:color="auto"/>
          </w:divBdr>
        </w:div>
        <w:div w:id="327446901">
          <w:marLeft w:val="480"/>
          <w:marRight w:val="0"/>
          <w:marTop w:val="0"/>
          <w:marBottom w:val="0"/>
          <w:divBdr>
            <w:top w:val="none" w:sz="0" w:space="0" w:color="auto"/>
            <w:left w:val="none" w:sz="0" w:space="0" w:color="auto"/>
            <w:bottom w:val="none" w:sz="0" w:space="0" w:color="auto"/>
            <w:right w:val="none" w:sz="0" w:space="0" w:color="auto"/>
          </w:divBdr>
        </w:div>
        <w:div w:id="840778640">
          <w:marLeft w:val="480"/>
          <w:marRight w:val="0"/>
          <w:marTop w:val="0"/>
          <w:marBottom w:val="0"/>
          <w:divBdr>
            <w:top w:val="none" w:sz="0" w:space="0" w:color="auto"/>
            <w:left w:val="none" w:sz="0" w:space="0" w:color="auto"/>
            <w:bottom w:val="none" w:sz="0" w:space="0" w:color="auto"/>
            <w:right w:val="none" w:sz="0" w:space="0" w:color="auto"/>
          </w:divBdr>
        </w:div>
        <w:div w:id="15231034">
          <w:marLeft w:val="480"/>
          <w:marRight w:val="0"/>
          <w:marTop w:val="0"/>
          <w:marBottom w:val="0"/>
          <w:divBdr>
            <w:top w:val="none" w:sz="0" w:space="0" w:color="auto"/>
            <w:left w:val="none" w:sz="0" w:space="0" w:color="auto"/>
            <w:bottom w:val="none" w:sz="0" w:space="0" w:color="auto"/>
            <w:right w:val="none" w:sz="0" w:space="0" w:color="auto"/>
          </w:divBdr>
        </w:div>
        <w:div w:id="693502627">
          <w:marLeft w:val="480"/>
          <w:marRight w:val="0"/>
          <w:marTop w:val="0"/>
          <w:marBottom w:val="0"/>
          <w:divBdr>
            <w:top w:val="none" w:sz="0" w:space="0" w:color="auto"/>
            <w:left w:val="none" w:sz="0" w:space="0" w:color="auto"/>
            <w:bottom w:val="none" w:sz="0" w:space="0" w:color="auto"/>
            <w:right w:val="none" w:sz="0" w:space="0" w:color="auto"/>
          </w:divBdr>
        </w:div>
        <w:div w:id="623922484">
          <w:marLeft w:val="480"/>
          <w:marRight w:val="0"/>
          <w:marTop w:val="0"/>
          <w:marBottom w:val="0"/>
          <w:divBdr>
            <w:top w:val="none" w:sz="0" w:space="0" w:color="auto"/>
            <w:left w:val="none" w:sz="0" w:space="0" w:color="auto"/>
            <w:bottom w:val="none" w:sz="0" w:space="0" w:color="auto"/>
            <w:right w:val="none" w:sz="0" w:space="0" w:color="auto"/>
          </w:divBdr>
        </w:div>
        <w:div w:id="1731150371">
          <w:marLeft w:val="480"/>
          <w:marRight w:val="0"/>
          <w:marTop w:val="0"/>
          <w:marBottom w:val="0"/>
          <w:divBdr>
            <w:top w:val="none" w:sz="0" w:space="0" w:color="auto"/>
            <w:left w:val="none" w:sz="0" w:space="0" w:color="auto"/>
            <w:bottom w:val="none" w:sz="0" w:space="0" w:color="auto"/>
            <w:right w:val="none" w:sz="0" w:space="0" w:color="auto"/>
          </w:divBdr>
        </w:div>
        <w:div w:id="1361975677">
          <w:marLeft w:val="480"/>
          <w:marRight w:val="0"/>
          <w:marTop w:val="0"/>
          <w:marBottom w:val="0"/>
          <w:divBdr>
            <w:top w:val="none" w:sz="0" w:space="0" w:color="auto"/>
            <w:left w:val="none" w:sz="0" w:space="0" w:color="auto"/>
            <w:bottom w:val="none" w:sz="0" w:space="0" w:color="auto"/>
            <w:right w:val="none" w:sz="0" w:space="0" w:color="auto"/>
          </w:divBdr>
        </w:div>
        <w:div w:id="1374578400">
          <w:marLeft w:val="480"/>
          <w:marRight w:val="0"/>
          <w:marTop w:val="0"/>
          <w:marBottom w:val="0"/>
          <w:divBdr>
            <w:top w:val="none" w:sz="0" w:space="0" w:color="auto"/>
            <w:left w:val="none" w:sz="0" w:space="0" w:color="auto"/>
            <w:bottom w:val="none" w:sz="0" w:space="0" w:color="auto"/>
            <w:right w:val="none" w:sz="0" w:space="0" w:color="auto"/>
          </w:divBdr>
        </w:div>
        <w:div w:id="1132944514">
          <w:marLeft w:val="480"/>
          <w:marRight w:val="0"/>
          <w:marTop w:val="0"/>
          <w:marBottom w:val="0"/>
          <w:divBdr>
            <w:top w:val="none" w:sz="0" w:space="0" w:color="auto"/>
            <w:left w:val="none" w:sz="0" w:space="0" w:color="auto"/>
            <w:bottom w:val="none" w:sz="0" w:space="0" w:color="auto"/>
            <w:right w:val="none" w:sz="0" w:space="0" w:color="auto"/>
          </w:divBdr>
        </w:div>
        <w:div w:id="382868771">
          <w:marLeft w:val="480"/>
          <w:marRight w:val="0"/>
          <w:marTop w:val="0"/>
          <w:marBottom w:val="0"/>
          <w:divBdr>
            <w:top w:val="none" w:sz="0" w:space="0" w:color="auto"/>
            <w:left w:val="none" w:sz="0" w:space="0" w:color="auto"/>
            <w:bottom w:val="none" w:sz="0" w:space="0" w:color="auto"/>
            <w:right w:val="none" w:sz="0" w:space="0" w:color="auto"/>
          </w:divBdr>
        </w:div>
        <w:div w:id="1301577129">
          <w:marLeft w:val="480"/>
          <w:marRight w:val="0"/>
          <w:marTop w:val="0"/>
          <w:marBottom w:val="0"/>
          <w:divBdr>
            <w:top w:val="none" w:sz="0" w:space="0" w:color="auto"/>
            <w:left w:val="none" w:sz="0" w:space="0" w:color="auto"/>
            <w:bottom w:val="none" w:sz="0" w:space="0" w:color="auto"/>
            <w:right w:val="none" w:sz="0" w:space="0" w:color="auto"/>
          </w:divBdr>
        </w:div>
        <w:div w:id="2010207335">
          <w:marLeft w:val="480"/>
          <w:marRight w:val="0"/>
          <w:marTop w:val="0"/>
          <w:marBottom w:val="0"/>
          <w:divBdr>
            <w:top w:val="none" w:sz="0" w:space="0" w:color="auto"/>
            <w:left w:val="none" w:sz="0" w:space="0" w:color="auto"/>
            <w:bottom w:val="none" w:sz="0" w:space="0" w:color="auto"/>
            <w:right w:val="none" w:sz="0" w:space="0" w:color="auto"/>
          </w:divBdr>
        </w:div>
      </w:divsChild>
    </w:div>
    <w:div w:id="356347195">
      <w:bodyDiv w:val="1"/>
      <w:marLeft w:val="0"/>
      <w:marRight w:val="0"/>
      <w:marTop w:val="0"/>
      <w:marBottom w:val="0"/>
      <w:divBdr>
        <w:top w:val="none" w:sz="0" w:space="0" w:color="auto"/>
        <w:left w:val="none" w:sz="0" w:space="0" w:color="auto"/>
        <w:bottom w:val="none" w:sz="0" w:space="0" w:color="auto"/>
        <w:right w:val="none" w:sz="0" w:space="0" w:color="auto"/>
      </w:divBdr>
    </w:div>
    <w:div w:id="361789184">
      <w:bodyDiv w:val="1"/>
      <w:marLeft w:val="0"/>
      <w:marRight w:val="0"/>
      <w:marTop w:val="0"/>
      <w:marBottom w:val="0"/>
      <w:divBdr>
        <w:top w:val="none" w:sz="0" w:space="0" w:color="auto"/>
        <w:left w:val="none" w:sz="0" w:space="0" w:color="auto"/>
        <w:bottom w:val="none" w:sz="0" w:space="0" w:color="auto"/>
        <w:right w:val="none" w:sz="0" w:space="0" w:color="auto"/>
      </w:divBdr>
    </w:div>
    <w:div w:id="362680654">
      <w:bodyDiv w:val="1"/>
      <w:marLeft w:val="0"/>
      <w:marRight w:val="0"/>
      <w:marTop w:val="0"/>
      <w:marBottom w:val="0"/>
      <w:divBdr>
        <w:top w:val="none" w:sz="0" w:space="0" w:color="auto"/>
        <w:left w:val="none" w:sz="0" w:space="0" w:color="auto"/>
        <w:bottom w:val="none" w:sz="0" w:space="0" w:color="auto"/>
        <w:right w:val="none" w:sz="0" w:space="0" w:color="auto"/>
      </w:divBdr>
    </w:div>
    <w:div w:id="386103220">
      <w:bodyDiv w:val="1"/>
      <w:marLeft w:val="0"/>
      <w:marRight w:val="0"/>
      <w:marTop w:val="0"/>
      <w:marBottom w:val="0"/>
      <w:divBdr>
        <w:top w:val="none" w:sz="0" w:space="0" w:color="auto"/>
        <w:left w:val="none" w:sz="0" w:space="0" w:color="auto"/>
        <w:bottom w:val="none" w:sz="0" w:space="0" w:color="auto"/>
        <w:right w:val="none" w:sz="0" w:space="0" w:color="auto"/>
      </w:divBdr>
    </w:div>
    <w:div w:id="388236879">
      <w:bodyDiv w:val="1"/>
      <w:marLeft w:val="0"/>
      <w:marRight w:val="0"/>
      <w:marTop w:val="0"/>
      <w:marBottom w:val="0"/>
      <w:divBdr>
        <w:top w:val="none" w:sz="0" w:space="0" w:color="auto"/>
        <w:left w:val="none" w:sz="0" w:space="0" w:color="auto"/>
        <w:bottom w:val="none" w:sz="0" w:space="0" w:color="auto"/>
        <w:right w:val="none" w:sz="0" w:space="0" w:color="auto"/>
      </w:divBdr>
    </w:div>
    <w:div w:id="389043088">
      <w:bodyDiv w:val="1"/>
      <w:marLeft w:val="0"/>
      <w:marRight w:val="0"/>
      <w:marTop w:val="0"/>
      <w:marBottom w:val="0"/>
      <w:divBdr>
        <w:top w:val="none" w:sz="0" w:space="0" w:color="auto"/>
        <w:left w:val="none" w:sz="0" w:space="0" w:color="auto"/>
        <w:bottom w:val="none" w:sz="0" w:space="0" w:color="auto"/>
        <w:right w:val="none" w:sz="0" w:space="0" w:color="auto"/>
      </w:divBdr>
    </w:div>
    <w:div w:id="394662873">
      <w:bodyDiv w:val="1"/>
      <w:marLeft w:val="0"/>
      <w:marRight w:val="0"/>
      <w:marTop w:val="0"/>
      <w:marBottom w:val="0"/>
      <w:divBdr>
        <w:top w:val="none" w:sz="0" w:space="0" w:color="auto"/>
        <w:left w:val="none" w:sz="0" w:space="0" w:color="auto"/>
        <w:bottom w:val="none" w:sz="0" w:space="0" w:color="auto"/>
        <w:right w:val="none" w:sz="0" w:space="0" w:color="auto"/>
      </w:divBdr>
    </w:div>
    <w:div w:id="411851727">
      <w:bodyDiv w:val="1"/>
      <w:marLeft w:val="0"/>
      <w:marRight w:val="0"/>
      <w:marTop w:val="0"/>
      <w:marBottom w:val="0"/>
      <w:divBdr>
        <w:top w:val="none" w:sz="0" w:space="0" w:color="auto"/>
        <w:left w:val="none" w:sz="0" w:space="0" w:color="auto"/>
        <w:bottom w:val="none" w:sz="0" w:space="0" w:color="auto"/>
        <w:right w:val="none" w:sz="0" w:space="0" w:color="auto"/>
      </w:divBdr>
    </w:div>
    <w:div w:id="414211168">
      <w:bodyDiv w:val="1"/>
      <w:marLeft w:val="0"/>
      <w:marRight w:val="0"/>
      <w:marTop w:val="0"/>
      <w:marBottom w:val="0"/>
      <w:divBdr>
        <w:top w:val="none" w:sz="0" w:space="0" w:color="auto"/>
        <w:left w:val="none" w:sz="0" w:space="0" w:color="auto"/>
        <w:bottom w:val="none" w:sz="0" w:space="0" w:color="auto"/>
        <w:right w:val="none" w:sz="0" w:space="0" w:color="auto"/>
      </w:divBdr>
    </w:div>
    <w:div w:id="422846244">
      <w:bodyDiv w:val="1"/>
      <w:marLeft w:val="0"/>
      <w:marRight w:val="0"/>
      <w:marTop w:val="0"/>
      <w:marBottom w:val="0"/>
      <w:divBdr>
        <w:top w:val="none" w:sz="0" w:space="0" w:color="auto"/>
        <w:left w:val="none" w:sz="0" w:space="0" w:color="auto"/>
        <w:bottom w:val="none" w:sz="0" w:space="0" w:color="auto"/>
        <w:right w:val="none" w:sz="0" w:space="0" w:color="auto"/>
      </w:divBdr>
    </w:div>
    <w:div w:id="424568956">
      <w:bodyDiv w:val="1"/>
      <w:marLeft w:val="0"/>
      <w:marRight w:val="0"/>
      <w:marTop w:val="0"/>
      <w:marBottom w:val="0"/>
      <w:divBdr>
        <w:top w:val="none" w:sz="0" w:space="0" w:color="auto"/>
        <w:left w:val="none" w:sz="0" w:space="0" w:color="auto"/>
        <w:bottom w:val="none" w:sz="0" w:space="0" w:color="auto"/>
        <w:right w:val="none" w:sz="0" w:space="0" w:color="auto"/>
      </w:divBdr>
    </w:div>
    <w:div w:id="426072845">
      <w:bodyDiv w:val="1"/>
      <w:marLeft w:val="0"/>
      <w:marRight w:val="0"/>
      <w:marTop w:val="0"/>
      <w:marBottom w:val="0"/>
      <w:divBdr>
        <w:top w:val="none" w:sz="0" w:space="0" w:color="auto"/>
        <w:left w:val="none" w:sz="0" w:space="0" w:color="auto"/>
        <w:bottom w:val="none" w:sz="0" w:space="0" w:color="auto"/>
        <w:right w:val="none" w:sz="0" w:space="0" w:color="auto"/>
      </w:divBdr>
      <w:divsChild>
        <w:div w:id="23672857">
          <w:marLeft w:val="480"/>
          <w:marRight w:val="0"/>
          <w:marTop w:val="0"/>
          <w:marBottom w:val="0"/>
          <w:divBdr>
            <w:top w:val="none" w:sz="0" w:space="0" w:color="auto"/>
            <w:left w:val="none" w:sz="0" w:space="0" w:color="auto"/>
            <w:bottom w:val="none" w:sz="0" w:space="0" w:color="auto"/>
            <w:right w:val="none" w:sz="0" w:space="0" w:color="auto"/>
          </w:divBdr>
        </w:div>
        <w:div w:id="48848609">
          <w:marLeft w:val="480"/>
          <w:marRight w:val="0"/>
          <w:marTop w:val="0"/>
          <w:marBottom w:val="0"/>
          <w:divBdr>
            <w:top w:val="none" w:sz="0" w:space="0" w:color="auto"/>
            <w:left w:val="none" w:sz="0" w:space="0" w:color="auto"/>
            <w:bottom w:val="none" w:sz="0" w:space="0" w:color="auto"/>
            <w:right w:val="none" w:sz="0" w:space="0" w:color="auto"/>
          </w:divBdr>
        </w:div>
        <w:div w:id="55394631">
          <w:marLeft w:val="480"/>
          <w:marRight w:val="0"/>
          <w:marTop w:val="0"/>
          <w:marBottom w:val="0"/>
          <w:divBdr>
            <w:top w:val="none" w:sz="0" w:space="0" w:color="auto"/>
            <w:left w:val="none" w:sz="0" w:space="0" w:color="auto"/>
            <w:bottom w:val="none" w:sz="0" w:space="0" w:color="auto"/>
            <w:right w:val="none" w:sz="0" w:space="0" w:color="auto"/>
          </w:divBdr>
        </w:div>
        <w:div w:id="76246141">
          <w:marLeft w:val="480"/>
          <w:marRight w:val="0"/>
          <w:marTop w:val="0"/>
          <w:marBottom w:val="0"/>
          <w:divBdr>
            <w:top w:val="none" w:sz="0" w:space="0" w:color="auto"/>
            <w:left w:val="none" w:sz="0" w:space="0" w:color="auto"/>
            <w:bottom w:val="none" w:sz="0" w:space="0" w:color="auto"/>
            <w:right w:val="none" w:sz="0" w:space="0" w:color="auto"/>
          </w:divBdr>
        </w:div>
        <w:div w:id="110177012">
          <w:marLeft w:val="480"/>
          <w:marRight w:val="0"/>
          <w:marTop w:val="0"/>
          <w:marBottom w:val="0"/>
          <w:divBdr>
            <w:top w:val="none" w:sz="0" w:space="0" w:color="auto"/>
            <w:left w:val="none" w:sz="0" w:space="0" w:color="auto"/>
            <w:bottom w:val="none" w:sz="0" w:space="0" w:color="auto"/>
            <w:right w:val="none" w:sz="0" w:space="0" w:color="auto"/>
          </w:divBdr>
        </w:div>
        <w:div w:id="139539198">
          <w:marLeft w:val="480"/>
          <w:marRight w:val="0"/>
          <w:marTop w:val="0"/>
          <w:marBottom w:val="0"/>
          <w:divBdr>
            <w:top w:val="none" w:sz="0" w:space="0" w:color="auto"/>
            <w:left w:val="none" w:sz="0" w:space="0" w:color="auto"/>
            <w:bottom w:val="none" w:sz="0" w:space="0" w:color="auto"/>
            <w:right w:val="none" w:sz="0" w:space="0" w:color="auto"/>
          </w:divBdr>
        </w:div>
        <w:div w:id="201944444">
          <w:marLeft w:val="480"/>
          <w:marRight w:val="0"/>
          <w:marTop w:val="0"/>
          <w:marBottom w:val="0"/>
          <w:divBdr>
            <w:top w:val="none" w:sz="0" w:space="0" w:color="auto"/>
            <w:left w:val="none" w:sz="0" w:space="0" w:color="auto"/>
            <w:bottom w:val="none" w:sz="0" w:space="0" w:color="auto"/>
            <w:right w:val="none" w:sz="0" w:space="0" w:color="auto"/>
          </w:divBdr>
        </w:div>
        <w:div w:id="217598447">
          <w:marLeft w:val="480"/>
          <w:marRight w:val="0"/>
          <w:marTop w:val="0"/>
          <w:marBottom w:val="0"/>
          <w:divBdr>
            <w:top w:val="none" w:sz="0" w:space="0" w:color="auto"/>
            <w:left w:val="none" w:sz="0" w:space="0" w:color="auto"/>
            <w:bottom w:val="none" w:sz="0" w:space="0" w:color="auto"/>
            <w:right w:val="none" w:sz="0" w:space="0" w:color="auto"/>
          </w:divBdr>
        </w:div>
        <w:div w:id="268926631">
          <w:marLeft w:val="480"/>
          <w:marRight w:val="0"/>
          <w:marTop w:val="0"/>
          <w:marBottom w:val="0"/>
          <w:divBdr>
            <w:top w:val="none" w:sz="0" w:space="0" w:color="auto"/>
            <w:left w:val="none" w:sz="0" w:space="0" w:color="auto"/>
            <w:bottom w:val="none" w:sz="0" w:space="0" w:color="auto"/>
            <w:right w:val="none" w:sz="0" w:space="0" w:color="auto"/>
          </w:divBdr>
        </w:div>
        <w:div w:id="380440396">
          <w:marLeft w:val="480"/>
          <w:marRight w:val="0"/>
          <w:marTop w:val="0"/>
          <w:marBottom w:val="0"/>
          <w:divBdr>
            <w:top w:val="none" w:sz="0" w:space="0" w:color="auto"/>
            <w:left w:val="none" w:sz="0" w:space="0" w:color="auto"/>
            <w:bottom w:val="none" w:sz="0" w:space="0" w:color="auto"/>
            <w:right w:val="none" w:sz="0" w:space="0" w:color="auto"/>
          </w:divBdr>
        </w:div>
        <w:div w:id="410850964">
          <w:marLeft w:val="480"/>
          <w:marRight w:val="0"/>
          <w:marTop w:val="0"/>
          <w:marBottom w:val="0"/>
          <w:divBdr>
            <w:top w:val="none" w:sz="0" w:space="0" w:color="auto"/>
            <w:left w:val="none" w:sz="0" w:space="0" w:color="auto"/>
            <w:bottom w:val="none" w:sz="0" w:space="0" w:color="auto"/>
            <w:right w:val="none" w:sz="0" w:space="0" w:color="auto"/>
          </w:divBdr>
        </w:div>
        <w:div w:id="451245537">
          <w:marLeft w:val="480"/>
          <w:marRight w:val="0"/>
          <w:marTop w:val="0"/>
          <w:marBottom w:val="0"/>
          <w:divBdr>
            <w:top w:val="none" w:sz="0" w:space="0" w:color="auto"/>
            <w:left w:val="none" w:sz="0" w:space="0" w:color="auto"/>
            <w:bottom w:val="none" w:sz="0" w:space="0" w:color="auto"/>
            <w:right w:val="none" w:sz="0" w:space="0" w:color="auto"/>
          </w:divBdr>
        </w:div>
        <w:div w:id="454325134">
          <w:marLeft w:val="480"/>
          <w:marRight w:val="0"/>
          <w:marTop w:val="0"/>
          <w:marBottom w:val="0"/>
          <w:divBdr>
            <w:top w:val="none" w:sz="0" w:space="0" w:color="auto"/>
            <w:left w:val="none" w:sz="0" w:space="0" w:color="auto"/>
            <w:bottom w:val="none" w:sz="0" w:space="0" w:color="auto"/>
            <w:right w:val="none" w:sz="0" w:space="0" w:color="auto"/>
          </w:divBdr>
        </w:div>
        <w:div w:id="471873916">
          <w:marLeft w:val="480"/>
          <w:marRight w:val="0"/>
          <w:marTop w:val="0"/>
          <w:marBottom w:val="0"/>
          <w:divBdr>
            <w:top w:val="none" w:sz="0" w:space="0" w:color="auto"/>
            <w:left w:val="none" w:sz="0" w:space="0" w:color="auto"/>
            <w:bottom w:val="none" w:sz="0" w:space="0" w:color="auto"/>
            <w:right w:val="none" w:sz="0" w:space="0" w:color="auto"/>
          </w:divBdr>
        </w:div>
        <w:div w:id="597061197">
          <w:marLeft w:val="480"/>
          <w:marRight w:val="0"/>
          <w:marTop w:val="0"/>
          <w:marBottom w:val="0"/>
          <w:divBdr>
            <w:top w:val="none" w:sz="0" w:space="0" w:color="auto"/>
            <w:left w:val="none" w:sz="0" w:space="0" w:color="auto"/>
            <w:bottom w:val="none" w:sz="0" w:space="0" w:color="auto"/>
            <w:right w:val="none" w:sz="0" w:space="0" w:color="auto"/>
          </w:divBdr>
        </w:div>
        <w:div w:id="610742977">
          <w:marLeft w:val="480"/>
          <w:marRight w:val="0"/>
          <w:marTop w:val="0"/>
          <w:marBottom w:val="0"/>
          <w:divBdr>
            <w:top w:val="none" w:sz="0" w:space="0" w:color="auto"/>
            <w:left w:val="none" w:sz="0" w:space="0" w:color="auto"/>
            <w:bottom w:val="none" w:sz="0" w:space="0" w:color="auto"/>
            <w:right w:val="none" w:sz="0" w:space="0" w:color="auto"/>
          </w:divBdr>
        </w:div>
        <w:div w:id="683093024">
          <w:marLeft w:val="480"/>
          <w:marRight w:val="0"/>
          <w:marTop w:val="0"/>
          <w:marBottom w:val="0"/>
          <w:divBdr>
            <w:top w:val="none" w:sz="0" w:space="0" w:color="auto"/>
            <w:left w:val="none" w:sz="0" w:space="0" w:color="auto"/>
            <w:bottom w:val="none" w:sz="0" w:space="0" w:color="auto"/>
            <w:right w:val="none" w:sz="0" w:space="0" w:color="auto"/>
          </w:divBdr>
        </w:div>
        <w:div w:id="723257204">
          <w:marLeft w:val="480"/>
          <w:marRight w:val="0"/>
          <w:marTop w:val="0"/>
          <w:marBottom w:val="0"/>
          <w:divBdr>
            <w:top w:val="none" w:sz="0" w:space="0" w:color="auto"/>
            <w:left w:val="none" w:sz="0" w:space="0" w:color="auto"/>
            <w:bottom w:val="none" w:sz="0" w:space="0" w:color="auto"/>
            <w:right w:val="none" w:sz="0" w:space="0" w:color="auto"/>
          </w:divBdr>
        </w:div>
        <w:div w:id="825515584">
          <w:marLeft w:val="480"/>
          <w:marRight w:val="0"/>
          <w:marTop w:val="0"/>
          <w:marBottom w:val="0"/>
          <w:divBdr>
            <w:top w:val="none" w:sz="0" w:space="0" w:color="auto"/>
            <w:left w:val="none" w:sz="0" w:space="0" w:color="auto"/>
            <w:bottom w:val="none" w:sz="0" w:space="0" w:color="auto"/>
            <w:right w:val="none" w:sz="0" w:space="0" w:color="auto"/>
          </w:divBdr>
        </w:div>
        <w:div w:id="840773334">
          <w:marLeft w:val="480"/>
          <w:marRight w:val="0"/>
          <w:marTop w:val="0"/>
          <w:marBottom w:val="0"/>
          <w:divBdr>
            <w:top w:val="none" w:sz="0" w:space="0" w:color="auto"/>
            <w:left w:val="none" w:sz="0" w:space="0" w:color="auto"/>
            <w:bottom w:val="none" w:sz="0" w:space="0" w:color="auto"/>
            <w:right w:val="none" w:sz="0" w:space="0" w:color="auto"/>
          </w:divBdr>
        </w:div>
        <w:div w:id="877164512">
          <w:marLeft w:val="480"/>
          <w:marRight w:val="0"/>
          <w:marTop w:val="0"/>
          <w:marBottom w:val="0"/>
          <w:divBdr>
            <w:top w:val="none" w:sz="0" w:space="0" w:color="auto"/>
            <w:left w:val="none" w:sz="0" w:space="0" w:color="auto"/>
            <w:bottom w:val="none" w:sz="0" w:space="0" w:color="auto"/>
            <w:right w:val="none" w:sz="0" w:space="0" w:color="auto"/>
          </w:divBdr>
        </w:div>
        <w:div w:id="944459677">
          <w:marLeft w:val="480"/>
          <w:marRight w:val="0"/>
          <w:marTop w:val="0"/>
          <w:marBottom w:val="0"/>
          <w:divBdr>
            <w:top w:val="none" w:sz="0" w:space="0" w:color="auto"/>
            <w:left w:val="none" w:sz="0" w:space="0" w:color="auto"/>
            <w:bottom w:val="none" w:sz="0" w:space="0" w:color="auto"/>
            <w:right w:val="none" w:sz="0" w:space="0" w:color="auto"/>
          </w:divBdr>
        </w:div>
        <w:div w:id="992492662">
          <w:marLeft w:val="480"/>
          <w:marRight w:val="0"/>
          <w:marTop w:val="0"/>
          <w:marBottom w:val="0"/>
          <w:divBdr>
            <w:top w:val="none" w:sz="0" w:space="0" w:color="auto"/>
            <w:left w:val="none" w:sz="0" w:space="0" w:color="auto"/>
            <w:bottom w:val="none" w:sz="0" w:space="0" w:color="auto"/>
            <w:right w:val="none" w:sz="0" w:space="0" w:color="auto"/>
          </w:divBdr>
        </w:div>
        <w:div w:id="1029066188">
          <w:marLeft w:val="480"/>
          <w:marRight w:val="0"/>
          <w:marTop w:val="0"/>
          <w:marBottom w:val="0"/>
          <w:divBdr>
            <w:top w:val="none" w:sz="0" w:space="0" w:color="auto"/>
            <w:left w:val="none" w:sz="0" w:space="0" w:color="auto"/>
            <w:bottom w:val="none" w:sz="0" w:space="0" w:color="auto"/>
            <w:right w:val="none" w:sz="0" w:space="0" w:color="auto"/>
          </w:divBdr>
        </w:div>
        <w:div w:id="1058356767">
          <w:marLeft w:val="480"/>
          <w:marRight w:val="0"/>
          <w:marTop w:val="0"/>
          <w:marBottom w:val="0"/>
          <w:divBdr>
            <w:top w:val="none" w:sz="0" w:space="0" w:color="auto"/>
            <w:left w:val="none" w:sz="0" w:space="0" w:color="auto"/>
            <w:bottom w:val="none" w:sz="0" w:space="0" w:color="auto"/>
            <w:right w:val="none" w:sz="0" w:space="0" w:color="auto"/>
          </w:divBdr>
        </w:div>
        <w:div w:id="1117139296">
          <w:marLeft w:val="480"/>
          <w:marRight w:val="0"/>
          <w:marTop w:val="0"/>
          <w:marBottom w:val="0"/>
          <w:divBdr>
            <w:top w:val="none" w:sz="0" w:space="0" w:color="auto"/>
            <w:left w:val="none" w:sz="0" w:space="0" w:color="auto"/>
            <w:bottom w:val="none" w:sz="0" w:space="0" w:color="auto"/>
            <w:right w:val="none" w:sz="0" w:space="0" w:color="auto"/>
          </w:divBdr>
        </w:div>
        <w:div w:id="1130590462">
          <w:marLeft w:val="480"/>
          <w:marRight w:val="0"/>
          <w:marTop w:val="0"/>
          <w:marBottom w:val="0"/>
          <w:divBdr>
            <w:top w:val="none" w:sz="0" w:space="0" w:color="auto"/>
            <w:left w:val="none" w:sz="0" w:space="0" w:color="auto"/>
            <w:bottom w:val="none" w:sz="0" w:space="0" w:color="auto"/>
            <w:right w:val="none" w:sz="0" w:space="0" w:color="auto"/>
          </w:divBdr>
        </w:div>
        <w:div w:id="1151874136">
          <w:marLeft w:val="480"/>
          <w:marRight w:val="0"/>
          <w:marTop w:val="0"/>
          <w:marBottom w:val="0"/>
          <w:divBdr>
            <w:top w:val="none" w:sz="0" w:space="0" w:color="auto"/>
            <w:left w:val="none" w:sz="0" w:space="0" w:color="auto"/>
            <w:bottom w:val="none" w:sz="0" w:space="0" w:color="auto"/>
            <w:right w:val="none" w:sz="0" w:space="0" w:color="auto"/>
          </w:divBdr>
        </w:div>
        <w:div w:id="1167983081">
          <w:marLeft w:val="480"/>
          <w:marRight w:val="0"/>
          <w:marTop w:val="0"/>
          <w:marBottom w:val="0"/>
          <w:divBdr>
            <w:top w:val="none" w:sz="0" w:space="0" w:color="auto"/>
            <w:left w:val="none" w:sz="0" w:space="0" w:color="auto"/>
            <w:bottom w:val="none" w:sz="0" w:space="0" w:color="auto"/>
            <w:right w:val="none" w:sz="0" w:space="0" w:color="auto"/>
          </w:divBdr>
        </w:div>
        <w:div w:id="1214267958">
          <w:marLeft w:val="480"/>
          <w:marRight w:val="0"/>
          <w:marTop w:val="0"/>
          <w:marBottom w:val="0"/>
          <w:divBdr>
            <w:top w:val="none" w:sz="0" w:space="0" w:color="auto"/>
            <w:left w:val="none" w:sz="0" w:space="0" w:color="auto"/>
            <w:bottom w:val="none" w:sz="0" w:space="0" w:color="auto"/>
            <w:right w:val="none" w:sz="0" w:space="0" w:color="auto"/>
          </w:divBdr>
        </w:div>
        <w:div w:id="1253126017">
          <w:marLeft w:val="480"/>
          <w:marRight w:val="0"/>
          <w:marTop w:val="0"/>
          <w:marBottom w:val="0"/>
          <w:divBdr>
            <w:top w:val="none" w:sz="0" w:space="0" w:color="auto"/>
            <w:left w:val="none" w:sz="0" w:space="0" w:color="auto"/>
            <w:bottom w:val="none" w:sz="0" w:space="0" w:color="auto"/>
            <w:right w:val="none" w:sz="0" w:space="0" w:color="auto"/>
          </w:divBdr>
        </w:div>
        <w:div w:id="1285113801">
          <w:marLeft w:val="480"/>
          <w:marRight w:val="0"/>
          <w:marTop w:val="0"/>
          <w:marBottom w:val="0"/>
          <w:divBdr>
            <w:top w:val="none" w:sz="0" w:space="0" w:color="auto"/>
            <w:left w:val="none" w:sz="0" w:space="0" w:color="auto"/>
            <w:bottom w:val="none" w:sz="0" w:space="0" w:color="auto"/>
            <w:right w:val="none" w:sz="0" w:space="0" w:color="auto"/>
          </w:divBdr>
        </w:div>
        <w:div w:id="1371613972">
          <w:marLeft w:val="480"/>
          <w:marRight w:val="0"/>
          <w:marTop w:val="0"/>
          <w:marBottom w:val="0"/>
          <w:divBdr>
            <w:top w:val="none" w:sz="0" w:space="0" w:color="auto"/>
            <w:left w:val="none" w:sz="0" w:space="0" w:color="auto"/>
            <w:bottom w:val="none" w:sz="0" w:space="0" w:color="auto"/>
            <w:right w:val="none" w:sz="0" w:space="0" w:color="auto"/>
          </w:divBdr>
        </w:div>
        <w:div w:id="1412921366">
          <w:marLeft w:val="480"/>
          <w:marRight w:val="0"/>
          <w:marTop w:val="0"/>
          <w:marBottom w:val="0"/>
          <w:divBdr>
            <w:top w:val="none" w:sz="0" w:space="0" w:color="auto"/>
            <w:left w:val="none" w:sz="0" w:space="0" w:color="auto"/>
            <w:bottom w:val="none" w:sz="0" w:space="0" w:color="auto"/>
            <w:right w:val="none" w:sz="0" w:space="0" w:color="auto"/>
          </w:divBdr>
        </w:div>
        <w:div w:id="1445802478">
          <w:marLeft w:val="480"/>
          <w:marRight w:val="0"/>
          <w:marTop w:val="0"/>
          <w:marBottom w:val="0"/>
          <w:divBdr>
            <w:top w:val="none" w:sz="0" w:space="0" w:color="auto"/>
            <w:left w:val="none" w:sz="0" w:space="0" w:color="auto"/>
            <w:bottom w:val="none" w:sz="0" w:space="0" w:color="auto"/>
            <w:right w:val="none" w:sz="0" w:space="0" w:color="auto"/>
          </w:divBdr>
        </w:div>
        <w:div w:id="1486582801">
          <w:marLeft w:val="480"/>
          <w:marRight w:val="0"/>
          <w:marTop w:val="0"/>
          <w:marBottom w:val="0"/>
          <w:divBdr>
            <w:top w:val="none" w:sz="0" w:space="0" w:color="auto"/>
            <w:left w:val="none" w:sz="0" w:space="0" w:color="auto"/>
            <w:bottom w:val="none" w:sz="0" w:space="0" w:color="auto"/>
            <w:right w:val="none" w:sz="0" w:space="0" w:color="auto"/>
          </w:divBdr>
        </w:div>
        <w:div w:id="1513488593">
          <w:marLeft w:val="480"/>
          <w:marRight w:val="0"/>
          <w:marTop w:val="0"/>
          <w:marBottom w:val="0"/>
          <w:divBdr>
            <w:top w:val="none" w:sz="0" w:space="0" w:color="auto"/>
            <w:left w:val="none" w:sz="0" w:space="0" w:color="auto"/>
            <w:bottom w:val="none" w:sz="0" w:space="0" w:color="auto"/>
            <w:right w:val="none" w:sz="0" w:space="0" w:color="auto"/>
          </w:divBdr>
        </w:div>
        <w:div w:id="1534806040">
          <w:marLeft w:val="480"/>
          <w:marRight w:val="0"/>
          <w:marTop w:val="0"/>
          <w:marBottom w:val="0"/>
          <w:divBdr>
            <w:top w:val="none" w:sz="0" w:space="0" w:color="auto"/>
            <w:left w:val="none" w:sz="0" w:space="0" w:color="auto"/>
            <w:bottom w:val="none" w:sz="0" w:space="0" w:color="auto"/>
            <w:right w:val="none" w:sz="0" w:space="0" w:color="auto"/>
          </w:divBdr>
        </w:div>
        <w:div w:id="1617056480">
          <w:marLeft w:val="480"/>
          <w:marRight w:val="0"/>
          <w:marTop w:val="0"/>
          <w:marBottom w:val="0"/>
          <w:divBdr>
            <w:top w:val="none" w:sz="0" w:space="0" w:color="auto"/>
            <w:left w:val="none" w:sz="0" w:space="0" w:color="auto"/>
            <w:bottom w:val="none" w:sz="0" w:space="0" w:color="auto"/>
            <w:right w:val="none" w:sz="0" w:space="0" w:color="auto"/>
          </w:divBdr>
        </w:div>
        <w:div w:id="1627001213">
          <w:marLeft w:val="480"/>
          <w:marRight w:val="0"/>
          <w:marTop w:val="0"/>
          <w:marBottom w:val="0"/>
          <w:divBdr>
            <w:top w:val="none" w:sz="0" w:space="0" w:color="auto"/>
            <w:left w:val="none" w:sz="0" w:space="0" w:color="auto"/>
            <w:bottom w:val="none" w:sz="0" w:space="0" w:color="auto"/>
            <w:right w:val="none" w:sz="0" w:space="0" w:color="auto"/>
          </w:divBdr>
        </w:div>
        <w:div w:id="1643920175">
          <w:marLeft w:val="480"/>
          <w:marRight w:val="0"/>
          <w:marTop w:val="0"/>
          <w:marBottom w:val="0"/>
          <w:divBdr>
            <w:top w:val="none" w:sz="0" w:space="0" w:color="auto"/>
            <w:left w:val="none" w:sz="0" w:space="0" w:color="auto"/>
            <w:bottom w:val="none" w:sz="0" w:space="0" w:color="auto"/>
            <w:right w:val="none" w:sz="0" w:space="0" w:color="auto"/>
          </w:divBdr>
        </w:div>
        <w:div w:id="1671062580">
          <w:marLeft w:val="480"/>
          <w:marRight w:val="0"/>
          <w:marTop w:val="0"/>
          <w:marBottom w:val="0"/>
          <w:divBdr>
            <w:top w:val="none" w:sz="0" w:space="0" w:color="auto"/>
            <w:left w:val="none" w:sz="0" w:space="0" w:color="auto"/>
            <w:bottom w:val="none" w:sz="0" w:space="0" w:color="auto"/>
            <w:right w:val="none" w:sz="0" w:space="0" w:color="auto"/>
          </w:divBdr>
        </w:div>
        <w:div w:id="1694072021">
          <w:marLeft w:val="480"/>
          <w:marRight w:val="0"/>
          <w:marTop w:val="0"/>
          <w:marBottom w:val="0"/>
          <w:divBdr>
            <w:top w:val="none" w:sz="0" w:space="0" w:color="auto"/>
            <w:left w:val="none" w:sz="0" w:space="0" w:color="auto"/>
            <w:bottom w:val="none" w:sz="0" w:space="0" w:color="auto"/>
            <w:right w:val="none" w:sz="0" w:space="0" w:color="auto"/>
          </w:divBdr>
        </w:div>
        <w:div w:id="1739015675">
          <w:marLeft w:val="480"/>
          <w:marRight w:val="0"/>
          <w:marTop w:val="0"/>
          <w:marBottom w:val="0"/>
          <w:divBdr>
            <w:top w:val="none" w:sz="0" w:space="0" w:color="auto"/>
            <w:left w:val="none" w:sz="0" w:space="0" w:color="auto"/>
            <w:bottom w:val="none" w:sz="0" w:space="0" w:color="auto"/>
            <w:right w:val="none" w:sz="0" w:space="0" w:color="auto"/>
          </w:divBdr>
        </w:div>
        <w:div w:id="1864514566">
          <w:marLeft w:val="480"/>
          <w:marRight w:val="0"/>
          <w:marTop w:val="0"/>
          <w:marBottom w:val="0"/>
          <w:divBdr>
            <w:top w:val="none" w:sz="0" w:space="0" w:color="auto"/>
            <w:left w:val="none" w:sz="0" w:space="0" w:color="auto"/>
            <w:bottom w:val="none" w:sz="0" w:space="0" w:color="auto"/>
            <w:right w:val="none" w:sz="0" w:space="0" w:color="auto"/>
          </w:divBdr>
        </w:div>
        <w:div w:id="1870878363">
          <w:marLeft w:val="480"/>
          <w:marRight w:val="0"/>
          <w:marTop w:val="0"/>
          <w:marBottom w:val="0"/>
          <w:divBdr>
            <w:top w:val="none" w:sz="0" w:space="0" w:color="auto"/>
            <w:left w:val="none" w:sz="0" w:space="0" w:color="auto"/>
            <w:bottom w:val="none" w:sz="0" w:space="0" w:color="auto"/>
            <w:right w:val="none" w:sz="0" w:space="0" w:color="auto"/>
          </w:divBdr>
        </w:div>
        <w:div w:id="1871599527">
          <w:marLeft w:val="480"/>
          <w:marRight w:val="0"/>
          <w:marTop w:val="0"/>
          <w:marBottom w:val="0"/>
          <w:divBdr>
            <w:top w:val="none" w:sz="0" w:space="0" w:color="auto"/>
            <w:left w:val="none" w:sz="0" w:space="0" w:color="auto"/>
            <w:bottom w:val="none" w:sz="0" w:space="0" w:color="auto"/>
            <w:right w:val="none" w:sz="0" w:space="0" w:color="auto"/>
          </w:divBdr>
        </w:div>
        <w:div w:id="1875460512">
          <w:marLeft w:val="480"/>
          <w:marRight w:val="0"/>
          <w:marTop w:val="0"/>
          <w:marBottom w:val="0"/>
          <w:divBdr>
            <w:top w:val="none" w:sz="0" w:space="0" w:color="auto"/>
            <w:left w:val="none" w:sz="0" w:space="0" w:color="auto"/>
            <w:bottom w:val="none" w:sz="0" w:space="0" w:color="auto"/>
            <w:right w:val="none" w:sz="0" w:space="0" w:color="auto"/>
          </w:divBdr>
        </w:div>
        <w:div w:id="2082750342">
          <w:marLeft w:val="480"/>
          <w:marRight w:val="0"/>
          <w:marTop w:val="0"/>
          <w:marBottom w:val="0"/>
          <w:divBdr>
            <w:top w:val="none" w:sz="0" w:space="0" w:color="auto"/>
            <w:left w:val="none" w:sz="0" w:space="0" w:color="auto"/>
            <w:bottom w:val="none" w:sz="0" w:space="0" w:color="auto"/>
            <w:right w:val="none" w:sz="0" w:space="0" w:color="auto"/>
          </w:divBdr>
        </w:div>
        <w:div w:id="2094431030">
          <w:marLeft w:val="480"/>
          <w:marRight w:val="0"/>
          <w:marTop w:val="0"/>
          <w:marBottom w:val="0"/>
          <w:divBdr>
            <w:top w:val="none" w:sz="0" w:space="0" w:color="auto"/>
            <w:left w:val="none" w:sz="0" w:space="0" w:color="auto"/>
            <w:bottom w:val="none" w:sz="0" w:space="0" w:color="auto"/>
            <w:right w:val="none" w:sz="0" w:space="0" w:color="auto"/>
          </w:divBdr>
        </w:div>
        <w:div w:id="2122454159">
          <w:marLeft w:val="480"/>
          <w:marRight w:val="0"/>
          <w:marTop w:val="0"/>
          <w:marBottom w:val="0"/>
          <w:divBdr>
            <w:top w:val="none" w:sz="0" w:space="0" w:color="auto"/>
            <w:left w:val="none" w:sz="0" w:space="0" w:color="auto"/>
            <w:bottom w:val="none" w:sz="0" w:space="0" w:color="auto"/>
            <w:right w:val="none" w:sz="0" w:space="0" w:color="auto"/>
          </w:divBdr>
        </w:div>
        <w:div w:id="2145804232">
          <w:marLeft w:val="480"/>
          <w:marRight w:val="0"/>
          <w:marTop w:val="0"/>
          <w:marBottom w:val="0"/>
          <w:divBdr>
            <w:top w:val="none" w:sz="0" w:space="0" w:color="auto"/>
            <w:left w:val="none" w:sz="0" w:space="0" w:color="auto"/>
            <w:bottom w:val="none" w:sz="0" w:space="0" w:color="auto"/>
            <w:right w:val="none" w:sz="0" w:space="0" w:color="auto"/>
          </w:divBdr>
        </w:div>
        <w:div w:id="2146044515">
          <w:marLeft w:val="480"/>
          <w:marRight w:val="0"/>
          <w:marTop w:val="0"/>
          <w:marBottom w:val="0"/>
          <w:divBdr>
            <w:top w:val="none" w:sz="0" w:space="0" w:color="auto"/>
            <w:left w:val="none" w:sz="0" w:space="0" w:color="auto"/>
            <w:bottom w:val="none" w:sz="0" w:space="0" w:color="auto"/>
            <w:right w:val="none" w:sz="0" w:space="0" w:color="auto"/>
          </w:divBdr>
        </w:div>
      </w:divsChild>
    </w:div>
    <w:div w:id="442922246">
      <w:bodyDiv w:val="1"/>
      <w:marLeft w:val="0"/>
      <w:marRight w:val="0"/>
      <w:marTop w:val="0"/>
      <w:marBottom w:val="0"/>
      <w:divBdr>
        <w:top w:val="none" w:sz="0" w:space="0" w:color="auto"/>
        <w:left w:val="none" w:sz="0" w:space="0" w:color="auto"/>
        <w:bottom w:val="none" w:sz="0" w:space="0" w:color="auto"/>
        <w:right w:val="none" w:sz="0" w:space="0" w:color="auto"/>
      </w:divBdr>
    </w:div>
    <w:div w:id="442967026">
      <w:bodyDiv w:val="1"/>
      <w:marLeft w:val="0"/>
      <w:marRight w:val="0"/>
      <w:marTop w:val="0"/>
      <w:marBottom w:val="0"/>
      <w:divBdr>
        <w:top w:val="none" w:sz="0" w:space="0" w:color="auto"/>
        <w:left w:val="none" w:sz="0" w:space="0" w:color="auto"/>
        <w:bottom w:val="none" w:sz="0" w:space="0" w:color="auto"/>
        <w:right w:val="none" w:sz="0" w:space="0" w:color="auto"/>
      </w:divBdr>
    </w:div>
    <w:div w:id="444931205">
      <w:bodyDiv w:val="1"/>
      <w:marLeft w:val="0"/>
      <w:marRight w:val="0"/>
      <w:marTop w:val="0"/>
      <w:marBottom w:val="0"/>
      <w:divBdr>
        <w:top w:val="none" w:sz="0" w:space="0" w:color="auto"/>
        <w:left w:val="none" w:sz="0" w:space="0" w:color="auto"/>
        <w:bottom w:val="none" w:sz="0" w:space="0" w:color="auto"/>
        <w:right w:val="none" w:sz="0" w:space="0" w:color="auto"/>
      </w:divBdr>
    </w:div>
    <w:div w:id="460417688">
      <w:bodyDiv w:val="1"/>
      <w:marLeft w:val="0"/>
      <w:marRight w:val="0"/>
      <w:marTop w:val="0"/>
      <w:marBottom w:val="0"/>
      <w:divBdr>
        <w:top w:val="none" w:sz="0" w:space="0" w:color="auto"/>
        <w:left w:val="none" w:sz="0" w:space="0" w:color="auto"/>
        <w:bottom w:val="none" w:sz="0" w:space="0" w:color="auto"/>
        <w:right w:val="none" w:sz="0" w:space="0" w:color="auto"/>
      </w:divBdr>
    </w:div>
    <w:div w:id="462961570">
      <w:bodyDiv w:val="1"/>
      <w:marLeft w:val="0"/>
      <w:marRight w:val="0"/>
      <w:marTop w:val="0"/>
      <w:marBottom w:val="0"/>
      <w:divBdr>
        <w:top w:val="none" w:sz="0" w:space="0" w:color="auto"/>
        <w:left w:val="none" w:sz="0" w:space="0" w:color="auto"/>
        <w:bottom w:val="none" w:sz="0" w:space="0" w:color="auto"/>
        <w:right w:val="none" w:sz="0" w:space="0" w:color="auto"/>
      </w:divBdr>
    </w:div>
    <w:div w:id="469245310">
      <w:bodyDiv w:val="1"/>
      <w:marLeft w:val="0"/>
      <w:marRight w:val="0"/>
      <w:marTop w:val="0"/>
      <w:marBottom w:val="0"/>
      <w:divBdr>
        <w:top w:val="none" w:sz="0" w:space="0" w:color="auto"/>
        <w:left w:val="none" w:sz="0" w:space="0" w:color="auto"/>
        <w:bottom w:val="none" w:sz="0" w:space="0" w:color="auto"/>
        <w:right w:val="none" w:sz="0" w:space="0" w:color="auto"/>
      </w:divBdr>
    </w:div>
    <w:div w:id="469978005">
      <w:bodyDiv w:val="1"/>
      <w:marLeft w:val="0"/>
      <w:marRight w:val="0"/>
      <w:marTop w:val="0"/>
      <w:marBottom w:val="0"/>
      <w:divBdr>
        <w:top w:val="none" w:sz="0" w:space="0" w:color="auto"/>
        <w:left w:val="none" w:sz="0" w:space="0" w:color="auto"/>
        <w:bottom w:val="none" w:sz="0" w:space="0" w:color="auto"/>
        <w:right w:val="none" w:sz="0" w:space="0" w:color="auto"/>
      </w:divBdr>
    </w:div>
    <w:div w:id="480192761">
      <w:bodyDiv w:val="1"/>
      <w:marLeft w:val="0"/>
      <w:marRight w:val="0"/>
      <w:marTop w:val="0"/>
      <w:marBottom w:val="0"/>
      <w:divBdr>
        <w:top w:val="none" w:sz="0" w:space="0" w:color="auto"/>
        <w:left w:val="none" w:sz="0" w:space="0" w:color="auto"/>
        <w:bottom w:val="none" w:sz="0" w:space="0" w:color="auto"/>
        <w:right w:val="none" w:sz="0" w:space="0" w:color="auto"/>
      </w:divBdr>
    </w:div>
    <w:div w:id="480924167">
      <w:bodyDiv w:val="1"/>
      <w:marLeft w:val="0"/>
      <w:marRight w:val="0"/>
      <w:marTop w:val="0"/>
      <w:marBottom w:val="0"/>
      <w:divBdr>
        <w:top w:val="none" w:sz="0" w:space="0" w:color="auto"/>
        <w:left w:val="none" w:sz="0" w:space="0" w:color="auto"/>
        <w:bottom w:val="none" w:sz="0" w:space="0" w:color="auto"/>
        <w:right w:val="none" w:sz="0" w:space="0" w:color="auto"/>
      </w:divBdr>
      <w:divsChild>
        <w:div w:id="23287256">
          <w:marLeft w:val="480"/>
          <w:marRight w:val="0"/>
          <w:marTop w:val="0"/>
          <w:marBottom w:val="0"/>
          <w:divBdr>
            <w:top w:val="none" w:sz="0" w:space="0" w:color="auto"/>
            <w:left w:val="none" w:sz="0" w:space="0" w:color="auto"/>
            <w:bottom w:val="none" w:sz="0" w:space="0" w:color="auto"/>
            <w:right w:val="none" w:sz="0" w:space="0" w:color="auto"/>
          </w:divBdr>
        </w:div>
        <w:div w:id="50228696">
          <w:marLeft w:val="480"/>
          <w:marRight w:val="0"/>
          <w:marTop w:val="0"/>
          <w:marBottom w:val="0"/>
          <w:divBdr>
            <w:top w:val="none" w:sz="0" w:space="0" w:color="auto"/>
            <w:left w:val="none" w:sz="0" w:space="0" w:color="auto"/>
            <w:bottom w:val="none" w:sz="0" w:space="0" w:color="auto"/>
            <w:right w:val="none" w:sz="0" w:space="0" w:color="auto"/>
          </w:divBdr>
        </w:div>
        <w:div w:id="118108112">
          <w:marLeft w:val="480"/>
          <w:marRight w:val="0"/>
          <w:marTop w:val="0"/>
          <w:marBottom w:val="0"/>
          <w:divBdr>
            <w:top w:val="none" w:sz="0" w:space="0" w:color="auto"/>
            <w:left w:val="none" w:sz="0" w:space="0" w:color="auto"/>
            <w:bottom w:val="none" w:sz="0" w:space="0" w:color="auto"/>
            <w:right w:val="none" w:sz="0" w:space="0" w:color="auto"/>
          </w:divBdr>
        </w:div>
        <w:div w:id="137233533">
          <w:marLeft w:val="480"/>
          <w:marRight w:val="0"/>
          <w:marTop w:val="0"/>
          <w:marBottom w:val="0"/>
          <w:divBdr>
            <w:top w:val="none" w:sz="0" w:space="0" w:color="auto"/>
            <w:left w:val="none" w:sz="0" w:space="0" w:color="auto"/>
            <w:bottom w:val="none" w:sz="0" w:space="0" w:color="auto"/>
            <w:right w:val="none" w:sz="0" w:space="0" w:color="auto"/>
          </w:divBdr>
        </w:div>
        <w:div w:id="156194460">
          <w:marLeft w:val="480"/>
          <w:marRight w:val="0"/>
          <w:marTop w:val="0"/>
          <w:marBottom w:val="0"/>
          <w:divBdr>
            <w:top w:val="none" w:sz="0" w:space="0" w:color="auto"/>
            <w:left w:val="none" w:sz="0" w:space="0" w:color="auto"/>
            <w:bottom w:val="none" w:sz="0" w:space="0" w:color="auto"/>
            <w:right w:val="none" w:sz="0" w:space="0" w:color="auto"/>
          </w:divBdr>
        </w:div>
        <w:div w:id="200946497">
          <w:marLeft w:val="480"/>
          <w:marRight w:val="0"/>
          <w:marTop w:val="0"/>
          <w:marBottom w:val="0"/>
          <w:divBdr>
            <w:top w:val="none" w:sz="0" w:space="0" w:color="auto"/>
            <w:left w:val="none" w:sz="0" w:space="0" w:color="auto"/>
            <w:bottom w:val="none" w:sz="0" w:space="0" w:color="auto"/>
            <w:right w:val="none" w:sz="0" w:space="0" w:color="auto"/>
          </w:divBdr>
        </w:div>
        <w:div w:id="208420941">
          <w:marLeft w:val="480"/>
          <w:marRight w:val="0"/>
          <w:marTop w:val="0"/>
          <w:marBottom w:val="0"/>
          <w:divBdr>
            <w:top w:val="none" w:sz="0" w:space="0" w:color="auto"/>
            <w:left w:val="none" w:sz="0" w:space="0" w:color="auto"/>
            <w:bottom w:val="none" w:sz="0" w:space="0" w:color="auto"/>
            <w:right w:val="none" w:sz="0" w:space="0" w:color="auto"/>
          </w:divBdr>
        </w:div>
        <w:div w:id="264315363">
          <w:marLeft w:val="480"/>
          <w:marRight w:val="0"/>
          <w:marTop w:val="0"/>
          <w:marBottom w:val="0"/>
          <w:divBdr>
            <w:top w:val="none" w:sz="0" w:space="0" w:color="auto"/>
            <w:left w:val="none" w:sz="0" w:space="0" w:color="auto"/>
            <w:bottom w:val="none" w:sz="0" w:space="0" w:color="auto"/>
            <w:right w:val="none" w:sz="0" w:space="0" w:color="auto"/>
          </w:divBdr>
        </w:div>
        <w:div w:id="328219142">
          <w:marLeft w:val="480"/>
          <w:marRight w:val="0"/>
          <w:marTop w:val="0"/>
          <w:marBottom w:val="0"/>
          <w:divBdr>
            <w:top w:val="none" w:sz="0" w:space="0" w:color="auto"/>
            <w:left w:val="none" w:sz="0" w:space="0" w:color="auto"/>
            <w:bottom w:val="none" w:sz="0" w:space="0" w:color="auto"/>
            <w:right w:val="none" w:sz="0" w:space="0" w:color="auto"/>
          </w:divBdr>
        </w:div>
        <w:div w:id="338771934">
          <w:marLeft w:val="480"/>
          <w:marRight w:val="0"/>
          <w:marTop w:val="0"/>
          <w:marBottom w:val="0"/>
          <w:divBdr>
            <w:top w:val="none" w:sz="0" w:space="0" w:color="auto"/>
            <w:left w:val="none" w:sz="0" w:space="0" w:color="auto"/>
            <w:bottom w:val="none" w:sz="0" w:space="0" w:color="auto"/>
            <w:right w:val="none" w:sz="0" w:space="0" w:color="auto"/>
          </w:divBdr>
        </w:div>
        <w:div w:id="352655578">
          <w:marLeft w:val="480"/>
          <w:marRight w:val="0"/>
          <w:marTop w:val="0"/>
          <w:marBottom w:val="0"/>
          <w:divBdr>
            <w:top w:val="none" w:sz="0" w:space="0" w:color="auto"/>
            <w:left w:val="none" w:sz="0" w:space="0" w:color="auto"/>
            <w:bottom w:val="none" w:sz="0" w:space="0" w:color="auto"/>
            <w:right w:val="none" w:sz="0" w:space="0" w:color="auto"/>
          </w:divBdr>
        </w:div>
        <w:div w:id="371540160">
          <w:marLeft w:val="480"/>
          <w:marRight w:val="0"/>
          <w:marTop w:val="0"/>
          <w:marBottom w:val="0"/>
          <w:divBdr>
            <w:top w:val="none" w:sz="0" w:space="0" w:color="auto"/>
            <w:left w:val="none" w:sz="0" w:space="0" w:color="auto"/>
            <w:bottom w:val="none" w:sz="0" w:space="0" w:color="auto"/>
            <w:right w:val="none" w:sz="0" w:space="0" w:color="auto"/>
          </w:divBdr>
        </w:div>
        <w:div w:id="393091609">
          <w:marLeft w:val="480"/>
          <w:marRight w:val="0"/>
          <w:marTop w:val="0"/>
          <w:marBottom w:val="0"/>
          <w:divBdr>
            <w:top w:val="none" w:sz="0" w:space="0" w:color="auto"/>
            <w:left w:val="none" w:sz="0" w:space="0" w:color="auto"/>
            <w:bottom w:val="none" w:sz="0" w:space="0" w:color="auto"/>
            <w:right w:val="none" w:sz="0" w:space="0" w:color="auto"/>
          </w:divBdr>
        </w:div>
        <w:div w:id="452947285">
          <w:marLeft w:val="480"/>
          <w:marRight w:val="0"/>
          <w:marTop w:val="0"/>
          <w:marBottom w:val="0"/>
          <w:divBdr>
            <w:top w:val="none" w:sz="0" w:space="0" w:color="auto"/>
            <w:left w:val="none" w:sz="0" w:space="0" w:color="auto"/>
            <w:bottom w:val="none" w:sz="0" w:space="0" w:color="auto"/>
            <w:right w:val="none" w:sz="0" w:space="0" w:color="auto"/>
          </w:divBdr>
        </w:div>
        <w:div w:id="461310513">
          <w:marLeft w:val="480"/>
          <w:marRight w:val="0"/>
          <w:marTop w:val="0"/>
          <w:marBottom w:val="0"/>
          <w:divBdr>
            <w:top w:val="none" w:sz="0" w:space="0" w:color="auto"/>
            <w:left w:val="none" w:sz="0" w:space="0" w:color="auto"/>
            <w:bottom w:val="none" w:sz="0" w:space="0" w:color="auto"/>
            <w:right w:val="none" w:sz="0" w:space="0" w:color="auto"/>
          </w:divBdr>
        </w:div>
        <w:div w:id="503739232">
          <w:marLeft w:val="480"/>
          <w:marRight w:val="0"/>
          <w:marTop w:val="0"/>
          <w:marBottom w:val="0"/>
          <w:divBdr>
            <w:top w:val="none" w:sz="0" w:space="0" w:color="auto"/>
            <w:left w:val="none" w:sz="0" w:space="0" w:color="auto"/>
            <w:bottom w:val="none" w:sz="0" w:space="0" w:color="auto"/>
            <w:right w:val="none" w:sz="0" w:space="0" w:color="auto"/>
          </w:divBdr>
        </w:div>
        <w:div w:id="552934856">
          <w:marLeft w:val="480"/>
          <w:marRight w:val="0"/>
          <w:marTop w:val="0"/>
          <w:marBottom w:val="0"/>
          <w:divBdr>
            <w:top w:val="none" w:sz="0" w:space="0" w:color="auto"/>
            <w:left w:val="none" w:sz="0" w:space="0" w:color="auto"/>
            <w:bottom w:val="none" w:sz="0" w:space="0" w:color="auto"/>
            <w:right w:val="none" w:sz="0" w:space="0" w:color="auto"/>
          </w:divBdr>
        </w:div>
        <w:div w:id="613363065">
          <w:marLeft w:val="480"/>
          <w:marRight w:val="0"/>
          <w:marTop w:val="0"/>
          <w:marBottom w:val="0"/>
          <w:divBdr>
            <w:top w:val="none" w:sz="0" w:space="0" w:color="auto"/>
            <w:left w:val="none" w:sz="0" w:space="0" w:color="auto"/>
            <w:bottom w:val="none" w:sz="0" w:space="0" w:color="auto"/>
            <w:right w:val="none" w:sz="0" w:space="0" w:color="auto"/>
          </w:divBdr>
        </w:div>
        <w:div w:id="629045653">
          <w:marLeft w:val="480"/>
          <w:marRight w:val="0"/>
          <w:marTop w:val="0"/>
          <w:marBottom w:val="0"/>
          <w:divBdr>
            <w:top w:val="none" w:sz="0" w:space="0" w:color="auto"/>
            <w:left w:val="none" w:sz="0" w:space="0" w:color="auto"/>
            <w:bottom w:val="none" w:sz="0" w:space="0" w:color="auto"/>
            <w:right w:val="none" w:sz="0" w:space="0" w:color="auto"/>
          </w:divBdr>
        </w:div>
        <w:div w:id="698164812">
          <w:marLeft w:val="480"/>
          <w:marRight w:val="0"/>
          <w:marTop w:val="0"/>
          <w:marBottom w:val="0"/>
          <w:divBdr>
            <w:top w:val="none" w:sz="0" w:space="0" w:color="auto"/>
            <w:left w:val="none" w:sz="0" w:space="0" w:color="auto"/>
            <w:bottom w:val="none" w:sz="0" w:space="0" w:color="auto"/>
            <w:right w:val="none" w:sz="0" w:space="0" w:color="auto"/>
          </w:divBdr>
        </w:div>
        <w:div w:id="813722896">
          <w:marLeft w:val="480"/>
          <w:marRight w:val="0"/>
          <w:marTop w:val="0"/>
          <w:marBottom w:val="0"/>
          <w:divBdr>
            <w:top w:val="none" w:sz="0" w:space="0" w:color="auto"/>
            <w:left w:val="none" w:sz="0" w:space="0" w:color="auto"/>
            <w:bottom w:val="none" w:sz="0" w:space="0" w:color="auto"/>
            <w:right w:val="none" w:sz="0" w:space="0" w:color="auto"/>
          </w:divBdr>
        </w:div>
        <w:div w:id="858617476">
          <w:marLeft w:val="480"/>
          <w:marRight w:val="0"/>
          <w:marTop w:val="0"/>
          <w:marBottom w:val="0"/>
          <w:divBdr>
            <w:top w:val="none" w:sz="0" w:space="0" w:color="auto"/>
            <w:left w:val="none" w:sz="0" w:space="0" w:color="auto"/>
            <w:bottom w:val="none" w:sz="0" w:space="0" w:color="auto"/>
            <w:right w:val="none" w:sz="0" w:space="0" w:color="auto"/>
          </w:divBdr>
        </w:div>
        <w:div w:id="1017729019">
          <w:marLeft w:val="480"/>
          <w:marRight w:val="0"/>
          <w:marTop w:val="0"/>
          <w:marBottom w:val="0"/>
          <w:divBdr>
            <w:top w:val="none" w:sz="0" w:space="0" w:color="auto"/>
            <w:left w:val="none" w:sz="0" w:space="0" w:color="auto"/>
            <w:bottom w:val="none" w:sz="0" w:space="0" w:color="auto"/>
            <w:right w:val="none" w:sz="0" w:space="0" w:color="auto"/>
          </w:divBdr>
        </w:div>
        <w:div w:id="1043092641">
          <w:marLeft w:val="480"/>
          <w:marRight w:val="0"/>
          <w:marTop w:val="0"/>
          <w:marBottom w:val="0"/>
          <w:divBdr>
            <w:top w:val="none" w:sz="0" w:space="0" w:color="auto"/>
            <w:left w:val="none" w:sz="0" w:space="0" w:color="auto"/>
            <w:bottom w:val="none" w:sz="0" w:space="0" w:color="auto"/>
            <w:right w:val="none" w:sz="0" w:space="0" w:color="auto"/>
          </w:divBdr>
        </w:div>
        <w:div w:id="1075586744">
          <w:marLeft w:val="480"/>
          <w:marRight w:val="0"/>
          <w:marTop w:val="0"/>
          <w:marBottom w:val="0"/>
          <w:divBdr>
            <w:top w:val="none" w:sz="0" w:space="0" w:color="auto"/>
            <w:left w:val="none" w:sz="0" w:space="0" w:color="auto"/>
            <w:bottom w:val="none" w:sz="0" w:space="0" w:color="auto"/>
            <w:right w:val="none" w:sz="0" w:space="0" w:color="auto"/>
          </w:divBdr>
        </w:div>
        <w:div w:id="1091705712">
          <w:marLeft w:val="480"/>
          <w:marRight w:val="0"/>
          <w:marTop w:val="0"/>
          <w:marBottom w:val="0"/>
          <w:divBdr>
            <w:top w:val="none" w:sz="0" w:space="0" w:color="auto"/>
            <w:left w:val="none" w:sz="0" w:space="0" w:color="auto"/>
            <w:bottom w:val="none" w:sz="0" w:space="0" w:color="auto"/>
            <w:right w:val="none" w:sz="0" w:space="0" w:color="auto"/>
          </w:divBdr>
        </w:div>
        <w:div w:id="1249192355">
          <w:marLeft w:val="480"/>
          <w:marRight w:val="0"/>
          <w:marTop w:val="0"/>
          <w:marBottom w:val="0"/>
          <w:divBdr>
            <w:top w:val="none" w:sz="0" w:space="0" w:color="auto"/>
            <w:left w:val="none" w:sz="0" w:space="0" w:color="auto"/>
            <w:bottom w:val="none" w:sz="0" w:space="0" w:color="auto"/>
            <w:right w:val="none" w:sz="0" w:space="0" w:color="auto"/>
          </w:divBdr>
        </w:div>
        <w:div w:id="1276670889">
          <w:marLeft w:val="480"/>
          <w:marRight w:val="0"/>
          <w:marTop w:val="0"/>
          <w:marBottom w:val="0"/>
          <w:divBdr>
            <w:top w:val="none" w:sz="0" w:space="0" w:color="auto"/>
            <w:left w:val="none" w:sz="0" w:space="0" w:color="auto"/>
            <w:bottom w:val="none" w:sz="0" w:space="0" w:color="auto"/>
            <w:right w:val="none" w:sz="0" w:space="0" w:color="auto"/>
          </w:divBdr>
        </w:div>
        <w:div w:id="1305236940">
          <w:marLeft w:val="480"/>
          <w:marRight w:val="0"/>
          <w:marTop w:val="0"/>
          <w:marBottom w:val="0"/>
          <w:divBdr>
            <w:top w:val="none" w:sz="0" w:space="0" w:color="auto"/>
            <w:left w:val="none" w:sz="0" w:space="0" w:color="auto"/>
            <w:bottom w:val="none" w:sz="0" w:space="0" w:color="auto"/>
            <w:right w:val="none" w:sz="0" w:space="0" w:color="auto"/>
          </w:divBdr>
        </w:div>
        <w:div w:id="1319844280">
          <w:marLeft w:val="480"/>
          <w:marRight w:val="0"/>
          <w:marTop w:val="0"/>
          <w:marBottom w:val="0"/>
          <w:divBdr>
            <w:top w:val="none" w:sz="0" w:space="0" w:color="auto"/>
            <w:left w:val="none" w:sz="0" w:space="0" w:color="auto"/>
            <w:bottom w:val="none" w:sz="0" w:space="0" w:color="auto"/>
            <w:right w:val="none" w:sz="0" w:space="0" w:color="auto"/>
          </w:divBdr>
        </w:div>
        <w:div w:id="1333530649">
          <w:marLeft w:val="480"/>
          <w:marRight w:val="0"/>
          <w:marTop w:val="0"/>
          <w:marBottom w:val="0"/>
          <w:divBdr>
            <w:top w:val="none" w:sz="0" w:space="0" w:color="auto"/>
            <w:left w:val="none" w:sz="0" w:space="0" w:color="auto"/>
            <w:bottom w:val="none" w:sz="0" w:space="0" w:color="auto"/>
            <w:right w:val="none" w:sz="0" w:space="0" w:color="auto"/>
          </w:divBdr>
        </w:div>
        <w:div w:id="1360886801">
          <w:marLeft w:val="480"/>
          <w:marRight w:val="0"/>
          <w:marTop w:val="0"/>
          <w:marBottom w:val="0"/>
          <w:divBdr>
            <w:top w:val="none" w:sz="0" w:space="0" w:color="auto"/>
            <w:left w:val="none" w:sz="0" w:space="0" w:color="auto"/>
            <w:bottom w:val="none" w:sz="0" w:space="0" w:color="auto"/>
            <w:right w:val="none" w:sz="0" w:space="0" w:color="auto"/>
          </w:divBdr>
        </w:div>
        <w:div w:id="1368214198">
          <w:marLeft w:val="480"/>
          <w:marRight w:val="0"/>
          <w:marTop w:val="0"/>
          <w:marBottom w:val="0"/>
          <w:divBdr>
            <w:top w:val="none" w:sz="0" w:space="0" w:color="auto"/>
            <w:left w:val="none" w:sz="0" w:space="0" w:color="auto"/>
            <w:bottom w:val="none" w:sz="0" w:space="0" w:color="auto"/>
            <w:right w:val="none" w:sz="0" w:space="0" w:color="auto"/>
          </w:divBdr>
        </w:div>
        <w:div w:id="1392995208">
          <w:marLeft w:val="480"/>
          <w:marRight w:val="0"/>
          <w:marTop w:val="0"/>
          <w:marBottom w:val="0"/>
          <w:divBdr>
            <w:top w:val="none" w:sz="0" w:space="0" w:color="auto"/>
            <w:left w:val="none" w:sz="0" w:space="0" w:color="auto"/>
            <w:bottom w:val="none" w:sz="0" w:space="0" w:color="auto"/>
            <w:right w:val="none" w:sz="0" w:space="0" w:color="auto"/>
          </w:divBdr>
        </w:div>
        <w:div w:id="1415009721">
          <w:marLeft w:val="480"/>
          <w:marRight w:val="0"/>
          <w:marTop w:val="0"/>
          <w:marBottom w:val="0"/>
          <w:divBdr>
            <w:top w:val="none" w:sz="0" w:space="0" w:color="auto"/>
            <w:left w:val="none" w:sz="0" w:space="0" w:color="auto"/>
            <w:bottom w:val="none" w:sz="0" w:space="0" w:color="auto"/>
            <w:right w:val="none" w:sz="0" w:space="0" w:color="auto"/>
          </w:divBdr>
        </w:div>
        <w:div w:id="1422800902">
          <w:marLeft w:val="480"/>
          <w:marRight w:val="0"/>
          <w:marTop w:val="0"/>
          <w:marBottom w:val="0"/>
          <w:divBdr>
            <w:top w:val="none" w:sz="0" w:space="0" w:color="auto"/>
            <w:left w:val="none" w:sz="0" w:space="0" w:color="auto"/>
            <w:bottom w:val="none" w:sz="0" w:space="0" w:color="auto"/>
            <w:right w:val="none" w:sz="0" w:space="0" w:color="auto"/>
          </w:divBdr>
        </w:div>
        <w:div w:id="1460149571">
          <w:marLeft w:val="480"/>
          <w:marRight w:val="0"/>
          <w:marTop w:val="0"/>
          <w:marBottom w:val="0"/>
          <w:divBdr>
            <w:top w:val="none" w:sz="0" w:space="0" w:color="auto"/>
            <w:left w:val="none" w:sz="0" w:space="0" w:color="auto"/>
            <w:bottom w:val="none" w:sz="0" w:space="0" w:color="auto"/>
            <w:right w:val="none" w:sz="0" w:space="0" w:color="auto"/>
          </w:divBdr>
        </w:div>
        <w:div w:id="1470902629">
          <w:marLeft w:val="480"/>
          <w:marRight w:val="0"/>
          <w:marTop w:val="0"/>
          <w:marBottom w:val="0"/>
          <w:divBdr>
            <w:top w:val="none" w:sz="0" w:space="0" w:color="auto"/>
            <w:left w:val="none" w:sz="0" w:space="0" w:color="auto"/>
            <w:bottom w:val="none" w:sz="0" w:space="0" w:color="auto"/>
            <w:right w:val="none" w:sz="0" w:space="0" w:color="auto"/>
          </w:divBdr>
        </w:div>
        <w:div w:id="1506165091">
          <w:marLeft w:val="480"/>
          <w:marRight w:val="0"/>
          <w:marTop w:val="0"/>
          <w:marBottom w:val="0"/>
          <w:divBdr>
            <w:top w:val="none" w:sz="0" w:space="0" w:color="auto"/>
            <w:left w:val="none" w:sz="0" w:space="0" w:color="auto"/>
            <w:bottom w:val="none" w:sz="0" w:space="0" w:color="auto"/>
            <w:right w:val="none" w:sz="0" w:space="0" w:color="auto"/>
          </w:divBdr>
        </w:div>
        <w:div w:id="1508058554">
          <w:marLeft w:val="480"/>
          <w:marRight w:val="0"/>
          <w:marTop w:val="0"/>
          <w:marBottom w:val="0"/>
          <w:divBdr>
            <w:top w:val="none" w:sz="0" w:space="0" w:color="auto"/>
            <w:left w:val="none" w:sz="0" w:space="0" w:color="auto"/>
            <w:bottom w:val="none" w:sz="0" w:space="0" w:color="auto"/>
            <w:right w:val="none" w:sz="0" w:space="0" w:color="auto"/>
          </w:divBdr>
        </w:div>
        <w:div w:id="1623923653">
          <w:marLeft w:val="480"/>
          <w:marRight w:val="0"/>
          <w:marTop w:val="0"/>
          <w:marBottom w:val="0"/>
          <w:divBdr>
            <w:top w:val="none" w:sz="0" w:space="0" w:color="auto"/>
            <w:left w:val="none" w:sz="0" w:space="0" w:color="auto"/>
            <w:bottom w:val="none" w:sz="0" w:space="0" w:color="auto"/>
            <w:right w:val="none" w:sz="0" w:space="0" w:color="auto"/>
          </w:divBdr>
        </w:div>
        <w:div w:id="1628854458">
          <w:marLeft w:val="480"/>
          <w:marRight w:val="0"/>
          <w:marTop w:val="0"/>
          <w:marBottom w:val="0"/>
          <w:divBdr>
            <w:top w:val="none" w:sz="0" w:space="0" w:color="auto"/>
            <w:left w:val="none" w:sz="0" w:space="0" w:color="auto"/>
            <w:bottom w:val="none" w:sz="0" w:space="0" w:color="auto"/>
            <w:right w:val="none" w:sz="0" w:space="0" w:color="auto"/>
          </w:divBdr>
        </w:div>
        <w:div w:id="1663270576">
          <w:marLeft w:val="480"/>
          <w:marRight w:val="0"/>
          <w:marTop w:val="0"/>
          <w:marBottom w:val="0"/>
          <w:divBdr>
            <w:top w:val="none" w:sz="0" w:space="0" w:color="auto"/>
            <w:left w:val="none" w:sz="0" w:space="0" w:color="auto"/>
            <w:bottom w:val="none" w:sz="0" w:space="0" w:color="auto"/>
            <w:right w:val="none" w:sz="0" w:space="0" w:color="auto"/>
          </w:divBdr>
        </w:div>
        <w:div w:id="1694064629">
          <w:marLeft w:val="480"/>
          <w:marRight w:val="0"/>
          <w:marTop w:val="0"/>
          <w:marBottom w:val="0"/>
          <w:divBdr>
            <w:top w:val="none" w:sz="0" w:space="0" w:color="auto"/>
            <w:left w:val="none" w:sz="0" w:space="0" w:color="auto"/>
            <w:bottom w:val="none" w:sz="0" w:space="0" w:color="auto"/>
            <w:right w:val="none" w:sz="0" w:space="0" w:color="auto"/>
          </w:divBdr>
        </w:div>
        <w:div w:id="1708096358">
          <w:marLeft w:val="480"/>
          <w:marRight w:val="0"/>
          <w:marTop w:val="0"/>
          <w:marBottom w:val="0"/>
          <w:divBdr>
            <w:top w:val="none" w:sz="0" w:space="0" w:color="auto"/>
            <w:left w:val="none" w:sz="0" w:space="0" w:color="auto"/>
            <w:bottom w:val="none" w:sz="0" w:space="0" w:color="auto"/>
            <w:right w:val="none" w:sz="0" w:space="0" w:color="auto"/>
          </w:divBdr>
        </w:div>
        <w:div w:id="1744717219">
          <w:marLeft w:val="480"/>
          <w:marRight w:val="0"/>
          <w:marTop w:val="0"/>
          <w:marBottom w:val="0"/>
          <w:divBdr>
            <w:top w:val="none" w:sz="0" w:space="0" w:color="auto"/>
            <w:left w:val="none" w:sz="0" w:space="0" w:color="auto"/>
            <w:bottom w:val="none" w:sz="0" w:space="0" w:color="auto"/>
            <w:right w:val="none" w:sz="0" w:space="0" w:color="auto"/>
          </w:divBdr>
        </w:div>
        <w:div w:id="1749691518">
          <w:marLeft w:val="480"/>
          <w:marRight w:val="0"/>
          <w:marTop w:val="0"/>
          <w:marBottom w:val="0"/>
          <w:divBdr>
            <w:top w:val="none" w:sz="0" w:space="0" w:color="auto"/>
            <w:left w:val="none" w:sz="0" w:space="0" w:color="auto"/>
            <w:bottom w:val="none" w:sz="0" w:space="0" w:color="auto"/>
            <w:right w:val="none" w:sz="0" w:space="0" w:color="auto"/>
          </w:divBdr>
        </w:div>
        <w:div w:id="1917277227">
          <w:marLeft w:val="480"/>
          <w:marRight w:val="0"/>
          <w:marTop w:val="0"/>
          <w:marBottom w:val="0"/>
          <w:divBdr>
            <w:top w:val="none" w:sz="0" w:space="0" w:color="auto"/>
            <w:left w:val="none" w:sz="0" w:space="0" w:color="auto"/>
            <w:bottom w:val="none" w:sz="0" w:space="0" w:color="auto"/>
            <w:right w:val="none" w:sz="0" w:space="0" w:color="auto"/>
          </w:divBdr>
        </w:div>
        <w:div w:id="1926768921">
          <w:marLeft w:val="480"/>
          <w:marRight w:val="0"/>
          <w:marTop w:val="0"/>
          <w:marBottom w:val="0"/>
          <w:divBdr>
            <w:top w:val="none" w:sz="0" w:space="0" w:color="auto"/>
            <w:left w:val="none" w:sz="0" w:space="0" w:color="auto"/>
            <w:bottom w:val="none" w:sz="0" w:space="0" w:color="auto"/>
            <w:right w:val="none" w:sz="0" w:space="0" w:color="auto"/>
          </w:divBdr>
        </w:div>
        <w:div w:id="1966429872">
          <w:marLeft w:val="480"/>
          <w:marRight w:val="0"/>
          <w:marTop w:val="0"/>
          <w:marBottom w:val="0"/>
          <w:divBdr>
            <w:top w:val="none" w:sz="0" w:space="0" w:color="auto"/>
            <w:left w:val="none" w:sz="0" w:space="0" w:color="auto"/>
            <w:bottom w:val="none" w:sz="0" w:space="0" w:color="auto"/>
            <w:right w:val="none" w:sz="0" w:space="0" w:color="auto"/>
          </w:divBdr>
        </w:div>
        <w:div w:id="2020809997">
          <w:marLeft w:val="480"/>
          <w:marRight w:val="0"/>
          <w:marTop w:val="0"/>
          <w:marBottom w:val="0"/>
          <w:divBdr>
            <w:top w:val="none" w:sz="0" w:space="0" w:color="auto"/>
            <w:left w:val="none" w:sz="0" w:space="0" w:color="auto"/>
            <w:bottom w:val="none" w:sz="0" w:space="0" w:color="auto"/>
            <w:right w:val="none" w:sz="0" w:space="0" w:color="auto"/>
          </w:divBdr>
        </w:div>
        <w:div w:id="2071493868">
          <w:marLeft w:val="480"/>
          <w:marRight w:val="0"/>
          <w:marTop w:val="0"/>
          <w:marBottom w:val="0"/>
          <w:divBdr>
            <w:top w:val="none" w:sz="0" w:space="0" w:color="auto"/>
            <w:left w:val="none" w:sz="0" w:space="0" w:color="auto"/>
            <w:bottom w:val="none" w:sz="0" w:space="0" w:color="auto"/>
            <w:right w:val="none" w:sz="0" w:space="0" w:color="auto"/>
          </w:divBdr>
        </w:div>
        <w:div w:id="2084140441">
          <w:marLeft w:val="480"/>
          <w:marRight w:val="0"/>
          <w:marTop w:val="0"/>
          <w:marBottom w:val="0"/>
          <w:divBdr>
            <w:top w:val="none" w:sz="0" w:space="0" w:color="auto"/>
            <w:left w:val="none" w:sz="0" w:space="0" w:color="auto"/>
            <w:bottom w:val="none" w:sz="0" w:space="0" w:color="auto"/>
            <w:right w:val="none" w:sz="0" w:space="0" w:color="auto"/>
          </w:divBdr>
        </w:div>
      </w:divsChild>
    </w:div>
    <w:div w:id="483862713">
      <w:bodyDiv w:val="1"/>
      <w:marLeft w:val="0"/>
      <w:marRight w:val="0"/>
      <w:marTop w:val="0"/>
      <w:marBottom w:val="0"/>
      <w:divBdr>
        <w:top w:val="none" w:sz="0" w:space="0" w:color="auto"/>
        <w:left w:val="none" w:sz="0" w:space="0" w:color="auto"/>
        <w:bottom w:val="none" w:sz="0" w:space="0" w:color="auto"/>
        <w:right w:val="none" w:sz="0" w:space="0" w:color="auto"/>
      </w:divBdr>
    </w:div>
    <w:div w:id="505437572">
      <w:bodyDiv w:val="1"/>
      <w:marLeft w:val="0"/>
      <w:marRight w:val="0"/>
      <w:marTop w:val="0"/>
      <w:marBottom w:val="0"/>
      <w:divBdr>
        <w:top w:val="none" w:sz="0" w:space="0" w:color="auto"/>
        <w:left w:val="none" w:sz="0" w:space="0" w:color="auto"/>
        <w:bottom w:val="none" w:sz="0" w:space="0" w:color="auto"/>
        <w:right w:val="none" w:sz="0" w:space="0" w:color="auto"/>
      </w:divBdr>
    </w:div>
    <w:div w:id="506016122">
      <w:bodyDiv w:val="1"/>
      <w:marLeft w:val="0"/>
      <w:marRight w:val="0"/>
      <w:marTop w:val="0"/>
      <w:marBottom w:val="0"/>
      <w:divBdr>
        <w:top w:val="none" w:sz="0" w:space="0" w:color="auto"/>
        <w:left w:val="none" w:sz="0" w:space="0" w:color="auto"/>
        <w:bottom w:val="none" w:sz="0" w:space="0" w:color="auto"/>
        <w:right w:val="none" w:sz="0" w:space="0" w:color="auto"/>
      </w:divBdr>
      <w:divsChild>
        <w:div w:id="1302232247">
          <w:marLeft w:val="480"/>
          <w:marRight w:val="0"/>
          <w:marTop w:val="0"/>
          <w:marBottom w:val="0"/>
          <w:divBdr>
            <w:top w:val="none" w:sz="0" w:space="0" w:color="auto"/>
            <w:left w:val="none" w:sz="0" w:space="0" w:color="auto"/>
            <w:bottom w:val="none" w:sz="0" w:space="0" w:color="auto"/>
            <w:right w:val="none" w:sz="0" w:space="0" w:color="auto"/>
          </w:divBdr>
        </w:div>
        <w:div w:id="637220589">
          <w:marLeft w:val="480"/>
          <w:marRight w:val="0"/>
          <w:marTop w:val="0"/>
          <w:marBottom w:val="0"/>
          <w:divBdr>
            <w:top w:val="none" w:sz="0" w:space="0" w:color="auto"/>
            <w:left w:val="none" w:sz="0" w:space="0" w:color="auto"/>
            <w:bottom w:val="none" w:sz="0" w:space="0" w:color="auto"/>
            <w:right w:val="none" w:sz="0" w:space="0" w:color="auto"/>
          </w:divBdr>
        </w:div>
        <w:div w:id="782187995">
          <w:marLeft w:val="480"/>
          <w:marRight w:val="0"/>
          <w:marTop w:val="0"/>
          <w:marBottom w:val="0"/>
          <w:divBdr>
            <w:top w:val="none" w:sz="0" w:space="0" w:color="auto"/>
            <w:left w:val="none" w:sz="0" w:space="0" w:color="auto"/>
            <w:bottom w:val="none" w:sz="0" w:space="0" w:color="auto"/>
            <w:right w:val="none" w:sz="0" w:space="0" w:color="auto"/>
          </w:divBdr>
        </w:div>
        <w:div w:id="418989139">
          <w:marLeft w:val="480"/>
          <w:marRight w:val="0"/>
          <w:marTop w:val="0"/>
          <w:marBottom w:val="0"/>
          <w:divBdr>
            <w:top w:val="none" w:sz="0" w:space="0" w:color="auto"/>
            <w:left w:val="none" w:sz="0" w:space="0" w:color="auto"/>
            <w:bottom w:val="none" w:sz="0" w:space="0" w:color="auto"/>
            <w:right w:val="none" w:sz="0" w:space="0" w:color="auto"/>
          </w:divBdr>
        </w:div>
        <w:div w:id="1336690134">
          <w:marLeft w:val="480"/>
          <w:marRight w:val="0"/>
          <w:marTop w:val="0"/>
          <w:marBottom w:val="0"/>
          <w:divBdr>
            <w:top w:val="none" w:sz="0" w:space="0" w:color="auto"/>
            <w:left w:val="none" w:sz="0" w:space="0" w:color="auto"/>
            <w:bottom w:val="none" w:sz="0" w:space="0" w:color="auto"/>
            <w:right w:val="none" w:sz="0" w:space="0" w:color="auto"/>
          </w:divBdr>
        </w:div>
        <w:div w:id="858810548">
          <w:marLeft w:val="480"/>
          <w:marRight w:val="0"/>
          <w:marTop w:val="0"/>
          <w:marBottom w:val="0"/>
          <w:divBdr>
            <w:top w:val="none" w:sz="0" w:space="0" w:color="auto"/>
            <w:left w:val="none" w:sz="0" w:space="0" w:color="auto"/>
            <w:bottom w:val="none" w:sz="0" w:space="0" w:color="auto"/>
            <w:right w:val="none" w:sz="0" w:space="0" w:color="auto"/>
          </w:divBdr>
        </w:div>
        <w:div w:id="1943804509">
          <w:marLeft w:val="480"/>
          <w:marRight w:val="0"/>
          <w:marTop w:val="0"/>
          <w:marBottom w:val="0"/>
          <w:divBdr>
            <w:top w:val="none" w:sz="0" w:space="0" w:color="auto"/>
            <w:left w:val="none" w:sz="0" w:space="0" w:color="auto"/>
            <w:bottom w:val="none" w:sz="0" w:space="0" w:color="auto"/>
            <w:right w:val="none" w:sz="0" w:space="0" w:color="auto"/>
          </w:divBdr>
        </w:div>
        <w:div w:id="2093693796">
          <w:marLeft w:val="480"/>
          <w:marRight w:val="0"/>
          <w:marTop w:val="0"/>
          <w:marBottom w:val="0"/>
          <w:divBdr>
            <w:top w:val="none" w:sz="0" w:space="0" w:color="auto"/>
            <w:left w:val="none" w:sz="0" w:space="0" w:color="auto"/>
            <w:bottom w:val="none" w:sz="0" w:space="0" w:color="auto"/>
            <w:right w:val="none" w:sz="0" w:space="0" w:color="auto"/>
          </w:divBdr>
        </w:div>
        <w:div w:id="121466101">
          <w:marLeft w:val="480"/>
          <w:marRight w:val="0"/>
          <w:marTop w:val="0"/>
          <w:marBottom w:val="0"/>
          <w:divBdr>
            <w:top w:val="none" w:sz="0" w:space="0" w:color="auto"/>
            <w:left w:val="none" w:sz="0" w:space="0" w:color="auto"/>
            <w:bottom w:val="none" w:sz="0" w:space="0" w:color="auto"/>
            <w:right w:val="none" w:sz="0" w:space="0" w:color="auto"/>
          </w:divBdr>
        </w:div>
        <w:div w:id="448552286">
          <w:marLeft w:val="480"/>
          <w:marRight w:val="0"/>
          <w:marTop w:val="0"/>
          <w:marBottom w:val="0"/>
          <w:divBdr>
            <w:top w:val="none" w:sz="0" w:space="0" w:color="auto"/>
            <w:left w:val="none" w:sz="0" w:space="0" w:color="auto"/>
            <w:bottom w:val="none" w:sz="0" w:space="0" w:color="auto"/>
            <w:right w:val="none" w:sz="0" w:space="0" w:color="auto"/>
          </w:divBdr>
        </w:div>
        <w:div w:id="6830021">
          <w:marLeft w:val="480"/>
          <w:marRight w:val="0"/>
          <w:marTop w:val="0"/>
          <w:marBottom w:val="0"/>
          <w:divBdr>
            <w:top w:val="none" w:sz="0" w:space="0" w:color="auto"/>
            <w:left w:val="none" w:sz="0" w:space="0" w:color="auto"/>
            <w:bottom w:val="none" w:sz="0" w:space="0" w:color="auto"/>
            <w:right w:val="none" w:sz="0" w:space="0" w:color="auto"/>
          </w:divBdr>
        </w:div>
        <w:div w:id="186069589">
          <w:marLeft w:val="480"/>
          <w:marRight w:val="0"/>
          <w:marTop w:val="0"/>
          <w:marBottom w:val="0"/>
          <w:divBdr>
            <w:top w:val="none" w:sz="0" w:space="0" w:color="auto"/>
            <w:left w:val="none" w:sz="0" w:space="0" w:color="auto"/>
            <w:bottom w:val="none" w:sz="0" w:space="0" w:color="auto"/>
            <w:right w:val="none" w:sz="0" w:space="0" w:color="auto"/>
          </w:divBdr>
        </w:div>
        <w:div w:id="208684921">
          <w:marLeft w:val="480"/>
          <w:marRight w:val="0"/>
          <w:marTop w:val="0"/>
          <w:marBottom w:val="0"/>
          <w:divBdr>
            <w:top w:val="none" w:sz="0" w:space="0" w:color="auto"/>
            <w:left w:val="none" w:sz="0" w:space="0" w:color="auto"/>
            <w:bottom w:val="none" w:sz="0" w:space="0" w:color="auto"/>
            <w:right w:val="none" w:sz="0" w:space="0" w:color="auto"/>
          </w:divBdr>
        </w:div>
        <w:div w:id="2096777610">
          <w:marLeft w:val="480"/>
          <w:marRight w:val="0"/>
          <w:marTop w:val="0"/>
          <w:marBottom w:val="0"/>
          <w:divBdr>
            <w:top w:val="none" w:sz="0" w:space="0" w:color="auto"/>
            <w:left w:val="none" w:sz="0" w:space="0" w:color="auto"/>
            <w:bottom w:val="none" w:sz="0" w:space="0" w:color="auto"/>
            <w:right w:val="none" w:sz="0" w:space="0" w:color="auto"/>
          </w:divBdr>
        </w:div>
        <w:div w:id="1301378220">
          <w:marLeft w:val="480"/>
          <w:marRight w:val="0"/>
          <w:marTop w:val="0"/>
          <w:marBottom w:val="0"/>
          <w:divBdr>
            <w:top w:val="none" w:sz="0" w:space="0" w:color="auto"/>
            <w:left w:val="none" w:sz="0" w:space="0" w:color="auto"/>
            <w:bottom w:val="none" w:sz="0" w:space="0" w:color="auto"/>
            <w:right w:val="none" w:sz="0" w:space="0" w:color="auto"/>
          </w:divBdr>
        </w:div>
        <w:div w:id="326372405">
          <w:marLeft w:val="480"/>
          <w:marRight w:val="0"/>
          <w:marTop w:val="0"/>
          <w:marBottom w:val="0"/>
          <w:divBdr>
            <w:top w:val="none" w:sz="0" w:space="0" w:color="auto"/>
            <w:left w:val="none" w:sz="0" w:space="0" w:color="auto"/>
            <w:bottom w:val="none" w:sz="0" w:space="0" w:color="auto"/>
            <w:right w:val="none" w:sz="0" w:space="0" w:color="auto"/>
          </w:divBdr>
        </w:div>
        <w:div w:id="1487014086">
          <w:marLeft w:val="480"/>
          <w:marRight w:val="0"/>
          <w:marTop w:val="0"/>
          <w:marBottom w:val="0"/>
          <w:divBdr>
            <w:top w:val="none" w:sz="0" w:space="0" w:color="auto"/>
            <w:left w:val="none" w:sz="0" w:space="0" w:color="auto"/>
            <w:bottom w:val="none" w:sz="0" w:space="0" w:color="auto"/>
            <w:right w:val="none" w:sz="0" w:space="0" w:color="auto"/>
          </w:divBdr>
        </w:div>
        <w:div w:id="673873827">
          <w:marLeft w:val="480"/>
          <w:marRight w:val="0"/>
          <w:marTop w:val="0"/>
          <w:marBottom w:val="0"/>
          <w:divBdr>
            <w:top w:val="none" w:sz="0" w:space="0" w:color="auto"/>
            <w:left w:val="none" w:sz="0" w:space="0" w:color="auto"/>
            <w:bottom w:val="none" w:sz="0" w:space="0" w:color="auto"/>
            <w:right w:val="none" w:sz="0" w:space="0" w:color="auto"/>
          </w:divBdr>
        </w:div>
        <w:div w:id="770971387">
          <w:marLeft w:val="480"/>
          <w:marRight w:val="0"/>
          <w:marTop w:val="0"/>
          <w:marBottom w:val="0"/>
          <w:divBdr>
            <w:top w:val="none" w:sz="0" w:space="0" w:color="auto"/>
            <w:left w:val="none" w:sz="0" w:space="0" w:color="auto"/>
            <w:bottom w:val="none" w:sz="0" w:space="0" w:color="auto"/>
            <w:right w:val="none" w:sz="0" w:space="0" w:color="auto"/>
          </w:divBdr>
        </w:div>
        <w:div w:id="543636755">
          <w:marLeft w:val="480"/>
          <w:marRight w:val="0"/>
          <w:marTop w:val="0"/>
          <w:marBottom w:val="0"/>
          <w:divBdr>
            <w:top w:val="none" w:sz="0" w:space="0" w:color="auto"/>
            <w:left w:val="none" w:sz="0" w:space="0" w:color="auto"/>
            <w:bottom w:val="none" w:sz="0" w:space="0" w:color="auto"/>
            <w:right w:val="none" w:sz="0" w:space="0" w:color="auto"/>
          </w:divBdr>
        </w:div>
        <w:div w:id="478421226">
          <w:marLeft w:val="480"/>
          <w:marRight w:val="0"/>
          <w:marTop w:val="0"/>
          <w:marBottom w:val="0"/>
          <w:divBdr>
            <w:top w:val="none" w:sz="0" w:space="0" w:color="auto"/>
            <w:left w:val="none" w:sz="0" w:space="0" w:color="auto"/>
            <w:bottom w:val="none" w:sz="0" w:space="0" w:color="auto"/>
            <w:right w:val="none" w:sz="0" w:space="0" w:color="auto"/>
          </w:divBdr>
        </w:div>
        <w:div w:id="950093145">
          <w:marLeft w:val="480"/>
          <w:marRight w:val="0"/>
          <w:marTop w:val="0"/>
          <w:marBottom w:val="0"/>
          <w:divBdr>
            <w:top w:val="none" w:sz="0" w:space="0" w:color="auto"/>
            <w:left w:val="none" w:sz="0" w:space="0" w:color="auto"/>
            <w:bottom w:val="none" w:sz="0" w:space="0" w:color="auto"/>
            <w:right w:val="none" w:sz="0" w:space="0" w:color="auto"/>
          </w:divBdr>
        </w:div>
        <w:div w:id="1928494675">
          <w:marLeft w:val="480"/>
          <w:marRight w:val="0"/>
          <w:marTop w:val="0"/>
          <w:marBottom w:val="0"/>
          <w:divBdr>
            <w:top w:val="none" w:sz="0" w:space="0" w:color="auto"/>
            <w:left w:val="none" w:sz="0" w:space="0" w:color="auto"/>
            <w:bottom w:val="none" w:sz="0" w:space="0" w:color="auto"/>
            <w:right w:val="none" w:sz="0" w:space="0" w:color="auto"/>
          </w:divBdr>
        </w:div>
        <w:div w:id="1504318823">
          <w:marLeft w:val="480"/>
          <w:marRight w:val="0"/>
          <w:marTop w:val="0"/>
          <w:marBottom w:val="0"/>
          <w:divBdr>
            <w:top w:val="none" w:sz="0" w:space="0" w:color="auto"/>
            <w:left w:val="none" w:sz="0" w:space="0" w:color="auto"/>
            <w:bottom w:val="none" w:sz="0" w:space="0" w:color="auto"/>
            <w:right w:val="none" w:sz="0" w:space="0" w:color="auto"/>
          </w:divBdr>
        </w:div>
        <w:div w:id="501437268">
          <w:marLeft w:val="480"/>
          <w:marRight w:val="0"/>
          <w:marTop w:val="0"/>
          <w:marBottom w:val="0"/>
          <w:divBdr>
            <w:top w:val="none" w:sz="0" w:space="0" w:color="auto"/>
            <w:left w:val="none" w:sz="0" w:space="0" w:color="auto"/>
            <w:bottom w:val="none" w:sz="0" w:space="0" w:color="auto"/>
            <w:right w:val="none" w:sz="0" w:space="0" w:color="auto"/>
          </w:divBdr>
        </w:div>
        <w:div w:id="1870294264">
          <w:marLeft w:val="480"/>
          <w:marRight w:val="0"/>
          <w:marTop w:val="0"/>
          <w:marBottom w:val="0"/>
          <w:divBdr>
            <w:top w:val="none" w:sz="0" w:space="0" w:color="auto"/>
            <w:left w:val="none" w:sz="0" w:space="0" w:color="auto"/>
            <w:bottom w:val="none" w:sz="0" w:space="0" w:color="auto"/>
            <w:right w:val="none" w:sz="0" w:space="0" w:color="auto"/>
          </w:divBdr>
        </w:div>
        <w:div w:id="385302300">
          <w:marLeft w:val="480"/>
          <w:marRight w:val="0"/>
          <w:marTop w:val="0"/>
          <w:marBottom w:val="0"/>
          <w:divBdr>
            <w:top w:val="none" w:sz="0" w:space="0" w:color="auto"/>
            <w:left w:val="none" w:sz="0" w:space="0" w:color="auto"/>
            <w:bottom w:val="none" w:sz="0" w:space="0" w:color="auto"/>
            <w:right w:val="none" w:sz="0" w:space="0" w:color="auto"/>
          </w:divBdr>
        </w:div>
        <w:div w:id="589507042">
          <w:marLeft w:val="480"/>
          <w:marRight w:val="0"/>
          <w:marTop w:val="0"/>
          <w:marBottom w:val="0"/>
          <w:divBdr>
            <w:top w:val="none" w:sz="0" w:space="0" w:color="auto"/>
            <w:left w:val="none" w:sz="0" w:space="0" w:color="auto"/>
            <w:bottom w:val="none" w:sz="0" w:space="0" w:color="auto"/>
            <w:right w:val="none" w:sz="0" w:space="0" w:color="auto"/>
          </w:divBdr>
        </w:div>
        <w:div w:id="1381441124">
          <w:marLeft w:val="480"/>
          <w:marRight w:val="0"/>
          <w:marTop w:val="0"/>
          <w:marBottom w:val="0"/>
          <w:divBdr>
            <w:top w:val="none" w:sz="0" w:space="0" w:color="auto"/>
            <w:left w:val="none" w:sz="0" w:space="0" w:color="auto"/>
            <w:bottom w:val="none" w:sz="0" w:space="0" w:color="auto"/>
            <w:right w:val="none" w:sz="0" w:space="0" w:color="auto"/>
          </w:divBdr>
        </w:div>
        <w:div w:id="1942641773">
          <w:marLeft w:val="480"/>
          <w:marRight w:val="0"/>
          <w:marTop w:val="0"/>
          <w:marBottom w:val="0"/>
          <w:divBdr>
            <w:top w:val="none" w:sz="0" w:space="0" w:color="auto"/>
            <w:left w:val="none" w:sz="0" w:space="0" w:color="auto"/>
            <w:bottom w:val="none" w:sz="0" w:space="0" w:color="auto"/>
            <w:right w:val="none" w:sz="0" w:space="0" w:color="auto"/>
          </w:divBdr>
        </w:div>
        <w:div w:id="1665161179">
          <w:marLeft w:val="480"/>
          <w:marRight w:val="0"/>
          <w:marTop w:val="0"/>
          <w:marBottom w:val="0"/>
          <w:divBdr>
            <w:top w:val="none" w:sz="0" w:space="0" w:color="auto"/>
            <w:left w:val="none" w:sz="0" w:space="0" w:color="auto"/>
            <w:bottom w:val="none" w:sz="0" w:space="0" w:color="auto"/>
            <w:right w:val="none" w:sz="0" w:space="0" w:color="auto"/>
          </w:divBdr>
        </w:div>
        <w:div w:id="22289488">
          <w:marLeft w:val="480"/>
          <w:marRight w:val="0"/>
          <w:marTop w:val="0"/>
          <w:marBottom w:val="0"/>
          <w:divBdr>
            <w:top w:val="none" w:sz="0" w:space="0" w:color="auto"/>
            <w:left w:val="none" w:sz="0" w:space="0" w:color="auto"/>
            <w:bottom w:val="none" w:sz="0" w:space="0" w:color="auto"/>
            <w:right w:val="none" w:sz="0" w:space="0" w:color="auto"/>
          </w:divBdr>
        </w:div>
        <w:div w:id="753354835">
          <w:marLeft w:val="480"/>
          <w:marRight w:val="0"/>
          <w:marTop w:val="0"/>
          <w:marBottom w:val="0"/>
          <w:divBdr>
            <w:top w:val="none" w:sz="0" w:space="0" w:color="auto"/>
            <w:left w:val="none" w:sz="0" w:space="0" w:color="auto"/>
            <w:bottom w:val="none" w:sz="0" w:space="0" w:color="auto"/>
            <w:right w:val="none" w:sz="0" w:space="0" w:color="auto"/>
          </w:divBdr>
        </w:div>
        <w:div w:id="1117143415">
          <w:marLeft w:val="480"/>
          <w:marRight w:val="0"/>
          <w:marTop w:val="0"/>
          <w:marBottom w:val="0"/>
          <w:divBdr>
            <w:top w:val="none" w:sz="0" w:space="0" w:color="auto"/>
            <w:left w:val="none" w:sz="0" w:space="0" w:color="auto"/>
            <w:bottom w:val="none" w:sz="0" w:space="0" w:color="auto"/>
            <w:right w:val="none" w:sz="0" w:space="0" w:color="auto"/>
          </w:divBdr>
        </w:div>
        <w:div w:id="197014318">
          <w:marLeft w:val="480"/>
          <w:marRight w:val="0"/>
          <w:marTop w:val="0"/>
          <w:marBottom w:val="0"/>
          <w:divBdr>
            <w:top w:val="none" w:sz="0" w:space="0" w:color="auto"/>
            <w:left w:val="none" w:sz="0" w:space="0" w:color="auto"/>
            <w:bottom w:val="none" w:sz="0" w:space="0" w:color="auto"/>
            <w:right w:val="none" w:sz="0" w:space="0" w:color="auto"/>
          </w:divBdr>
        </w:div>
        <w:div w:id="2074617922">
          <w:marLeft w:val="480"/>
          <w:marRight w:val="0"/>
          <w:marTop w:val="0"/>
          <w:marBottom w:val="0"/>
          <w:divBdr>
            <w:top w:val="none" w:sz="0" w:space="0" w:color="auto"/>
            <w:left w:val="none" w:sz="0" w:space="0" w:color="auto"/>
            <w:bottom w:val="none" w:sz="0" w:space="0" w:color="auto"/>
            <w:right w:val="none" w:sz="0" w:space="0" w:color="auto"/>
          </w:divBdr>
        </w:div>
        <w:div w:id="2043360875">
          <w:marLeft w:val="480"/>
          <w:marRight w:val="0"/>
          <w:marTop w:val="0"/>
          <w:marBottom w:val="0"/>
          <w:divBdr>
            <w:top w:val="none" w:sz="0" w:space="0" w:color="auto"/>
            <w:left w:val="none" w:sz="0" w:space="0" w:color="auto"/>
            <w:bottom w:val="none" w:sz="0" w:space="0" w:color="auto"/>
            <w:right w:val="none" w:sz="0" w:space="0" w:color="auto"/>
          </w:divBdr>
        </w:div>
        <w:div w:id="879169152">
          <w:marLeft w:val="480"/>
          <w:marRight w:val="0"/>
          <w:marTop w:val="0"/>
          <w:marBottom w:val="0"/>
          <w:divBdr>
            <w:top w:val="none" w:sz="0" w:space="0" w:color="auto"/>
            <w:left w:val="none" w:sz="0" w:space="0" w:color="auto"/>
            <w:bottom w:val="none" w:sz="0" w:space="0" w:color="auto"/>
            <w:right w:val="none" w:sz="0" w:space="0" w:color="auto"/>
          </w:divBdr>
        </w:div>
        <w:div w:id="1179345314">
          <w:marLeft w:val="480"/>
          <w:marRight w:val="0"/>
          <w:marTop w:val="0"/>
          <w:marBottom w:val="0"/>
          <w:divBdr>
            <w:top w:val="none" w:sz="0" w:space="0" w:color="auto"/>
            <w:left w:val="none" w:sz="0" w:space="0" w:color="auto"/>
            <w:bottom w:val="none" w:sz="0" w:space="0" w:color="auto"/>
            <w:right w:val="none" w:sz="0" w:space="0" w:color="auto"/>
          </w:divBdr>
        </w:div>
        <w:div w:id="466095463">
          <w:marLeft w:val="480"/>
          <w:marRight w:val="0"/>
          <w:marTop w:val="0"/>
          <w:marBottom w:val="0"/>
          <w:divBdr>
            <w:top w:val="none" w:sz="0" w:space="0" w:color="auto"/>
            <w:left w:val="none" w:sz="0" w:space="0" w:color="auto"/>
            <w:bottom w:val="none" w:sz="0" w:space="0" w:color="auto"/>
            <w:right w:val="none" w:sz="0" w:space="0" w:color="auto"/>
          </w:divBdr>
        </w:div>
        <w:div w:id="978917199">
          <w:marLeft w:val="480"/>
          <w:marRight w:val="0"/>
          <w:marTop w:val="0"/>
          <w:marBottom w:val="0"/>
          <w:divBdr>
            <w:top w:val="none" w:sz="0" w:space="0" w:color="auto"/>
            <w:left w:val="none" w:sz="0" w:space="0" w:color="auto"/>
            <w:bottom w:val="none" w:sz="0" w:space="0" w:color="auto"/>
            <w:right w:val="none" w:sz="0" w:space="0" w:color="auto"/>
          </w:divBdr>
        </w:div>
        <w:div w:id="1072316292">
          <w:marLeft w:val="480"/>
          <w:marRight w:val="0"/>
          <w:marTop w:val="0"/>
          <w:marBottom w:val="0"/>
          <w:divBdr>
            <w:top w:val="none" w:sz="0" w:space="0" w:color="auto"/>
            <w:left w:val="none" w:sz="0" w:space="0" w:color="auto"/>
            <w:bottom w:val="none" w:sz="0" w:space="0" w:color="auto"/>
            <w:right w:val="none" w:sz="0" w:space="0" w:color="auto"/>
          </w:divBdr>
        </w:div>
        <w:div w:id="887062183">
          <w:marLeft w:val="480"/>
          <w:marRight w:val="0"/>
          <w:marTop w:val="0"/>
          <w:marBottom w:val="0"/>
          <w:divBdr>
            <w:top w:val="none" w:sz="0" w:space="0" w:color="auto"/>
            <w:left w:val="none" w:sz="0" w:space="0" w:color="auto"/>
            <w:bottom w:val="none" w:sz="0" w:space="0" w:color="auto"/>
            <w:right w:val="none" w:sz="0" w:space="0" w:color="auto"/>
          </w:divBdr>
        </w:div>
        <w:div w:id="1837843010">
          <w:marLeft w:val="480"/>
          <w:marRight w:val="0"/>
          <w:marTop w:val="0"/>
          <w:marBottom w:val="0"/>
          <w:divBdr>
            <w:top w:val="none" w:sz="0" w:space="0" w:color="auto"/>
            <w:left w:val="none" w:sz="0" w:space="0" w:color="auto"/>
            <w:bottom w:val="none" w:sz="0" w:space="0" w:color="auto"/>
            <w:right w:val="none" w:sz="0" w:space="0" w:color="auto"/>
          </w:divBdr>
        </w:div>
        <w:div w:id="1745832369">
          <w:marLeft w:val="480"/>
          <w:marRight w:val="0"/>
          <w:marTop w:val="0"/>
          <w:marBottom w:val="0"/>
          <w:divBdr>
            <w:top w:val="none" w:sz="0" w:space="0" w:color="auto"/>
            <w:left w:val="none" w:sz="0" w:space="0" w:color="auto"/>
            <w:bottom w:val="none" w:sz="0" w:space="0" w:color="auto"/>
            <w:right w:val="none" w:sz="0" w:space="0" w:color="auto"/>
          </w:divBdr>
        </w:div>
        <w:div w:id="1012301211">
          <w:marLeft w:val="480"/>
          <w:marRight w:val="0"/>
          <w:marTop w:val="0"/>
          <w:marBottom w:val="0"/>
          <w:divBdr>
            <w:top w:val="none" w:sz="0" w:space="0" w:color="auto"/>
            <w:left w:val="none" w:sz="0" w:space="0" w:color="auto"/>
            <w:bottom w:val="none" w:sz="0" w:space="0" w:color="auto"/>
            <w:right w:val="none" w:sz="0" w:space="0" w:color="auto"/>
          </w:divBdr>
        </w:div>
        <w:div w:id="1144393459">
          <w:marLeft w:val="480"/>
          <w:marRight w:val="0"/>
          <w:marTop w:val="0"/>
          <w:marBottom w:val="0"/>
          <w:divBdr>
            <w:top w:val="none" w:sz="0" w:space="0" w:color="auto"/>
            <w:left w:val="none" w:sz="0" w:space="0" w:color="auto"/>
            <w:bottom w:val="none" w:sz="0" w:space="0" w:color="auto"/>
            <w:right w:val="none" w:sz="0" w:space="0" w:color="auto"/>
          </w:divBdr>
        </w:div>
        <w:div w:id="303970705">
          <w:marLeft w:val="480"/>
          <w:marRight w:val="0"/>
          <w:marTop w:val="0"/>
          <w:marBottom w:val="0"/>
          <w:divBdr>
            <w:top w:val="none" w:sz="0" w:space="0" w:color="auto"/>
            <w:left w:val="none" w:sz="0" w:space="0" w:color="auto"/>
            <w:bottom w:val="none" w:sz="0" w:space="0" w:color="auto"/>
            <w:right w:val="none" w:sz="0" w:space="0" w:color="auto"/>
          </w:divBdr>
        </w:div>
        <w:div w:id="284386719">
          <w:marLeft w:val="480"/>
          <w:marRight w:val="0"/>
          <w:marTop w:val="0"/>
          <w:marBottom w:val="0"/>
          <w:divBdr>
            <w:top w:val="none" w:sz="0" w:space="0" w:color="auto"/>
            <w:left w:val="none" w:sz="0" w:space="0" w:color="auto"/>
            <w:bottom w:val="none" w:sz="0" w:space="0" w:color="auto"/>
            <w:right w:val="none" w:sz="0" w:space="0" w:color="auto"/>
          </w:divBdr>
        </w:div>
        <w:div w:id="1012681575">
          <w:marLeft w:val="480"/>
          <w:marRight w:val="0"/>
          <w:marTop w:val="0"/>
          <w:marBottom w:val="0"/>
          <w:divBdr>
            <w:top w:val="none" w:sz="0" w:space="0" w:color="auto"/>
            <w:left w:val="none" w:sz="0" w:space="0" w:color="auto"/>
            <w:bottom w:val="none" w:sz="0" w:space="0" w:color="auto"/>
            <w:right w:val="none" w:sz="0" w:space="0" w:color="auto"/>
          </w:divBdr>
        </w:div>
        <w:div w:id="1202013130">
          <w:marLeft w:val="480"/>
          <w:marRight w:val="0"/>
          <w:marTop w:val="0"/>
          <w:marBottom w:val="0"/>
          <w:divBdr>
            <w:top w:val="none" w:sz="0" w:space="0" w:color="auto"/>
            <w:left w:val="none" w:sz="0" w:space="0" w:color="auto"/>
            <w:bottom w:val="none" w:sz="0" w:space="0" w:color="auto"/>
            <w:right w:val="none" w:sz="0" w:space="0" w:color="auto"/>
          </w:divBdr>
        </w:div>
        <w:div w:id="876697818">
          <w:marLeft w:val="480"/>
          <w:marRight w:val="0"/>
          <w:marTop w:val="0"/>
          <w:marBottom w:val="0"/>
          <w:divBdr>
            <w:top w:val="none" w:sz="0" w:space="0" w:color="auto"/>
            <w:left w:val="none" w:sz="0" w:space="0" w:color="auto"/>
            <w:bottom w:val="none" w:sz="0" w:space="0" w:color="auto"/>
            <w:right w:val="none" w:sz="0" w:space="0" w:color="auto"/>
          </w:divBdr>
        </w:div>
        <w:div w:id="999189646">
          <w:marLeft w:val="480"/>
          <w:marRight w:val="0"/>
          <w:marTop w:val="0"/>
          <w:marBottom w:val="0"/>
          <w:divBdr>
            <w:top w:val="none" w:sz="0" w:space="0" w:color="auto"/>
            <w:left w:val="none" w:sz="0" w:space="0" w:color="auto"/>
            <w:bottom w:val="none" w:sz="0" w:space="0" w:color="auto"/>
            <w:right w:val="none" w:sz="0" w:space="0" w:color="auto"/>
          </w:divBdr>
        </w:div>
      </w:divsChild>
    </w:div>
    <w:div w:id="516232756">
      <w:bodyDiv w:val="1"/>
      <w:marLeft w:val="0"/>
      <w:marRight w:val="0"/>
      <w:marTop w:val="0"/>
      <w:marBottom w:val="0"/>
      <w:divBdr>
        <w:top w:val="none" w:sz="0" w:space="0" w:color="auto"/>
        <w:left w:val="none" w:sz="0" w:space="0" w:color="auto"/>
        <w:bottom w:val="none" w:sz="0" w:space="0" w:color="auto"/>
        <w:right w:val="none" w:sz="0" w:space="0" w:color="auto"/>
      </w:divBdr>
    </w:div>
    <w:div w:id="516576885">
      <w:bodyDiv w:val="1"/>
      <w:marLeft w:val="0"/>
      <w:marRight w:val="0"/>
      <w:marTop w:val="0"/>
      <w:marBottom w:val="0"/>
      <w:divBdr>
        <w:top w:val="none" w:sz="0" w:space="0" w:color="auto"/>
        <w:left w:val="none" w:sz="0" w:space="0" w:color="auto"/>
        <w:bottom w:val="none" w:sz="0" w:space="0" w:color="auto"/>
        <w:right w:val="none" w:sz="0" w:space="0" w:color="auto"/>
      </w:divBdr>
    </w:div>
    <w:div w:id="516886853">
      <w:bodyDiv w:val="1"/>
      <w:marLeft w:val="0"/>
      <w:marRight w:val="0"/>
      <w:marTop w:val="0"/>
      <w:marBottom w:val="0"/>
      <w:divBdr>
        <w:top w:val="none" w:sz="0" w:space="0" w:color="auto"/>
        <w:left w:val="none" w:sz="0" w:space="0" w:color="auto"/>
        <w:bottom w:val="none" w:sz="0" w:space="0" w:color="auto"/>
        <w:right w:val="none" w:sz="0" w:space="0" w:color="auto"/>
      </w:divBdr>
    </w:div>
    <w:div w:id="521667720">
      <w:bodyDiv w:val="1"/>
      <w:marLeft w:val="0"/>
      <w:marRight w:val="0"/>
      <w:marTop w:val="0"/>
      <w:marBottom w:val="0"/>
      <w:divBdr>
        <w:top w:val="none" w:sz="0" w:space="0" w:color="auto"/>
        <w:left w:val="none" w:sz="0" w:space="0" w:color="auto"/>
        <w:bottom w:val="none" w:sz="0" w:space="0" w:color="auto"/>
        <w:right w:val="none" w:sz="0" w:space="0" w:color="auto"/>
      </w:divBdr>
    </w:div>
    <w:div w:id="522598937">
      <w:bodyDiv w:val="1"/>
      <w:marLeft w:val="0"/>
      <w:marRight w:val="0"/>
      <w:marTop w:val="0"/>
      <w:marBottom w:val="0"/>
      <w:divBdr>
        <w:top w:val="none" w:sz="0" w:space="0" w:color="auto"/>
        <w:left w:val="none" w:sz="0" w:space="0" w:color="auto"/>
        <w:bottom w:val="none" w:sz="0" w:space="0" w:color="auto"/>
        <w:right w:val="none" w:sz="0" w:space="0" w:color="auto"/>
      </w:divBdr>
    </w:div>
    <w:div w:id="527260529">
      <w:bodyDiv w:val="1"/>
      <w:marLeft w:val="0"/>
      <w:marRight w:val="0"/>
      <w:marTop w:val="0"/>
      <w:marBottom w:val="0"/>
      <w:divBdr>
        <w:top w:val="none" w:sz="0" w:space="0" w:color="auto"/>
        <w:left w:val="none" w:sz="0" w:space="0" w:color="auto"/>
        <w:bottom w:val="none" w:sz="0" w:space="0" w:color="auto"/>
        <w:right w:val="none" w:sz="0" w:space="0" w:color="auto"/>
      </w:divBdr>
    </w:div>
    <w:div w:id="527721144">
      <w:bodyDiv w:val="1"/>
      <w:marLeft w:val="0"/>
      <w:marRight w:val="0"/>
      <w:marTop w:val="0"/>
      <w:marBottom w:val="0"/>
      <w:divBdr>
        <w:top w:val="none" w:sz="0" w:space="0" w:color="auto"/>
        <w:left w:val="none" w:sz="0" w:space="0" w:color="auto"/>
        <w:bottom w:val="none" w:sz="0" w:space="0" w:color="auto"/>
        <w:right w:val="none" w:sz="0" w:space="0" w:color="auto"/>
      </w:divBdr>
    </w:div>
    <w:div w:id="529420187">
      <w:bodyDiv w:val="1"/>
      <w:marLeft w:val="0"/>
      <w:marRight w:val="0"/>
      <w:marTop w:val="0"/>
      <w:marBottom w:val="0"/>
      <w:divBdr>
        <w:top w:val="none" w:sz="0" w:space="0" w:color="auto"/>
        <w:left w:val="none" w:sz="0" w:space="0" w:color="auto"/>
        <w:bottom w:val="none" w:sz="0" w:space="0" w:color="auto"/>
        <w:right w:val="none" w:sz="0" w:space="0" w:color="auto"/>
      </w:divBdr>
    </w:div>
    <w:div w:id="533469648">
      <w:bodyDiv w:val="1"/>
      <w:marLeft w:val="0"/>
      <w:marRight w:val="0"/>
      <w:marTop w:val="0"/>
      <w:marBottom w:val="0"/>
      <w:divBdr>
        <w:top w:val="none" w:sz="0" w:space="0" w:color="auto"/>
        <w:left w:val="none" w:sz="0" w:space="0" w:color="auto"/>
        <w:bottom w:val="none" w:sz="0" w:space="0" w:color="auto"/>
        <w:right w:val="none" w:sz="0" w:space="0" w:color="auto"/>
      </w:divBdr>
    </w:div>
    <w:div w:id="536045520">
      <w:bodyDiv w:val="1"/>
      <w:marLeft w:val="0"/>
      <w:marRight w:val="0"/>
      <w:marTop w:val="0"/>
      <w:marBottom w:val="0"/>
      <w:divBdr>
        <w:top w:val="none" w:sz="0" w:space="0" w:color="auto"/>
        <w:left w:val="none" w:sz="0" w:space="0" w:color="auto"/>
        <w:bottom w:val="none" w:sz="0" w:space="0" w:color="auto"/>
        <w:right w:val="none" w:sz="0" w:space="0" w:color="auto"/>
      </w:divBdr>
    </w:div>
    <w:div w:id="542448179">
      <w:bodyDiv w:val="1"/>
      <w:marLeft w:val="0"/>
      <w:marRight w:val="0"/>
      <w:marTop w:val="0"/>
      <w:marBottom w:val="0"/>
      <w:divBdr>
        <w:top w:val="none" w:sz="0" w:space="0" w:color="auto"/>
        <w:left w:val="none" w:sz="0" w:space="0" w:color="auto"/>
        <w:bottom w:val="none" w:sz="0" w:space="0" w:color="auto"/>
        <w:right w:val="none" w:sz="0" w:space="0" w:color="auto"/>
      </w:divBdr>
    </w:div>
    <w:div w:id="543639999">
      <w:bodyDiv w:val="1"/>
      <w:marLeft w:val="0"/>
      <w:marRight w:val="0"/>
      <w:marTop w:val="0"/>
      <w:marBottom w:val="0"/>
      <w:divBdr>
        <w:top w:val="none" w:sz="0" w:space="0" w:color="auto"/>
        <w:left w:val="none" w:sz="0" w:space="0" w:color="auto"/>
        <w:bottom w:val="none" w:sz="0" w:space="0" w:color="auto"/>
        <w:right w:val="none" w:sz="0" w:space="0" w:color="auto"/>
      </w:divBdr>
    </w:div>
    <w:div w:id="564990049">
      <w:bodyDiv w:val="1"/>
      <w:marLeft w:val="0"/>
      <w:marRight w:val="0"/>
      <w:marTop w:val="0"/>
      <w:marBottom w:val="0"/>
      <w:divBdr>
        <w:top w:val="none" w:sz="0" w:space="0" w:color="auto"/>
        <w:left w:val="none" w:sz="0" w:space="0" w:color="auto"/>
        <w:bottom w:val="none" w:sz="0" w:space="0" w:color="auto"/>
        <w:right w:val="none" w:sz="0" w:space="0" w:color="auto"/>
      </w:divBdr>
    </w:div>
    <w:div w:id="569391592">
      <w:bodyDiv w:val="1"/>
      <w:marLeft w:val="0"/>
      <w:marRight w:val="0"/>
      <w:marTop w:val="0"/>
      <w:marBottom w:val="0"/>
      <w:divBdr>
        <w:top w:val="none" w:sz="0" w:space="0" w:color="auto"/>
        <w:left w:val="none" w:sz="0" w:space="0" w:color="auto"/>
        <w:bottom w:val="none" w:sz="0" w:space="0" w:color="auto"/>
        <w:right w:val="none" w:sz="0" w:space="0" w:color="auto"/>
      </w:divBdr>
    </w:div>
    <w:div w:id="573586473">
      <w:bodyDiv w:val="1"/>
      <w:marLeft w:val="0"/>
      <w:marRight w:val="0"/>
      <w:marTop w:val="0"/>
      <w:marBottom w:val="0"/>
      <w:divBdr>
        <w:top w:val="none" w:sz="0" w:space="0" w:color="auto"/>
        <w:left w:val="none" w:sz="0" w:space="0" w:color="auto"/>
        <w:bottom w:val="none" w:sz="0" w:space="0" w:color="auto"/>
        <w:right w:val="none" w:sz="0" w:space="0" w:color="auto"/>
      </w:divBdr>
      <w:divsChild>
        <w:div w:id="597520915">
          <w:marLeft w:val="480"/>
          <w:marRight w:val="0"/>
          <w:marTop w:val="0"/>
          <w:marBottom w:val="0"/>
          <w:divBdr>
            <w:top w:val="none" w:sz="0" w:space="0" w:color="auto"/>
            <w:left w:val="none" w:sz="0" w:space="0" w:color="auto"/>
            <w:bottom w:val="none" w:sz="0" w:space="0" w:color="auto"/>
            <w:right w:val="none" w:sz="0" w:space="0" w:color="auto"/>
          </w:divBdr>
        </w:div>
        <w:div w:id="1797792227">
          <w:marLeft w:val="480"/>
          <w:marRight w:val="0"/>
          <w:marTop w:val="0"/>
          <w:marBottom w:val="0"/>
          <w:divBdr>
            <w:top w:val="none" w:sz="0" w:space="0" w:color="auto"/>
            <w:left w:val="none" w:sz="0" w:space="0" w:color="auto"/>
            <w:bottom w:val="none" w:sz="0" w:space="0" w:color="auto"/>
            <w:right w:val="none" w:sz="0" w:space="0" w:color="auto"/>
          </w:divBdr>
        </w:div>
        <w:div w:id="327440175">
          <w:marLeft w:val="480"/>
          <w:marRight w:val="0"/>
          <w:marTop w:val="0"/>
          <w:marBottom w:val="0"/>
          <w:divBdr>
            <w:top w:val="none" w:sz="0" w:space="0" w:color="auto"/>
            <w:left w:val="none" w:sz="0" w:space="0" w:color="auto"/>
            <w:bottom w:val="none" w:sz="0" w:space="0" w:color="auto"/>
            <w:right w:val="none" w:sz="0" w:space="0" w:color="auto"/>
          </w:divBdr>
        </w:div>
        <w:div w:id="1229726906">
          <w:marLeft w:val="480"/>
          <w:marRight w:val="0"/>
          <w:marTop w:val="0"/>
          <w:marBottom w:val="0"/>
          <w:divBdr>
            <w:top w:val="none" w:sz="0" w:space="0" w:color="auto"/>
            <w:left w:val="none" w:sz="0" w:space="0" w:color="auto"/>
            <w:bottom w:val="none" w:sz="0" w:space="0" w:color="auto"/>
            <w:right w:val="none" w:sz="0" w:space="0" w:color="auto"/>
          </w:divBdr>
        </w:div>
        <w:div w:id="2130781012">
          <w:marLeft w:val="480"/>
          <w:marRight w:val="0"/>
          <w:marTop w:val="0"/>
          <w:marBottom w:val="0"/>
          <w:divBdr>
            <w:top w:val="none" w:sz="0" w:space="0" w:color="auto"/>
            <w:left w:val="none" w:sz="0" w:space="0" w:color="auto"/>
            <w:bottom w:val="none" w:sz="0" w:space="0" w:color="auto"/>
            <w:right w:val="none" w:sz="0" w:space="0" w:color="auto"/>
          </w:divBdr>
        </w:div>
        <w:div w:id="1311255267">
          <w:marLeft w:val="480"/>
          <w:marRight w:val="0"/>
          <w:marTop w:val="0"/>
          <w:marBottom w:val="0"/>
          <w:divBdr>
            <w:top w:val="none" w:sz="0" w:space="0" w:color="auto"/>
            <w:left w:val="none" w:sz="0" w:space="0" w:color="auto"/>
            <w:bottom w:val="none" w:sz="0" w:space="0" w:color="auto"/>
            <w:right w:val="none" w:sz="0" w:space="0" w:color="auto"/>
          </w:divBdr>
        </w:div>
        <w:div w:id="1571035209">
          <w:marLeft w:val="480"/>
          <w:marRight w:val="0"/>
          <w:marTop w:val="0"/>
          <w:marBottom w:val="0"/>
          <w:divBdr>
            <w:top w:val="none" w:sz="0" w:space="0" w:color="auto"/>
            <w:left w:val="none" w:sz="0" w:space="0" w:color="auto"/>
            <w:bottom w:val="none" w:sz="0" w:space="0" w:color="auto"/>
            <w:right w:val="none" w:sz="0" w:space="0" w:color="auto"/>
          </w:divBdr>
        </w:div>
        <w:div w:id="863980629">
          <w:marLeft w:val="480"/>
          <w:marRight w:val="0"/>
          <w:marTop w:val="0"/>
          <w:marBottom w:val="0"/>
          <w:divBdr>
            <w:top w:val="none" w:sz="0" w:space="0" w:color="auto"/>
            <w:left w:val="none" w:sz="0" w:space="0" w:color="auto"/>
            <w:bottom w:val="none" w:sz="0" w:space="0" w:color="auto"/>
            <w:right w:val="none" w:sz="0" w:space="0" w:color="auto"/>
          </w:divBdr>
        </w:div>
        <w:div w:id="149755206">
          <w:marLeft w:val="480"/>
          <w:marRight w:val="0"/>
          <w:marTop w:val="0"/>
          <w:marBottom w:val="0"/>
          <w:divBdr>
            <w:top w:val="none" w:sz="0" w:space="0" w:color="auto"/>
            <w:left w:val="none" w:sz="0" w:space="0" w:color="auto"/>
            <w:bottom w:val="none" w:sz="0" w:space="0" w:color="auto"/>
            <w:right w:val="none" w:sz="0" w:space="0" w:color="auto"/>
          </w:divBdr>
        </w:div>
        <w:div w:id="644238063">
          <w:marLeft w:val="480"/>
          <w:marRight w:val="0"/>
          <w:marTop w:val="0"/>
          <w:marBottom w:val="0"/>
          <w:divBdr>
            <w:top w:val="none" w:sz="0" w:space="0" w:color="auto"/>
            <w:left w:val="none" w:sz="0" w:space="0" w:color="auto"/>
            <w:bottom w:val="none" w:sz="0" w:space="0" w:color="auto"/>
            <w:right w:val="none" w:sz="0" w:space="0" w:color="auto"/>
          </w:divBdr>
        </w:div>
        <w:div w:id="1617254003">
          <w:marLeft w:val="480"/>
          <w:marRight w:val="0"/>
          <w:marTop w:val="0"/>
          <w:marBottom w:val="0"/>
          <w:divBdr>
            <w:top w:val="none" w:sz="0" w:space="0" w:color="auto"/>
            <w:left w:val="none" w:sz="0" w:space="0" w:color="auto"/>
            <w:bottom w:val="none" w:sz="0" w:space="0" w:color="auto"/>
            <w:right w:val="none" w:sz="0" w:space="0" w:color="auto"/>
          </w:divBdr>
        </w:div>
        <w:div w:id="586112024">
          <w:marLeft w:val="480"/>
          <w:marRight w:val="0"/>
          <w:marTop w:val="0"/>
          <w:marBottom w:val="0"/>
          <w:divBdr>
            <w:top w:val="none" w:sz="0" w:space="0" w:color="auto"/>
            <w:left w:val="none" w:sz="0" w:space="0" w:color="auto"/>
            <w:bottom w:val="none" w:sz="0" w:space="0" w:color="auto"/>
            <w:right w:val="none" w:sz="0" w:space="0" w:color="auto"/>
          </w:divBdr>
        </w:div>
        <w:div w:id="561406409">
          <w:marLeft w:val="480"/>
          <w:marRight w:val="0"/>
          <w:marTop w:val="0"/>
          <w:marBottom w:val="0"/>
          <w:divBdr>
            <w:top w:val="none" w:sz="0" w:space="0" w:color="auto"/>
            <w:left w:val="none" w:sz="0" w:space="0" w:color="auto"/>
            <w:bottom w:val="none" w:sz="0" w:space="0" w:color="auto"/>
            <w:right w:val="none" w:sz="0" w:space="0" w:color="auto"/>
          </w:divBdr>
        </w:div>
        <w:div w:id="1867711049">
          <w:marLeft w:val="480"/>
          <w:marRight w:val="0"/>
          <w:marTop w:val="0"/>
          <w:marBottom w:val="0"/>
          <w:divBdr>
            <w:top w:val="none" w:sz="0" w:space="0" w:color="auto"/>
            <w:left w:val="none" w:sz="0" w:space="0" w:color="auto"/>
            <w:bottom w:val="none" w:sz="0" w:space="0" w:color="auto"/>
            <w:right w:val="none" w:sz="0" w:space="0" w:color="auto"/>
          </w:divBdr>
        </w:div>
        <w:div w:id="612597488">
          <w:marLeft w:val="480"/>
          <w:marRight w:val="0"/>
          <w:marTop w:val="0"/>
          <w:marBottom w:val="0"/>
          <w:divBdr>
            <w:top w:val="none" w:sz="0" w:space="0" w:color="auto"/>
            <w:left w:val="none" w:sz="0" w:space="0" w:color="auto"/>
            <w:bottom w:val="none" w:sz="0" w:space="0" w:color="auto"/>
            <w:right w:val="none" w:sz="0" w:space="0" w:color="auto"/>
          </w:divBdr>
        </w:div>
        <w:div w:id="1884637939">
          <w:marLeft w:val="480"/>
          <w:marRight w:val="0"/>
          <w:marTop w:val="0"/>
          <w:marBottom w:val="0"/>
          <w:divBdr>
            <w:top w:val="none" w:sz="0" w:space="0" w:color="auto"/>
            <w:left w:val="none" w:sz="0" w:space="0" w:color="auto"/>
            <w:bottom w:val="none" w:sz="0" w:space="0" w:color="auto"/>
            <w:right w:val="none" w:sz="0" w:space="0" w:color="auto"/>
          </w:divBdr>
        </w:div>
        <w:div w:id="1755082747">
          <w:marLeft w:val="480"/>
          <w:marRight w:val="0"/>
          <w:marTop w:val="0"/>
          <w:marBottom w:val="0"/>
          <w:divBdr>
            <w:top w:val="none" w:sz="0" w:space="0" w:color="auto"/>
            <w:left w:val="none" w:sz="0" w:space="0" w:color="auto"/>
            <w:bottom w:val="none" w:sz="0" w:space="0" w:color="auto"/>
            <w:right w:val="none" w:sz="0" w:space="0" w:color="auto"/>
          </w:divBdr>
        </w:div>
        <w:div w:id="507138809">
          <w:marLeft w:val="480"/>
          <w:marRight w:val="0"/>
          <w:marTop w:val="0"/>
          <w:marBottom w:val="0"/>
          <w:divBdr>
            <w:top w:val="none" w:sz="0" w:space="0" w:color="auto"/>
            <w:left w:val="none" w:sz="0" w:space="0" w:color="auto"/>
            <w:bottom w:val="none" w:sz="0" w:space="0" w:color="auto"/>
            <w:right w:val="none" w:sz="0" w:space="0" w:color="auto"/>
          </w:divBdr>
        </w:div>
        <w:div w:id="959382639">
          <w:marLeft w:val="480"/>
          <w:marRight w:val="0"/>
          <w:marTop w:val="0"/>
          <w:marBottom w:val="0"/>
          <w:divBdr>
            <w:top w:val="none" w:sz="0" w:space="0" w:color="auto"/>
            <w:left w:val="none" w:sz="0" w:space="0" w:color="auto"/>
            <w:bottom w:val="none" w:sz="0" w:space="0" w:color="auto"/>
            <w:right w:val="none" w:sz="0" w:space="0" w:color="auto"/>
          </w:divBdr>
        </w:div>
        <w:div w:id="485828976">
          <w:marLeft w:val="480"/>
          <w:marRight w:val="0"/>
          <w:marTop w:val="0"/>
          <w:marBottom w:val="0"/>
          <w:divBdr>
            <w:top w:val="none" w:sz="0" w:space="0" w:color="auto"/>
            <w:left w:val="none" w:sz="0" w:space="0" w:color="auto"/>
            <w:bottom w:val="none" w:sz="0" w:space="0" w:color="auto"/>
            <w:right w:val="none" w:sz="0" w:space="0" w:color="auto"/>
          </w:divBdr>
        </w:div>
        <w:div w:id="1261184460">
          <w:marLeft w:val="480"/>
          <w:marRight w:val="0"/>
          <w:marTop w:val="0"/>
          <w:marBottom w:val="0"/>
          <w:divBdr>
            <w:top w:val="none" w:sz="0" w:space="0" w:color="auto"/>
            <w:left w:val="none" w:sz="0" w:space="0" w:color="auto"/>
            <w:bottom w:val="none" w:sz="0" w:space="0" w:color="auto"/>
            <w:right w:val="none" w:sz="0" w:space="0" w:color="auto"/>
          </w:divBdr>
        </w:div>
        <w:div w:id="96750857">
          <w:marLeft w:val="480"/>
          <w:marRight w:val="0"/>
          <w:marTop w:val="0"/>
          <w:marBottom w:val="0"/>
          <w:divBdr>
            <w:top w:val="none" w:sz="0" w:space="0" w:color="auto"/>
            <w:left w:val="none" w:sz="0" w:space="0" w:color="auto"/>
            <w:bottom w:val="none" w:sz="0" w:space="0" w:color="auto"/>
            <w:right w:val="none" w:sz="0" w:space="0" w:color="auto"/>
          </w:divBdr>
        </w:div>
        <w:div w:id="7342115">
          <w:marLeft w:val="480"/>
          <w:marRight w:val="0"/>
          <w:marTop w:val="0"/>
          <w:marBottom w:val="0"/>
          <w:divBdr>
            <w:top w:val="none" w:sz="0" w:space="0" w:color="auto"/>
            <w:left w:val="none" w:sz="0" w:space="0" w:color="auto"/>
            <w:bottom w:val="none" w:sz="0" w:space="0" w:color="auto"/>
            <w:right w:val="none" w:sz="0" w:space="0" w:color="auto"/>
          </w:divBdr>
        </w:div>
        <w:div w:id="993413946">
          <w:marLeft w:val="480"/>
          <w:marRight w:val="0"/>
          <w:marTop w:val="0"/>
          <w:marBottom w:val="0"/>
          <w:divBdr>
            <w:top w:val="none" w:sz="0" w:space="0" w:color="auto"/>
            <w:left w:val="none" w:sz="0" w:space="0" w:color="auto"/>
            <w:bottom w:val="none" w:sz="0" w:space="0" w:color="auto"/>
            <w:right w:val="none" w:sz="0" w:space="0" w:color="auto"/>
          </w:divBdr>
        </w:div>
        <w:div w:id="2097940434">
          <w:marLeft w:val="480"/>
          <w:marRight w:val="0"/>
          <w:marTop w:val="0"/>
          <w:marBottom w:val="0"/>
          <w:divBdr>
            <w:top w:val="none" w:sz="0" w:space="0" w:color="auto"/>
            <w:left w:val="none" w:sz="0" w:space="0" w:color="auto"/>
            <w:bottom w:val="none" w:sz="0" w:space="0" w:color="auto"/>
            <w:right w:val="none" w:sz="0" w:space="0" w:color="auto"/>
          </w:divBdr>
        </w:div>
        <w:div w:id="352000657">
          <w:marLeft w:val="480"/>
          <w:marRight w:val="0"/>
          <w:marTop w:val="0"/>
          <w:marBottom w:val="0"/>
          <w:divBdr>
            <w:top w:val="none" w:sz="0" w:space="0" w:color="auto"/>
            <w:left w:val="none" w:sz="0" w:space="0" w:color="auto"/>
            <w:bottom w:val="none" w:sz="0" w:space="0" w:color="auto"/>
            <w:right w:val="none" w:sz="0" w:space="0" w:color="auto"/>
          </w:divBdr>
        </w:div>
        <w:div w:id="709765259">
          <w:marLeft w:val="480"/>
          <w:marRight w:val="0"/>
          <w:marTop w:val="0"/>
          <w:marBottom w:val="0"/>
          <w:divBdr>
            <w:top w:val="none" w:sz="0" w:space="0" w:color="auto"/>
            <w:left w:val="none" w:sz="0" w:space="0" w:color="auto"/>
            <w:bottom w:val="none" w:sz="0" w:space="0" w:color="auto"/>
            <w:right w:val="none" w:sz="0" w:space="0" w:color="auto"/>
          </w:divBdr>
        </w:div>
        <w:div w:id="1901211923">
          <w:marLeft w:val="480"/>
          <w:marRight w:val="0"/>
          <w:marTop w:val="0"/>
          <w:marBottom w:val="0"/>
          <w:divBdr>
            <w:top w:val="none" w:sz="0" w:space="0" w:color="auto"/>
            <w:left w:val="none" w:sz="0" w:space="0" w:color="auto"/>
            <w:bottom w:val="none" w:sz="0" w:space="0" w:color="auto"/>
            <w:right w:val="none" w:sz="0" w:space="0" w:color="auto"/>
          </w:divBdr>
        </w:div>
        <w:div w:id="1092582583">
          <w:marLeft w:val="480"/>
          <w:marRight w:val="0"/>
          <w:marTop w:val="0"/>
          <w:marBottom w:val="0"/>
          <w:divBdr>
            <w:top w:val="none" w:sz="0" w:space="0" w:color="auto"/>
            <w:left w:val="none" w:sz="0" w:space="0" w:color="auto"/>
            <w:bottom w:val="none" w:sz="0" w:space="0" w:color="auto"/>
            <w:right w:val="none" w:sz="0" w:space="0" w:color="auto"/>
          </w:divBdr>
        </w:div>
        <w:div w:id="637996477">
          <w:marLeft w:val="480"/>
          <w:marRight w:val="0"/>
          <w:marTop w:val="0"/>
          <w:marBottom w:val="0"/>
          <w:divBdr>
            <w:top w:val="none" w:sz="0" w:space="0" w:color="auto"/>
            <w:left w:val="none" w:sz="0" w:space="0" w:color="auto"/>
            <w:bottom w:val="none" w:sz="0" w:space="0" w:color="auto"/>
            <w:right w:val="none" w:sz="0" w:space="0" w:color="auto"/>
          </w:divBdr>
        </w:div>
        <w:div w:id="127627043">
          <w:marLeft w:val="480"/>
          <w:marRight w:val="0"/>
          <w:marTop w:val="0"/>
          <w:marBottom w:val="0"/>
          <w:divBdr>
            <w:top w:val="none" w:sz="0" w:space="0" w:color="auto"/>
            <w:left w:val="none" w:sz="0" w:space="0" w:color="auto"/>
            <w:bottom w:val="none" w:sz="0" w:space="0" w:color="auto"/>
            <w:right w:val="none" w:sz="0" w:space="0" w:color="auto"/>
          </w:divBdr>
        </w:div>
        <w:div w:id="1023672734">
          <w:marLeft w:val="480"/>
          <w:marRight w:val="0"/>
          <w:marTop w:val="0"/>
          <w:marBottom w:val="0"/>
          <w:divBdr>
            <w:top w:val="none" w:sz="0" w:space="0" w:color="auto"/>
            <w:left w:val="none" w:sz="0" w:space="0" w:color="auto"/>
            <w:bottom w:val="none" w:sz="0" w:space="0" w:color="auto"/>
            <w:right w:val="none" w:sz="0" w:space="0" w:color="auto"/>
          </w:divBdr>
        </w:div>
        <w:div w:id="611014619">
          <w:marLeft w:val="480"/>
          <w:marRight w:val="0"/>
          <w:marTop w:val="0"/>
          <w:marBottom w:val="0"/>
          <w:divBdr>
            <w:top w:val="none" w:sz="0" w:space="0" w:color="auto"/>
            <w:left w:val="none" w:sz="0" w:space="0" w:color="auto"/>
            <w:bottom w:val="none" w:sz="0" w:space="0" w:color="auto"/>
            <w:right w:val="none" w:sz="0" w:space="0" w:color="auto"/>
          </w:divBdr>
        </w:div>
        <w:div w:id="426194512">
          <w:marLeft w:val="480"/>
          <w:marRight w:val="0"/>
          <w:marTop w:val="0"/>
          <w:marBottom w:val="0"/>
          <w:divBdr>
            <w:top w:val="none" w:sz="0" w:space="0" w:color="auto"/>
            <w:left w:val="none" w:sz="0" w:space="0" w:color="auto"/>
            <w:bottom w:val="none" w:sz="0" w:space="0" w:color="auto"/>
            <w:right w:val="none" w:sz="0" w:space="0" w:color="auto"/>
          </w:divBdr>
        </w:div>
        <w:div w:id="1141927424">
          <w:marLeft w:val="480"/>
          <w:marRight w:val="0"/>
          <w:marTop w:val="0"/>
          <w:marBottom w:val="0"/>
          <w:divBdr>
            <w:top w:val="none" w:sz="0" w:space="0" w:color="auto"/>
            <w:left w:val="none" w:sz="0" w:space="0" w:color="auto"/>
            <w:bottom w:val="none" w:sz="0" w:space="0" w:color="auto"/>
            <w:right w:val="none" w:sz="0" w:space="0" w:color="auto"/>
          </w:divBdr>
        </w:div>
        <w:div w:id="777025004">
          <w:marLeft w:val="480"/>
          <w:marRight w:val="0"/>
          <w:marTop w:val="0"/>
          <w:marBottom w:val="0"/>
          <w:divBdr>
            <w:top w:val="none" w:sz="0" w:space="0" w:color="auto"/>
            <w:left w:val="none" w:sz="0" w:space="0" w:color="auto"/>
            <w:bottom w:val="none" w:sz="0" w:space="0" w:color="auto"/>
            <w:right w:val="none" w:sz="0" w:space="0" w:color="auto"/>
          </w:divBdr>
        </w:div>
        <w:div w:id="147482590">
          <w:marLeft w:val="480"/>
          <w:marRight w:val="0"/>
          <w:marTop w:val="0"/>
          <w:marBottom w:val="0"/>
          <w:divBdr>
            <w:top w:val="none" w:sz="0" w:space="0" w:color="auto"/>
            <w:left w:val="none" w:sz="0" w:space="0" w:color="auto"/>
            <w:bottom w:val="none" w:sz="0" w:space="0" w:color="auto"/>
            <w:right w:val="none" w:sz="0" w:space="0" w:color="auto"/>
          </w:divBdr>
        </w:div>
        <w:div w:id="1752697923">
          <w:marLeft w:val="480"/>
          <w:marRight w:val="0"/>
          <w:marTop w:val="0"/>
          <w:marBottom w:val="0"/>
          <w:divBdr>
            <w:top w:val="none" w:sz="0" w:space="0" w:color="auto"/>
            <w:left w:val="none" w:sz="0" w:space="0" w:color="auto"/>
            <w:bottom w:val="none" w:sz="0" w:space="0" w:color="auto"/>
            <w:right w:val="none" w:sz="0" w:space="0" w:color="auto"/>
          </w:divBdr>
        </w:div>
        <w:div w:id="1768693740">
          <w:marLeft w:val="480"/>
          <w:marRight w:val="0"/>
          <w:marTop w:val="0"/>
          <w:marBottom w:val="0"/>
          <w:divBdr>
            <w:top w:val="none" w:sz="0" w:space="0" w:color="auto"/>
            <w:left w:val="none" w:sz="0" w:space="0" w:color="auto"/>
            <w:bottom w:val="none" w:sz="0" w:space="0" w:color="auto"/>
            <w:right w:val="none" w:sz="0" w:space="0" w:color="auto"/>
          </w:divBdr>
        </w:div>
        <w:div w:id="685712622">
          <w:marLeft w:val="480"/>
          <w:marRight w:val="0"/>
          <w:marTop w:val="0"/>
          <w:marBottom w:val="0"/>
          <w:divBdr>
            <w:top w:val="none" w:sz="0" w:space="0" w:color="auto"/>
            <w:left w:val="none" w:sz="0" w:space="0" w:color="auto"/>
            <w:bottom w:val="none" w:sz="0" w:space="0" w:color="auto"/>
            <w:right w:val="none" w:sz="0" w:space="0" w:color="auto"/>
          </w:divBdr>
        </w:div>
        <w:div w:id="1487817137">
          <w:marLeft w:val="480"/>
          <w:marRight w:val="0"/>
          <w:marTop w:val="0"/>
          <w:marBottom w:val="0"/>
          <w:divBdr>
            <w:top w:val="none" w:sz="0" w:space="0" w:color="auto"/>
            <w:left w:val="none" w:sz="0" w:space="0" w:color="auto"/>
            <w:bottom w:val="none" w:sz="0" w:space="0" w:color="auto"/>
            <w:right w:val="none" w:sz="0" w:space="0" w:color="auto"/>
          </w:divBdr>
        </w:div>
        <w:div w:id="985011823">
          <w:marLeft w:val="480"/>
          <w:marRight w:val="0"/>
          <w:marTop w:val="0"/>
          <w:marBottom w:val="0"/>
          <w:divBdr>
            <w:top w:val="none" w:sz="0" w:space="0" w:color="auto"/>
            <w:left w:val="none" w:sz="0" w:space="0" w:color="auto"/>
            <w:bottom w:val="none" w:sz="0" w:space="0" w:color="auto"/>
            <w:right w:val="none" w:sz="0" w:space="0" w:color="auto"/>
          </w:divBdr>
        </w:div>
        <w:div w:id="844050011">
          <w:marLeft w:val="480"/>
          <w:marRight w:val="0"/>
          <w:marTop w:val="0"/>
          <w:marBottom w:val="0"/>
          <w:divBdr>
            <w:top w:val="none" w:sz="0" w:space="0" w:color="auto"/>
            <w:left w:val="none" w:sz="0" w:space="0" w:color="auto"/>
            <w:bottom w:val="none" w:sz="0" w:space="0" w:color="auto"/>
            <w:right w:val="none" w:sz="0" w:space="0" w:color="auto"/>
          </w:divBdr>
        </w:div>
        <w:div w:id="2067533781">
          <w:marLeft w:val="480"/>
          <w:marRight w:val="0"/>
          <w:marTop w:val="0"/>
          <w:marBottom w:val="0"/>
          <w:divBdr>
            <w:top w:val="none" w:sz="0" w:space="0" w:color="auto"/>
            <w:left w:val="none" w:sz="0" w:space="0" w:color="auto"/>
            <w:bottom w:val="none" w:sz="0" w:space="0" w:color="auto"/>
            <w:right w:val="none" w:sz="0" w:space="0" w:color="auto"/>
          </w:divBdr>
        </w:div>
        <w:div w:id="1576283291">
          <w:marLeft w:val="480"/>
          <w:marRight w:val="0"/>
          <w:marTop w:val="0"/>
          <w:marBottom w:val="0"/>
          <w:divBdr>
            <w:top w:val="none" w:sz="0" w:space="0" w:color="auto"/>
            <w:left w:val="none" w:sz="0" w:space="0" w:color="auto"/>
            <w:bottom w:val="none" w:sz="0" w:space="0" w:color="auto"/>
            <w:right w:val="none" w:sz="0" w:space="0" w:color="auto"/>
          </w:divBdr>
        </w:div>
        <w:div w:id="1042095690">
          <w:marLeft w:val="480"/>
          <w:marRight w:val="0"/>
          <w:marTop w:val="0"/>
          <w:marBottom w:val="0"/>
          <w:divBdr>
            <w:top w:val="none" w:sz="0" w:space="0" w:color="auto"/>
            <w:left w:val="none" w:sz="0" w:space="0" w:color="auto"/>
            <w:bottom w:val="none" w:sz="0" w:space="0" w:color="auto"/>
            <w:right w:val="none" w:sz="0" w:space="0" w:color="auto"/>
          </w:divBdr>
        </w:div>
        <w:div w:id="41484456">
          <w:marLeft w:val="480"/>
          <w:marRight w:val="0"/>
          <w:marTop w:val="0"/>
          <w:marBottom w:val="0"/>
          <w:divBdr>
            <w:top w:val="none" w:sz="0" w:space="0" w:color="auto"/>
            <w:left w:val="none" w:sz="0" w:space="0" w:color="auto"/>
            <w:bottom w:val="none" w:sz="0" w:space="0" w:color="auto"/>
            <w:right w:val="none" w:sz="0" w:space="0" w:color="auto"/>
          </w:divBdr>
        </w:div>
        <w:div w:id="596062346">
          <w:marLeft w:val="480"/>
          <w:marRight w:val="0"/>
          <w:marTop w:val="0"/>
          <w:marBottom w:val="0"/>
          <w:divBdr>
            <w:top w:val="none" w:sz="0" w:space="0" w:color="auto"/>
            <w:left w:val="none" w:sz="0" w:space="0" w:color="auto"/>
            <w:bottom w:val="none" w:sz="0" w:space="0" w:color="auto"/>
            <w:right w:val="none" w:sz="0" w:space="0" w:color="auto"/>
          </w:divBdr>
        </w:div>
        <w:div w:id="941453857">
          <w:marLeft w:val="480"/>
          <w:marRight w:val="0"/>
          <w:marTop w:val="0"/>
          <w:marBottom w:val="0"/>
          <w:divBdr>
            <w:top w:val="none" w:sz="0" w:space="0" w:color="auto"/>
            <w:left w:val="none" w:sz="0" w:space="0" w:color="auto"/>
            <w:bottom w:val="none" w:sz="0" w:space="0" w:color="auto"/>
            <w:right w:val="none" w:sz="0" w:space="0" w:color="auto"/>
          </w:divBdr>
        </w:div>
        <w:div w:id="2070421848">
          <w:marLeft w:val="480"/>
          <w:marRight w:val="0"/>
          <w:marTop w:val="0"/>
          <w:marBottom w:val="0"/>
          <w:divBdr>
            <w:top w:val="none" w:sz="0" w:space="0" w:color="auto"/>
            <w:left w:val="none" w:sz="0" w:space="0" w:color="auto"/>
            <w:bottom w:val="none" w:sz="0" w:space="0" w:color="auto"/>
            <w:right w:val="none" w:sz="0" w:space="0" w:color="auto"/>
          </w:divBdr>
        </w:div>
        <w:div w:id="1290816007">
          <w:marLeft w:val="480"/>
          <w:marRight w:val="0"/>
          <w:marTop w:val="0"/>
          <w:marBottom w:val="0"/>
          <w:divBdr>
            <w:top w:val="none" w:sz="0" w:space="0" w:color="auto"/>
            <w:left w:val="none" w:sz="0" w:space="0" w:color="auto"/>
            <w:bottom w:val="none" w:sz="0" w:space="0" w:color="auto"/>
            <w:right w:val="none" w:sz="0" w:space="0" w:color="auto"/>
          </w:divBdr>
        </w:div>
        <w:div w:id="54472235">
          <w:marLeft w:val="480"/>
          <w:marRight w:val="0"/>
          <w:marTop w:val="0"/>
          <w:marBottom w:val="0"/>
          <w:divBdr>
            <w:top w:val="none" w:sz="0" w:space="0" w:color="auto"/>
            <w:left w:val="none" w:sz="0" w:space="0" w:color="auto"/>
            <w:bottom w:val="none" w:sz="0" w:space="0" w:color="auto"/>
            <w:right w:val="none" w:sz="0" w:space="0" w:color="auto"/>
          </w:divBdr>
        </w:div>
        <w:div w:id="1182861133">
          <w:marLeft w:val="480"/>
          <w:marRight w:val="0"/>
          <w:marTop w:val="0"/>
          <w:marBottom w:val="0"/>
          <w:divBdr>
            <w:top w:val="none" w:sz="0" w:space="0" w:color="auto"/>
            <w:left w:val="none" w:sz="0" w:space="0" w:color="auto"/>
            <w:bottom w:val="none" w:sz="0" w:space="0" w:color="auto"/>
            <w:right w:val="none" w:sz="0" w:space="0" w:color="auto"/>
          </w:divBdr>
        </w:div>
      </w:divsChild>
    </w:div>
    <w:div w:id="575289517">
      <w:bodyDiv w:val="1"/>
      <w:marLeft w:val="0"/>
      <w:marRight w:val="0"/>
      <w:marTop w:val="0"/>
      <w:marBottom w:val="0"/>
      <w:divBdr>
        <w:top w:val="none" w:sz="0" w:space="0" w:color="auto"/>
        <w:left w:val="none" w:sz="0" w:space="0" w:color="auto"/>
        <w:bottom w:val="none" w:sz="0" w:space="0" w:color="auto"/>
        <w:right w:val="none" w:sz="0" w:space="0" w:color="auto"/>
      </w:divBdr>
    </w:div>
    <w:div w:id="575478854">
      <w:bodyDiv w:val="1"/>
      <w:marLeft w:val="0"/>
      <w:marRight w:val="0"/>
      <w:marTop w:val="0"/>
      <w:marBottom w:val="0"/>
      <w:divBdr>
        <w:top w:val="none" w:sz="0" w:space="0" w:color="auto"/>
        <w:left w:val="none" w:sz="0" w:space="0" w:color="auto"/>
        <w:bottom w:val="none" w:sz="0" w:space="0" w:color="auto"/>
        <w:right w:val="none" w:sz="0" w:space="0" w:color="auto"/>
      </w:divBdr>
    </w:div>
    <w:div w:id="587159989">
      <w:bodyDiv w:val="1"/>
      <w:marLeft w:val="0"/>
      <w:marRight w:val="0"/>
      <w:marTop w:val="0"/>
      <w:marBottom w:val="0"/>
      <w:divBdr>
        <w:top w:val="none" w:sz="0" w:space="0" w:color="auto"/>
        <w:left w:val="none" w:sz="0" w:space="0" w:color="auto"/>
        <w:bottom w:val="none" w:sz="0" w:space="0" w:color="auto"/>
        <w:right w:val="none" w:sz="0" w:space="0" w:color="auto"/>
      </w:divBdr>
      <w:divsChild>
        <w:div w:id="32508794">
          <w:marLeft w:val="480"/>
          <w:marRight w:val="0"/>
          <w:marTop w:val="0"/>
          <w:marBottom w:val="0"/>
          <w:divBdr>
            <w:top w:val="none" w:sz="0" w:space="0" w:color="auto"/>
            <w:left w:val="none" w:sz="0" w:space="0" w:color="auto"/>
            <w:bottom w:val="none" w:sz="0" w:space="0" w:color="auto"/>
            <w:right w:val="none" w:sz="0" w:space="0" w:color="auto"/>
          </w:divBdr>
        </w:div>
        <w:div w:id="60565957">
          <w:marLeft w:val="480"/>
          <w:marRight w:val="0"/>
          <w:marTop w:val="0"/>
          <w:marBottom w:val="0"/>
          <w:divBdr>
            <w:top w:val="none" w:sz="0" w:space="0" w:color="auto"/>
            <w:left w:val="none" w:sz="0" w:space="0" w:color="auto"/>
            <w:bottom w:val="none" w:sz="0" w:space="0" w:color="auto"/>
            <w:right w:val="none" w:sz="0" w:space="0" w:color="auto"/>
          </w:divBdr>
        </w:div>
        <w:div w:id="162016562">
          <w:marLeft w:val="480"/>
          <w:marRight w:val="0"/>
          <w:marTop w:val="0"/>
          <w:marBottom w:val="0"/>
          <w:divBdr>
            <w:top w:val="none" w:sz="0" w:space="0" w:color="auto"/>
            <w:left w:val="none" w:sz="0" w:space="0" w:color="auto"/>
            <w:bottom w:val="none" w:sz="0" w:space="0" w:color="auto"/>
            <w:right w:val="none" w:sz="0" w:space="0" w:color="auto"/>
          </w:divBdr>
        </w:div>
        <w:div w:id="191115903">
          <w:marLeft w:val="480"/>
          <w:marRight w:val="0"/>
          <w:marTop w:val="0"/>
          <w:marBottom w:val="0"/>
          <w:divBdr>
            <w:top w:val="none" w:sz="0" w:space="0" w:color="auto"/>
            <w:left w:val="none" w:sz="0" w:space="0" w:color="auto"/>
            <w:bottom w:val="none" w:sz="0" w:space="0" w:color="auto"/>
            <w:right w:val="none" w:sz="0" w:space="0" w:color="auto"/>
          </w:divBdr>
        </w:div>
        <w:div w:id="255480201">
          <w:marLeft w:val="480"/>
          <w:marRight w:val="0"/>
          <w:marTop w:val="0"/>
          <w:marBottom w:val="0"/>
          <w:divBdr>
            <w:top w:val="none" w:sz="0" w:space="0" w:color="auto"/>
            <w:left w:val="none" w:sz="0" w:space="0" w:color="auto"/>
            <w:bottom w:val="none" w:sz="0" w:space="0" w:color="auto"/>
            <w:right w:val="none" w:sz="0" w:space="0" w:color="auto"/>
          </w:divBdr>
        </w:div>
        <w:div w:id="282349063">
          <w:marLeft w:val="480"/>
          <w:marRight w:val="0"/>
          <w:marTop w:val="0"/>
          <w:marBottom w:val="0"/>
          <w:divBdr>
            <w:top w:val="none" w:sz="0" w:space="0" w:color="auto"/>
            <w:left w:val="none" w:sz="0" w:space="0" w:color="auto"/>
            <w:bottom w:val="none" w:sz="0" w:space="0" w:color="auto"/>
            <w:right w:val="none" w:sz="0" w:space="0" w:color="auto"/>
          </w:divBdr>
        </w:div>
        <w:div w:id="421148557">
          <w:marLeft w:val="480"/>
          <w:marRight w:val="0"/>
          <w:marTop w:val="0"/>
          <w:marBottom w:val="0"/>
          <w:divBdr>
            <w:top w:val="none" w:sz="0" w:space="0" w:color="auto"/>
            <w:left w:val="none" w:sz="0" w:space="0" w:color="auto"/>
            <w:bottom w:val="none" w:sz="0" w:space="0" w:color="auto"/>
            <w:right w:val="none" w:sz="0" w:space="0" w:color="auto"/>
          </w:divBdr>
        </w:div>
        <w:div w:id="424620415">
          <w:marLeft w:val="480"/>
          <w:marRight w:val="0"/>
          <w:marTop w:val="0"/>
          <w:marBottom w:val="0"/>
          <w:divBdr>
            <w:top w:val="none" w:sz="0" w:space="0" w:color="auto"/>
            <w:left w:val="none" w:sz="0" w:space="0" w:color="auto"/>
            <w:bottom w:val="none" w:sz="0" w:space="0" w:color="auto"/>
            <w:right w:val="none" w:sz="0" w:space="0" w:color="auto"/>
          </w:divBdr>
        </w:div>
        <w:div w:id="431703367">
          <w:marLeft w:val="480"/>
          <w:marRight w:val="0"/>
          <w:marTop w:val="0"/>
          <w:marBottom w:val="0"/>
          <w:divBdr>
            <w:top w:val="none" w:sz="0" w:space="0" w:color="auto"/>
            <w:left w:val="none" w:sz="0" w:space="0" w:color="auto"/>
            <w:bottom w:val="none" w:sz="0" w:space="0" w:color="auto"/>
            <w:right w:val="none" w:sz="0" w:space="0" w:color="auto"/>
          </w:divBdr>
        </w:div>
        <w:div w:id="441875383">
          <w:marLeft w:val="480"/>
          <w:marRight w:val="0"/>
          <w:marTop w:val="0"/>
          <w:marBottom w:val="0"/>
          <w:divBdr>
            <w:top w:val="none" w:sz="0" w:space="0" w:color="auto"/>
            <w:left w:val="none" w:sz="0" w:space="0" w:color="auto"/>
            <w:bottom w:val="none" w:sz="0" w:space="0" w:color="auto"/>
            <w:right w:val="none" w:sz="0" w:space="0" w:color="auto"/>
          </w:divBdr>
        </w:div>
        <w:div w:id="565729955">
          <w:marLeft w:val="480"/>
          <w:marRight w:val="0"/>
          <w:marTop w:val="0"/>
          <w:marBottom w:val="0"/>
          <w:divBdr>
            <w:top w:val="none" w:sz="0" w:space="0" w:color="auto"/>
            <w:left w:val="none" w:sz="0" w:space="0" w:color="auto"/>
            <w:bottom w:val="none" w:sz="0" w:space="0" w:color="auto"/>
            <w:right w:val="none" w:sz="0" w:space="0" w:color="auto"/>
          </w:divBdr>
        </w:div>
        <w:div w:id="581110650">
          <w:marLeft w:val="480"/>
          <w:marRight w:val="0"/>
          <w:marTop w:val="0"/>
          <w:marBottom w:val="0"/>
          <w:divBdr>
            <w:top w:val="none" w:sz="0" w:space="0" w:color="auto"/>
            <w:left w:val="none" w:sz="0" w:space="0" w:color="auto"/>
            <w:bottom w:val="none" w:sz="0" w:space="0" w:color="auto"/>
            <w:right w:val="none" w:sz="0" w:space="0" w:color="auto"/>
          </w:divBdr>
        </w:div>
        <w:div w:id="602882414">
          <w:marLeft w:val="480"/>
          <w:marRight w:val="0"/>
          <w:marTop w:val="0"/>
          <w:marBottom w:val="0"/>
          <w:divBdr>
            <w:top w:val="none" w:sz="0" w:space="0" w:color="auto"/>
            <w:left w:val="none" w:sz="0" w:space="0" w:color="auto"/>
            <w:bottom w:val="none" w:sz="0" w:space="0" w:color="auto"/>
            <w:right w:val="none" w:sz="0" w:space="0" w:color="auto"/>
          </w:divBdr>
        </w:div>
        <w:div w:id="609748908">
          <w:marLeft w:val="480"/>
          <w:marRight w:val="0"/>
          <w:marTop w:val="0"/>
          <w:marBottom w:val="0"/>
          <w:divBdr>
            <w:top w:val="none" w:sz="0" w:space="0" w:color="auto"/>
            <w:left w:val="none" w:sz="0" w:space="0" w:color="auto"/>
            <w:bottom w:val="none" w:sz="0" w:space="0" w:color="auto"/>
            <w:right w:val="none" w:sz="0" w:space="0" w:color="auto"/>
          </w:divBdr>
        </w:div>
        <w:div w:id="709500245">
          <w:marLeft w:val="480"/>
          <w:marRight w:val="0"/>
          <w:marTop w:val="0"/>
          <w:marBottom w:val="0"/>
          <w:divBdr>
            <w:top w:val="none" w:sz="0" w:space="0" w:color="auto"/>
            <w:left w:val="none" w:sz="0" w:space="0" w:color="auto"/>
            <w:bottom w:val="none" w:sz="0" w:space="0" w:color="auto"/>
            <w:right w:val="none" w:sz="0" w:space="0" w:color="auto"/>
          </w:divBdr>
        </w:div>
        <w:div w:id="720322340">
          <w:marLeft w:val="480"/>
          <w:marRight w:val="0"/>
          <w:marTop w:val="0"/>
          <w:marBottom w:val="0"/>
          <w:divBdr>
            <w:top w:val="none" w:sz="0" w:space="0" w:color="auto"/>
            <w:left w:val="none" w:sz="0" w:space="0" w:color="auto"/>
            <w:bottom w:val="none" w:sz="0" w:space="0" w:color="auto"/>
            <w:right w:val="none" w:sz="0" w:space="0" w:color="auto"/>
          </w:divBdr>
        </w:div>
        <w:div w:id="786704262">
          <w:marLeft w:val="480"/>
          <w:marRight w:val="0"/>
          <w:marTop w:val="0"/>
          <w:marBottom w:val="0"/>
          <w:divBdr>
            <w:top w:val="none" w:sz="0" w:space="0" w:color="auto"/>
            <w:left w:val="none" w:sz="0" w:space="0" w:color="auto"/>
            <w:bottom w:val="none" w:sz="0" w:space="0" w:color="auto"/>
            <w:right w:val="none" w:sz="0" w:space="0" w:color="auto"/>
          </w:divBdr>
        </w:div>
        <w:div w:id="823355310">
          <w:marLeft w:val="480"/>
          <w:marRight w:val="0"/>
          <w:marTop w:val="0"/>
          <w:marBottom w:val="0"/>
          <w:divBdr>
            <w:top w:val="none" w:sz="0" w:space="0" w:color="auto"/>
            <w:left w:val="none" w:sz="0" w:space="0" w:color="auto"/>
            <w:bottom w:val="none" w:sz="0" w:space="0" w:color="auto"/>
            <w:right w:val="none" w:sz="0" w:space="0" w:color="auto"/>
          </w:divBdr>
        </w:div>
        <w:div w:id="975842127">
          <w:marLeft w:val="480"/>
          <w:marRight w:val="0"/>
          <w:marTop w:val="0"/>
          <w:marBottom w:val="0"/>
          <w:divBdr>
            <w:top w:val="none" w:sz="0" w:space="0" w:color="auto"/>
            <w:left w:val="none" w:sz="0" w:space="0" w:color="auto"/>
            <w:bottom w:val="none" w:sz="0" w:space="0" w:color="auto"/>
            <w:right w:val="none" w:sz="0" w:space="0" w:color="auto"/>
          </w:divBdr>
        </w:div>
        <w:div w:id="999234313">
          <w:marLeft w:val="480"/>
          <w:marRight w:val="0"/>
          <w:marTop w:val="0"/>
          <w:marBottom w:val="0"/>
          <w:divBdr>
            <w:top w:val="none" w:sz="0" w:space="0" w:color="auto"/>
            <w:left w:val="none" w:sz="0" w:space="0" w:color="auto"/>
            <w:bottom w:val="none" w:sz="0" w:space="0" w:color="auto"/>
            <w:right w:val="none" w:sz="0" w:space="0" w:color="auto"/>
          </w:divBdr>
        </w:div>
        <w:div w:id="1032220712">
          <w:marLeft w:val="480"/>
          <w:marRight w:val="0"/>
          <w:marTop w:val="0"/>
          <w:marBottom w:val="0"/>
          <w:divBdr>
            <w:top w:val="none" w:sz="0" w:space="0" w:color="auto"/>
            <w:left w:val="none" w:sz="0" w:space="0" w:color="auto"/>
            <w:bottom w:val="none" w:sz="0" w:space="0" w:color="auto"/>
            <w:right w:val="none" w:sz="0" w:space="0" w:color="auto"/>
          </w:divBdr>
        </w:div>
        <w:div w:id="1046179219">
          <w:marLeft w:val="480"/>
          <w:marRight w:val="0"/>
          <w:marTop w:val="0"/>
          <w:marBottom w:val="0"/>
          <w:divBdr>
            <w:top w:val="none" w:sz="0" w:space="0" w:color="auto"/>
            <w:left w:val="none" w:sz="0" w:space="0" w:color="auto"/>
            <w:bottom w:val="none" w:sz="0" w:space="0" w:color="auto"/>
            <w:right w:val="none" w:sz="0" w:space="0" w:color="auto"/>
          </w:divBdr>
        </w:div>
        <w:div w:id="1106385355">
          <w:marLeft w:val="480"/>
          <w:marRight w:val="0"/>
          <w:marTop w:val="0"/>
          <w:marBottom w:val="0"/>
          <w:divBdr>
            <w:top w:val="none" w:sz="0" w:space="0" w:color="auto"/>
            <w:left w:val="none" w:sz="0" w:space="0" w:color="auto"/>
            <w:bottom w:val="none" w:sz="0" w:space="0" w:color="auto"/>
            <w:right w:val="none" w:sz="0" w:space="0" w:color="auto"/>
          </w:divBdr>
        </w:div>
        <w:div w:id="1130169524">
          <w:marLeft w:val="480"/>
          <w:marRight w:val="0"/>
          <w:marTop w:val="0"/>
          <w:marBottom w:val="0"/>
          <w:divBdr>
            <w:top w:val="none" w:sz="0" w:space="0" w:color="auto"/>
            <w:left w:val="none" w:sz="0" w:space="0" w:color="auto"/>
            <w:bottom w:val="none" w:sz="0" w:space="0" w:color="auto"/>
            <w:right w:val="none" w:sz="0" w:space="0" w:color="auto"/>
          </w:divBdr>
        </w:div>
        <w:div w:id="1171676582">
          <w:marLeft w:val="480"/>
          <w:marRight w:val="0"/>
          <w:marTop w:val="0"/>
          <w:marBottom w:val="0"/>
          <w:divBdr>
            <w:top w:val="none" w:sz="0" w:space="0" w:color="auto"/>
            <w:left w:val="none" w:sz="0" w:space="0" w:color="auto"/>
            <w:bottom w:val="none" w:sz="0" w:space="0" w:color="auto"/>
            <w:right w:val="none" w:sz="0" w:space="0" w:color="auto"/>
          </w:divBdr>
        </w:div>
        <w:div w:id="1174955045">
          <w:marLeft w:val="480"/>
          <w:marRight w:val="0"/>
          <w:marTop w:val="0"/>
          <w:marBottom w:val="0"/>
          <w:divBdr>
            <w:top w:val="none" w:sz="0" w:space="0" w:color="auto"/>
            <w:left w:val="none" w:sz="0" w:space="0" w:color="auto"/>
            <w:bottom w:val="none" w:sz="0" w:space="0" w:color="auto"/>
            <w:right w:val="none" w:sz="0" w:space="0" w:color="auto"/>
          </w:divBdr>
        </w:div>
        <w:div w:id="1261838613">
          <w:marLeft w:val="480"/>
          <w:marRight w:val="0"/>
          <w:marTop w:val="0"/>
          <w:marBottom w:val="0"/>
          <w:divBdr>
            <w:top w:val="none" w:sz="0" w:space="0" w:color="auto"/>
            <w:left w:val="none" w:sz="0" w:space="0" w:color="auto"/>
            <w:bottom w:val="none" w:sz="0" w:space="0" w:color="auto"/>
            <w:right w:val="none" w:sz="0" w:space="0" w:color="auto"/>
          </w:divBdr>
        </w:div>
        <w:div w:id="1279067775">
          <w:marLeft w:val="480"/>
          <w:marRight w:val="0"/>
          <w:marTop w:val="0"/>
          <w:marBottom w:val="0"/>
          <w:divBdr>
            <w:top w:val="none" w:sz="0" w:space="0" w:color="auto"/>
            <w:left w:val="none" w:sz="0" w:space="0" w:color="auto"/>
            <w:bottom w:val="none" w:sz="0" w:space="0" w:color="auto"/>
            <w:right w:val="none" w:sz="0" w:space="0" w:color="auto"/>
          </w:divBdr>
        </w:div>
        <w:div w:id="1311979125">
          <w:marLeft w:val="480"/>
          <w:marRight w:val="0"/>
          <w:marTop w:val="0"/>
          <w:marBottom w:val="0"/>
          <w:divBdr>
            <w:top w:val="none" w:sz="0" w:space="0" w:color="auto"/>
            <w:left w:val="none" w:sz="0" w:space="0" w:color="auto"/>
            <w:bottom w:val="none" w:sz="0" w:space="0" w:color="auto"/>
            <w:right w:val="none" w:sz="0" w:space="0" w:color="auto"/>
          </w:divBdr>
        </w:div>
        <w:div w:id="1350450601">
          <w:marLeft w:val="480"/>
          <w:marRight w:val="0"/>
          <w:marTop w:val="0"/>
          <w:marBottom w:val="0"/>
          <w:divBdr>
            <w:top w:val="none" w:sz="0" w:space="0" w:color="auto"/>
            <w:left w:val="none" w:sz="0" w:space="0" w:color="auto"/>
            <w:bottom w:val="none" w:sz="0" w:space="0" w:color="auto"/>
            <w:right w:val="none" w:sz="0" w:space="0" w:color="auto"/>
          </w:divBdr>
        </w:div>
        <w:div w:id="1361129991">
          <w:marLeft w:val="480"/>
          <w:marRight w:val="0"/>
          <w:marTop w:val="0"/>
          <w:marBottom w:val="0"/>
          <w:divBdr>
            <w:top w:val="none" w:sz="0" w:space="0" w:color="auto"/>
            <w:left w:val="none" w:sz="0" w:space="0" w:color="auto"/>
            <w:bottom w:val="none" w:sz="0" w:space="0" w:color="auto"/>
            <w:right w:val="none" w:sz="0" w:space="0" w:color="auto"/>
          </w:divBdr>
        </w:div>
        <w:div w:id="1364672959">
          <w:marLeft w:val="480"/>
          <w:marRight w:val="0"/>
          <w:marTop w:val="0"/>
          <w:marBottom w:val="0"/>
          <w:divBdr>
            <w:top w:val="none" w:sz="0" w:space="0" w:color="auto"/>
            <w:left w:val="none" w:sz="0" w:space="0" w:color="auto"/>
            <w:bottom w:val="none" w:sz="0" w:space="0" w:color="auto"/>
            <w:right w:val="none" w:sz="0" w:space="0" w:color="auto"/>
          </w:divBdr>
        </w:div>
        <w:div w:id="1375501243">
          <w:marLeft w:val="480"/>
          <w:marRight w:val="0"/>
          <w:marTop w:val="0"/>
          <w:marBottom w:val="0"/>
          <w:divBdr>
            <w:top w:val="none" w:sz="0" w:space="0" w:color="auto"/>
            <w:left w:val="none" w:sz="0" w:space="0" w:color="auto"/>
            <w:bottom w:val="none" w:sz="0" w:space="0" w:color="auto"/>
            <w:right w:val="none" w:sz="0" w:space="0" w:color="auto"/>
          </w:divBdr>
        </w:div>
        <w:div w:id="1433470692">
          <w:marLeft w:val="480"/>
          <w:marRight w:val="0"/>
          <w:marTop w:val="0"/>
          <w:marBottom w:val="0"/>
          <w:divBdr>
            <w:top w:val="none" w:sz="0" w:space="0" w:color="auto"/>
            <w:left w:val="none" w:sz="0" w:space="0" w:color="auto"/>
            <w:bottom w:val="none" w:sz="0" w:space="0" w:color="auto"/>
            <w:right w:val="none" w:sz="0" w:space="0" w:color="auto"/>
          </w:divBdr>
        </w:div>
        <w:div w:id="1458336761">
          <w:marLeft w:val="480"/>
          <w:marRight w:val="0"/>
          <w:marTop w:val="0"/>
          <w:marBottom w:val="0"/>
          <w:divBdr>
            <w:top w:val="none" w:sz="0" w:space="0" w:color="auto"/>
            <w:left w:val="none" w:sz="0" w:space="0" w:color="auto"/>
            <w:bottom w:val="none" w:sz="0" w:space="0" w:color="auto"/>
            <w:right w:val="none" w:sz="0" w:space="0" w:color="auto"/>
          </w:divBdr>
        </w:div>
        <w:div w:id="1462073642">
          <w:marLeft w:val="480"/>
          <w:marRight w:val="0"/>
          <w:marTop w:val="0"/>
          <w:marBottom w:val="0"/>
          <w:divBdr>
            <w:top w:val="none" w:sz="0" w:space="0" w:color="auto"/>
            <w:left w:val="none" w:sz="0" w:space="0" w:color="auto"/>
            <w:bottom w:val="none" w:sz="0" w:space="0" w:color="auto"/>
            <w:right w:val="none" w:sz="0" w:space="0" w:color="auto"/>
          </w:divBdr>
        </w:div>
        <w:div w:id="1467813450">
          <w:marLeft w:val="480"/>
          <w:marRight w:val="0"/>
          <w:marTop w:val="0"/>
          <w:marBottom w:val="0"/>
          <w:divBdr>
            <w:top w:val="none" w:sz="0" w:space="0" w:color="auto"/>
            <w:left w:val="none" w:sz="0" w:space="0" w:color="auto"/>
            <w:bottom w:val="none" w:sz="0" w:space="0" w:color="auto"/>
            <w:right w:val="none" w:sz="0" w:space="0" w:color="auto"/>
          </w:divBdr>
        </w:div>
        <w:div w:id="1468739565">
          <w:marLeft w:val="480"/>
          <w:marRight w:val="0"/>
          <w:marTop w:val="0"/>
          <w:marBottom w:val="0"/>
          <w:divBdr>
            <w:top w:val="none" w:sz="0" w:space="0" w:color="auto"/>
            <w:left w:val="none" w:sz="0" w:space="0" w:color="auto"/>
            <w:bottom w:val="none" w:sz="0" w:space="0" w:color="auto"/>
            <w:right w:val="none" w:sz="0" w:space="0" w:color="auto"/>
          </w:divBdr>
        </w:div>
        <w:div w:id="1513304612">
          <w:marLeft w:val="480"/>
          <w:marRight w:val="0"/>
          <w:marTop w:val="0"/>
          <w:marBottom w:val="0"/>
          <w:divBdr>
            <w:top w:val="none" w:sz="0" w:space="0" w:color="auto"/>
            <w:left w:val="none" w:sz="0" w:space="0" w:color="auto"/>
            <w:bottom w:val="none" w:sz="0" w:space="0" w:color="auto"/>
            <w:right w:val="none" w:sz="0" w:space="0" w:color="auto"/>
          </w:divBdr>
        </w:div>
        <w:div w:id="1541046264">
          <w:marLeft w:val="480"/>
          <w:marRight w:val="0"/>
          <w:marTop w:val="0"/>
          <w:marBottom w:val="0"/>
          <w:divBdr>
            <w:top w:val="none" w:sz="0" w:space="0" w:color="auto"/>
            <w:left w:val="none" w:sz="0" w:space="0" w:color="auto"/>
            <w:bottom w:val="none" w:sz="0" w:space="0" w:color="auto"/>
            <w:right w:val="none" w:sz="0" w:space="0" w:color="auto"/>
          </w:divBdr>
        </w:div>
        <w:div w:id="1609192408">
          <w:marLeft w:val="480"/>
          <w:marRight w:val="0"/>
          <w:marTop w:val="0"/>
          <w:marBottom w:val="0"/>
          <w:divBdr>
            <w:top w:val="none" w:sz="0" w:space="0" w:color="auto"/>
            <w:left w:val="none" w:sz="0" w:space="0" w:color="auto"/>
            <w:bottom w:val="none" w:sz="0" w:space="0" w:color="auto"/>
            <w:right w:val="none" w:sz="0" w:space="0" w:color="auto"/>
          </w:divBdr>
        </w:div>
        <w:div w:id="1723477482">
          <w:marLeft w:val="480"/>
          <w:marRight w:val="0"/>
          <w:marTop w:val="0"/>
          <w:marBottom w:val="0"/>
          <w:divBdr>
            <w:top w:val="none" w:sz="0" w:space="0" w:color="auto"/>
            <w:left w:val="none" w:sz="0" w:space="0" w:color="auto"/>
            <w:bottom w:val="none" w:sz="0" w:space="0" w:color="auto"/>
            <w:right w:val="none" w:sz="0" w:space="0" w:color="auto"/>
          </w:divBdr>
        </w:div>
        <w:div w:id="1751582286">
          <w:marLeft w:val="480"/>
          <w:marRight w:val="0"/>
          <w:marTop w:val="0"/>
          <w:marBottom w:val="0"/>
          <w:divBdr>
            <w:top w:val="none" w:sz="0" w:space="0" w:color="auto"/>
            <w:left w:val="none" w:sz="0" w:space="0" w:color="auto"/>
            <w:bottom w:val="none" w:sz="0" w:space="0" w:color="auto"/>
            <w:right w:val="none" w:sz="0" w:space="0" w:color="auto"/>
          </w:divBdr>
        </w:div>
        <w:div w:id="1762875044">
          <w:marLeft w:val="480"/>
          <w:marRight w:val="0"/>
          <w:marTop w:val="0"/>
          <w:marBottom w:val="0"/>
          <w:divBdr>
            <w:top w:val="none" w:sz="0" w:space="0" w:color="auto"/>
            <w:left w:val="none" w:sz="0" w:space="0" w:color="auto"/>
            <w:bottom w:val="none" w:sz="0" w:space="0" w:color="auto"/>
            <w:right w:val="none" w:sz="0" w:space="0" w:color="auto"/>
          </w:divBdr>
        </w:div>
        <w:div w:id="1772702978">
          <w:marLeft w:val="480"/>
          <w:marRight w:val="0"/>
          <w:marTop w:val="0"/>
          <w:marBottom w:val="0"/>
          <w:divBdr>
            <w:top w:val="none" w:sz="0" w:space="0" w:color="auto"/>
            <w:left w:val="none" w:sz="0" w:space="0" w:color="auto"/>
            <w:bottom w:val="none" w:sz="0" w:space="0" w:color="auto"/>
            <w:right w:val="none" w:sz="0" w:space="0" w:color="auto"/>
          </w:divBdr>
        </w:div>
        <w:div w:id="1803032456">
          <w:marLeft w:val="480"/>
          <w:marRight w:val="0"/>
          <w:marTop w:val="0"/>
          <w:marBottom w:val="0"/>
          <w:divBdr>
            <w:top w:val="none" w:sz="0" w:space="0" w:color="auto"/>
            <w:left w:val="none" w:sz="0" w:space="0" w:color="auto"/>
            <w:bottom w:val="none" w:sz="0" w:space="0" w:color="auto"/>
            <w:right w:val="none" w:sz="0" w:space="0" w:color="auto"/>
          </w:divBdr>
        </w:div>
        <w:div w:id="1861695003">
          <w:marLeft w:val="480"/>
          <w:marRight w:val="0"/>
          <w:marTop w:val="0"/>
          <w:marBottom w:val="0"/>
          <w:divBdr>
            <w:top w:val="none" w:sz="0" w:space="0" w:color="auto"/>
            <w:left w:val="none" w:sz="0" w:space="0" w:color="auto"/>
            <w:bottom w:val="none" w:sz="0" w:space="0" w:color="auto"/>
            <w:right w:val="none" w:sz="0" w:space="0" w:color="auto"/>
          </w:divBdr>
        </w:div>
        <w:div w:id="1880896296">
          <w:marLeft w:val="480"/>
          <w:marRight w:val="0"/>
          <w:marTop w:val="0"/>
          <w:marBottom w:val="0"/>
          <w:divBdr>
            <w:top w:val="none" w:sz="0" w:space="0" w:color="auto"/>
            <w:left w:val="none" w:sz="0" w:space="0" w:color="auto"/>
            <w:bottom w:val="none" w:sz="0" w:space="0" w:color="auto"/>
            <w:right w:val="none" w:sz="0" w:space="0" w:color="auto"/>
          </w:divBdr>
        </w:div>
        <w:div w:id="1924298994">
          <w:marLeft w:val="480"/>
          <w:marRight w:val="0"/>
          <w:marTop w:val="0"/>
          <w:marBottom w:val="0"/>
          <w:divBdr>
            <w:top w:val="none" w:sz="0" w:space="0" w:color="auto"/>
            <w:left w:val="none" w:sz="0" w:space="0" w:color="auto"/>
            <w:bottom w:val="none" w:sz="0" w:space="0" w:color="auto"/>
            <w:right w:val="none" w:sz="0" w:space="0" w:color="auto"/>
          </w:divBdr>
        </w:div>
        <w:div w:id="1943029563">
          <w:marLeft w:val="480"/>
          <w:marRight w:val="0"/>
          <w:marTop w:val="0"/>
          <w:marBottom w:val="0"/>
          <w:divBdr>
            <w:top w:val="none" w:sz="0" w:space="0" w:color="auto"/>
            <w:left w:val="none" w:sz="0" w:space="0" w:color="auto"/>
            <w:bottom w:val="none" w:sz="0" w:space="0" w:color="auto"/>
            <w:right w:val="none" w:sz="0" w:space="0" w:color="auto"/>
          </w:divBdr>
        </w:div>
        <w:div w:id="1949004999">
          <w:marLeft w:val="480"/>
          <w:marRight w:val="0"/>
          <w:marTop w:val="0"/>
          <w:marBottom w:val="0"/>
          <w:divBdr>
            <w:top w:val="none" w:sz="0" w:space="0" w:color="auto"/>
            <w:left w:val="none" w:sz="0" w:space="0" w:color="auto"/>
            <w:bottom w:val="none" w:sz="0" w:space="0" w:color="auto"/>
            <w:right w:val="none" w:sz="0" w:space="0" w:color="auto"/>
          </w:divBdr>
        </w:div>
        <w:div w:id="2091803582">
          <w:marLeft w:val="480"/>
          <w:marRight w:val="0"/>
          <w:marTop w:val="0"/>
          <w:marBottom w:val="0"/>
          <w:divBdr>
            <w:top w:val="none" w:sz="0" w:space="0" w:color="auto"/>
            <w:left w:val="none" w:sz="0" w:space="0" w:color="auto"/>
            <w:bottom w:val="none" w:sz="0" w:space="0" w:color="auto"/>
            <w:right w:val="none" w:sz="0" w:space="0" w:color="auto"/>
          </w:divBdr>
        </w:div>
        <w:div w:id="2104572092">
          <w:marLeft w:val="480"/>
          <w:marRight w:val="0"/>
          <w:marTop w:val="0"/>
          <w:marBottom w:val="0"/>
          <w:divBdr>
            <w:top w:val="none" w:sz="0" w:space="0" w:color="auto"/>
            <w:left w:val="none" w:sz="0" w:space="0" w:color="auto"/>
            <w:bottom w:val="none" w:sz="0" w:space="0" w:color="auto"/>
            <w:right w:val="none" w:sz="0" w:space="0" w:color="auto"/>
          </w:divBdr>
        </w:div>
      </w:divsChild>
    </w:div>
    <w:div w:id="588120286">
      <w:bodyDiv w:val="1"/>
      <w:marLeft w:val="0"/>
      <w:marRight w:val="0"/>
      <w:marTop w:val="0"/>
      <w:marBottom w:val="0"/>
      <w:divBdr>
        <w:top w:val="none" w:sz="0" w:space="0" w:color="auto"/>
        <w:left w:val="none" w:sz="0" w:space="0" w:color="auto"/>
        <w:bottom w:val="none" w:sz="0" w:space="0" w:color="auto"/>
        <w:right w:val="none" w:sz="0" w:space="0" w:color="auto"/>
      </w:divBdr>
    </w:div>
    <w:div w:id="588202492">
      <w:bodyDiv w:val="1"/>
      <w:marLeft w:val="0"/>
      <w:marRight w:val="0"/>
      <w:marTop w:val="0"/>
      <w:marBottom w:val="0"/>
      <w:divBdr>
        <w:top w:val="none" w:sz="0" w:space="0" w:color="auto"/>
        <w:left w:val="none" w:sz="0" w:space="0" w:color="auto"/>
        <w:bottom w:val="none" w:sz="0" w:space="0" w:color="auto"/>
        <w:right w:val="none" w:sz="0" w:space="0" w:color="auto"/>
      </w:divBdr>
    </w:div>
    <w:div w:id="589201402">
      <w:bodyDiv w:val="1"/>
      <w:marLeft w:val="0"/>
      <w:marRight w:val="0"/>
      <w:marTop w:val="0"/>
      <w:marBottom w:val="0"/>
      <w:divBdr>
        <w:top w:val="none" w:sz="0" w:space="0" w:color="auto"/>
        <w:left w:val="none" w:sz="0" w:space="0" w:color="auto"/>
        <w:bottom w:val="none" w:sz="0" w:space="0" w:color="auto"/>
        <w:right w:val="none" w:sz="0" w:space="0" w:color="auto"/>
      </w:divBdr>
      <w:divsChild>
        <w:div w:id="12539057">
          <w:marLeft w:val="480"/>
          <w:marRight w:val="0"/>
          <w:marTop w:val="0"/>
          <w:marBottom w:val="0"/>
          <w:divBdr>
            <w:top w:val="none" w:sz="0" w:space="0" w:color="auto"/>
            <w:left w:val="none" w:sz="0" w:space="0" w:color="auto"/>
            <w:bottom w:val="none" w:sz="0" w:space="0" w:color="auto"/>
            <w:right w:val="none" w:sz="0" w:space="0" w:color="auto"/>
          </w:divBdr>
        </w:div>
        <w:div w:id="45222009">
          <w:marLeft w:val="480"/>
          <w:marRight w:val="0"/>
          <w:marTop w:val="0"/>
          <w:marBottom w:val="0"/>
          <w:divBdr>
            <w:top w:val="none" w:sz="0" w:space="0" w:color="auto"/>
            <w:left w:val="none" w:sz="0" w:space="0" w:color="auto"/>
            <w:bottom w:val="none" w:sz="0" w:space="0" w:color="auto"/>
            <w:right w:val="none" w:sz="0" w:space="0" w:color="auto"/>
          </w:divBdr>
        </w:div>
        <w:div w:id="133987853">
          <w:marLeft w:val="480"/>
          <w:marRight w:val="0"/>
          <w:marTop w:val="0"/>
          <w:marBottom w:val="0"/>
          <w:divBdr>
            <w:top w:val="none" w:sz="0" w:space="0" w:color="auto"/>
            <w:left w:val="none" w:sz="0" w:space="0" w:color="auto"/>
            <w:bottom w:val="none" w:sz="0" w:space="0" w:color="auto"/>
            <w:right w:val="none" w:sz="0" w:space="0" w:color="auto"/>
          </w:divBdr>
        </w:div>
        <w:div w:id="139006672">
          <w:marLeft w:val="480"/>
          <w:marRight w:val="0"/>
          <w:marTop w:val="0"/>
          <w:marBottom w:val="0"/>
          <w:divBdr>
            <w:top w:val="none" w:sz="0" w:space="0" w:color="auto"/>
            <w:left w:val="none" w:sz="0" w:space="0" w:color="auto"/>
            <w:bottom w:val="none" w:sz="0" w:space="0" w:color="auto"/>
            <w:right w:val="none" w:sz="0" w:space="0" w:color="auto"/>
          </w:divBdr>
        </w:div>
        <w:div w:id="152914359">
          <w:marLeft w:val="480"/>
          <w:marRight w:val="0"/>
          <w:marTop w:val="0"/>
          <w:marBottom w:val="0"/>
          <w:divBdr>
            <w:top w:val="none" w:sz="0" w:space="0" w:color="auto"/>
            <w:left w:val="none" w:sz="0" w:space="0" w:color="auto"/>
            <w:bottom w:val="none" w:sz="0" w:space="0" w:color="auto"/>
            <w:right w:val="none" w:sz="0" w:space="0" w:color="auto"/>
          </w:divBdr>
        </w:div>
        <w:div w:id="191916792">
          <w:marLeft w:val="480"/>
          <w:marRight w:val="0"/>
          <w:marTop w:val="0"/>
          <w:marBottom w:val="0"/>
          <w:divBdr>
            <w:top w:val="none" w:sz="0" w:space="0" w:color="auto"/>
            <w:left w:val="none" w:sz="0" w:space="0" w:color="auto"/>
            <w:bottom w:val="none" w:sz="0" w:space="0" w:color="auto"/>
            <w:right w:val="none" w:sz="0" w:space="0" w:color="auto"/>
          </w:divBdr>
        </w:div>
        <w:div w:id="200284925">
          <w:marLeft w:val="480"/>
          <w:marRight w:val="0"/>
          <w:marTop w:val="0"/>
          <w:marBottom w:val="0"/>
          <w:divBdr>
            <w:top w:val="none" w:sz="0" w:space="0" w:color="auto"/>
            <w:left w:val="none" w:sz="0" w:space="0" w:color="auto"/>
            <w:bottom w:val="none" w:sz="0" w:space="0" w:color="auto"/>
            <w:right w:val="none" w:sz="0" w:space="0" w:color="auto"/>
          </w:divBdr>
        </w:div>
        <w:div w:id="249200616">
          <w:marLeft w:val="480"/>
          <w:marRight w:val="0"/>
          <w:marTop w:val="0"/>
          <w:marBottom w:val="0"/>
          <w:divBdr>
            <w:top w:val="none" w:sz="0" w:space="0" w:color="auto"/>
            <w:left w:val="none" w:sz="0" w:space="0" w:color="auto"/>
            <w:bottom w:val="none" w:sz="0" w:space="0" w:color="auto"/>
            <w:right w:val="none" w:sz="0" w:space="0" w:color="auto"/>
          </w:divBdr>
        </w:div>
        <w:div w:id="259611229">
          <w:marLeft w:val="480"/>
          <w:marRight w:val="0"/>
          <w:marTop w:val="0"/>
          <w:marBottom w:val="0"/>
          <w:divBdr>
            <w:top w:val="none" w:sz="0" w:space="0" w:color="auto"/>
            <w:left w:val="none" w:sz="0" w:space="0" w:color="auto"/>
            <w:bottom w:val="none" w:sz="0" w:space="0" w:color="auto"/>
            <w:right w:val="none" w:sz="0" w:space="0" w:color="auto"/>
          </w:divBdr>
        </w:div>
        <w:div w:id="344289001">
          <w:marLeft w:val="480"/>
          <w:marRight w:val="0"/>
          <w:marTop w:val="0"/>
          <w:marBottom w:val="0"/>
          <w:divBdr>
            <w:top w:val="none" w:sz="0" w:space="0" w:color="auto"/>
            <w:left w:val="none" w:sz="0" w:space="0" w:color="auto"/>
            <w:bottom w:val="none" w:sz="0" w:space="0" w:color="auto"/>
            <w:right w:val="none" w:sz="0" w:space="0" w:color="auto"/>
          </w:divBdr>
        </w:div>
        <w:div w:id="370227553">
          <w:marLeft w:val="480"/>
          <w:marRight w:val="0"/>
          <w:marTop w:val="0"/>
          <w:marBottom w:val="0"/>
          <w:divBdr>
            <w:top w:val="none" w:sz="0" w:space="0" w:color="auto"/>
            <w:left w:val="none" w:sz="0" w:space="0" w:color="auto"/>
            <w:bottom w:val="none" w:sz="0" w:space="0" w:color="auto"/>
            <w:right w:val="none" w:sz="0" w:space="0" w:color="auto"/>
          </w:divBdr>
        </w:div>
        <w:div w:id="450590755">
          <w:marLeft w:val="480"/>
          <w:marRight w:val="0"/>
          <w:marTop w:val="0"/>
          <w:marBottom w:val="0"/>
          <w:divBdr>
            <w:top w:val="none" w:sz="0" w:space="0" w:color="auto"/>
            <w:left w:val="none" w:sz="0" w:space="0" w:color="auto"/>
            <w:bottom w:val="none" w:sz="0" w:space="0" w:color="auto"/>
            <w:right w:val="none" w:sz="0" w:space="0" w:color="auto"/>
          </w:divBdr>
        </w:div>
        <w:div w:id="557398028">
          <w:marLeft w:val="480"/>
          <w:marRight w:val="0"/>
          <w:marTop w:val="0"/>
          <w:marBottom w:val="0"/>
          <w:divBdr>
            <w:top w:val="none" w:sz="0" w:space="0" w:color="auto"/>
            <w:left w:val="none" w:sz="0" w:space="0" w:color="auto"/>
            <w:bottom w:val="none" w:sz="0" w:space="0" w:color="auto"/>
            <w:right w:val="none" w:sz="0" w:space="0" w:color="auto"/>
          </w:divBdr>
        </w:div>
        <w:div w:id="557935538">
          <w:marLeft w:val="480"/>
          <w:marRight w:val="0"/>
          <w:marTop w:val="0"/>
          <w:marBottom w:val="0"/>
          <w:divBdr>
            <w:top w:val="none" w:sz="0" w:space="0" w:color="auto"/>
            <w:left w:val="none" w:sz="0" w:space="0" w:color="auto"/>
            <w:bottom w:val="none" w:sz="0" w:space="0" w:color="auto"/>
            <w:right w:val="none" w:sz="0" w:space="0" w:color="auto"/>
          </w:divBdr>
        </w:div>
        <w:div w:id="583104161">
          <w:marLeft w:val="480"/>
          <w:marRight w:val="0"/>
          <w:marTop w:val="0"/>
          <w:marBottom w:val="0"/>
          <w:divBdr>
            <w:top w:val="none" w:sz="0" w:space="0" w:color="auto"/>
            <w:left w:val="none" w:sz="0" w:space="0" w:color="auto"/>
            <w:bottom w:val="none" w:sz="0" w:space="0" w:color="auto"/>
            <w:right w:val="none" w:sz="0" w:space="0" w:color="auto"/>
          </w:divBdr>
        </w:div>
        <w:div w:id="626200304">
          <w:marLeft w:val="480"/>
          <w:marRight w:val="0"/>
          <w:marTop w:val="0"/>
          <w:marBottom w:val="0"/>
          <w:divBdr>
            <w:top w:val="none" w:sz="0" w:space="0" w:color="auto"/>
            <w:left w:val="none" w:sz="0" w:space="0" w:color="auto"/>
            <w:bottom w:val="none" w:sz="0" w:space="0" w:color="auto"/>
            <w:right w:val="none" w:sz="0" w:space="0" w:color="auto"/>
          </w:divBdr>
        </w:div>
        <w:div w:id="700670384">
          <w:marLeft w:val="480"/>
          <w:marRight w:val="0"/>
          <w:marTop w:val="0"/>
          <w:marBottom w:val="0"/>
          <w:divBdr>
            <w:top w:val="none" w:sz="0" w:space="0" w:color="auto"/>
            <w:left w:val="none" w:sz="0" w:space="0" w:color="auto"/>
            <w:bottom w:val="none" w:sz="0" w:space="0" w:color="auto"/>
            <w:right w:val="none" w:sz="0" w:space="0" w:color="auto"/>
          </w:divBdr>
        </w:div>
        <w:div w:id="744030661">
          <w:marLeft w:val="480"/>
          <w:marRight w:val="0"/>
          <w:marTop w:val="0"/>
          <w:marBottom w:val="0"/>
          <w:divBdr>
            <w:top w:val="none" w:sz="0" w:space="0" w:color="auto"/>
            <w:left w:val="none" w:sz="0" w:space="0" w:color="auto"/>
            <w:bottom w:val="none" w:sz="0" w:space="0" w:color="auto"/>
            <w:right w:val="none" w:sz="0" w:space="0" w:color="auto"/>
          </w:divBdr>
        </w:div>
        <w:div w:id="814447416">
          <w:marLeft w:val="480"/>
          <w:marRight w:val="0"/>
          <w:marTop w:val="0"/>
          <w:marBottom w:val="0"/>
          <w:divBdr>
            <w:top w:val="none" w:sz="0" w:space="0" w:color="auto"/>
            <w:left w:val="none" w:sz="0" w:space="0" w:color="auto"/>
            <w:bottom w:val="none" w:sz="0" w:space="0" w:color="auto"/>
            <w:right w:val="none" w:sz="0" w:space="0" w:color="auto"/>
          </w:divBdr>
        </w:div>
        <w:div w:id="826550574">
          <w:marLeft w:val="480"/>
          <w:marRight w:val="0"/>
          <w:marTop w:val="0"/>
          <w:marBottom w:val="0"/>
          <w:divBdr>
            <w:top w:val="none" w:sz="0" w:space="0" w:color="auto"/>
            <w:left w:val="none" w:sz="0" w:space="0" w:color="auto"/>
            <w:bottom w:val="none" w:sz="0" w:space="0" w:color="auto"/>
            <w:right w:val="none" w:sz="0" w:space="0" w:color="auto"/>
          </w:divBdr>
        </w:div>
        <w:div w:id="849950125">
          <w:marLeft w:val="480"/>
          <w:marRight w:val="0"/>
          <w:marTop w:val="0"/>
          <w:marBottom w:val="0"/>
          <w:divBdr>
            <w:top w:val="none" w:sz="0" w:space="0" w:color="auto"/>
            <w:left w:val="none" w:sz="0" w:space="0" w:color="auto"/>
            <w:bottom w:val="none" w:sz="0" w:space="0" w:color="auto"/>
            <w:right w:val="none" w:sz="0" w:space="0" w:color="auto"/>
          </w:divBdr>
        </w:div>
        <w:div w:id="891113848">
          <w:marLeft w:val="480"/>
          <w:marRight w:val="0"/>
          <w:marTop w:val="0"/>
          <w:marBottom w:val="0"/>
          <w:divBdr>
            <w:top w:val="none" w:sz="0" w:space="0" w:color="auto"/>
            <w:left w:val="none" w:sz="0" w:space="0" w:color="auto"/>
            <w:bottom w:val="none" w:sz="0" w:space="0" w:color="auto"/>
            <w:right w:val="none" w:sz="0" w:space="0" w:color="auto"/>
          </w:divBdr>
        </w:div>
        <w:div w:id="899444005">
          <w:marLeft w:val="480"/>
          <w:marRight w:val="0"/>
          <w:marTop w:val="0"/>
          <w:marBottom w:val="0"/>
          <w:divBdr>
            <w:top w:val="none" w:sz="0" w:space="0" w:color="auto"/>
            <w:left w:val="none" w:sz="0" w:space="0" w:color="auto"/>
            <w:bottom w:val="none" w:sz="0" w:space="0" w:color="auto"/>
            <w:right w:val="none" w:sz="0" w:space="0" w:color="auto"/>
          </w:divBdr>
        </w:div>
        <w:div w:id="905187606">
          <w:marLeft w:val="480"/>
          <w:marRight w:val="0"/>
          <w:marTop w:val="0"/>
          <w:marBottom w:val="0"/>
          <w:divBdr>
            <w:top w:val="none" w:sz="0" w:space="0" w:color="auto"/>
            <w:left w:val="none" w:sz="0" w:space="0" w:color="auto"/>
            <w:bottom w:val="none" w:sz="0" w:space="0" w:color="auto"/>
            <w:right w:val="none" w:sz="0" w:space="0" w:color="auto"/>
          </w:divBdr>
        </w:div>
        <w:div w:id="941884017">
          <w:marLeft w:val="480"/>
          <w:marRight w:val="0"/>
          <w:marTop w:val="0"/>
          <w:marBottom w:val="0"/>
          <w:divBdr>
            <w:top w:val="none" w:sz="0" w:space="0" w:color="auto"/>
            <w:left w:val="none" w:sz="0" w:space="0" w:color="auto"/>
            <w:bottom w:val="none" w:sz="0" w:space="0" w:color="auto"/>
            <w:right w:val="none" w:sz="0" w:space="0" w:color="auto"/>
          </w:divBdr>
        </w:div>
        <w:div w:id="959724723">
          <w:marLeft w:val="480"/>
          <w:marRight w:val="0"/>
          <w:marTop w:val="0"/>
          <w:marBottom w:val="0"/>
          <w:divBdr>
            <w:top w:val="none" w:sz="0" w:space="0" w:color="auto"/>
            <w:left w:val="none" w:sz="0" w:space="0" w:color="auto"/>
            <w:bottom w:val="none" w:sz="0" w:space="0" w:color="auto"/>
            <w:right w:val="none" w:sz="0" w:space="0" w:color="auto"/>
          </w:divBdr>
        </w:div>
        <w:div w:id="963005986">
          <w:marLeft w:val="480"/>
          <w:marRight w:val="0"/>
          <w:marTop w:val="0"/>
          <w:marBottom w:val="0"/>
          <w:divBdr>
            <w:top w:val="none" w:sz="0" w:space="0" w:color="auto"/>
            <w:left w:val="none" w:sz="0" w:space="0" w:color="auto"/>
            <w:bottom w:val="none" w:sz="0" w:space="0" w:color="auto"/>
            <w:right w:val="none" w:sz="0" w:space="0" w:color="auto"/>
          </w:divBdr>
        </w:div>
        <w:div w:id="989868582">
          <w:marLeft w:val="480"/>
          <w:marRight w:val="0"/>
          <w:marTop w:val="0"/>
          <w:marBottom w:val="0"/>
          <w:divBdr>
            <w:top w:val="none" w:sz="0" w:space="0" w:color="auto"/>
            <w:left w:val="none" w:sz="0" w:space="0" w:color="auto"/>
            <w:bottom w:val="none" w:sz="0" w:space="0" w:color="auto"/>
            <w:right w:val="none" w:sz="0" w:space="0" w:color="auto"/>
          </w:divBdr>
        </w:div>
        <w:div w:id="1009603534">
          <w:marLeft w:val="480"/>
          <w:marRight w:val="0"/>
          <w:marTop w:val="0"/>
          <w:marBottom w:val="0"/>
          <w:divBdr>
            <w:top w:val="none" w:sz="0" w:space="0" w:color="auto"/>
            <w:left w:val="none" w:sz="0" w:space="0" w:color="auto"/>
            <w:bottom w:val="none" w:sz="0" w:space="0" w:color="auto"/>
            <w:right w:val="none" w:sz="0" w:space="0" w:color="auto"/>
          </w:divBdr>
        </w:div>
        <w:div w:id="1016076194">
          <w:marLeft w:val="480"/>
          <w:marRight w:val="0"/>
          <w:marTop w:val="0"/>
          <w:marBottom w:val="0"/>
          <w:divBdr>
            <w:top w:val="none" w:sz="0" w:space="0" w:color="auto"/>
            <w:left w:val="none" w:sz="0" w:space="0" w:color="auto"/>
            <w:bottom w:val="none" w:sz="0" w:space="0" w:color="auto"/>
            <w:right w:val="none" w:sz="0" w:space="0" w:color="auto"/>
          </w:divBdr>
        </w:div>
        <w:div w:id="1023675607">
          <w:marLeft w:val="480"/>
          <w:marRight w:val="0"/>
          <w:marTop w:val="0"/>
          <w:marBottom w:val="0"/>
          <w:divBdr>
            <w:top w:val="none" w:sz="0" w:space="0" w:color="auto"/>
            <w:left w:val="none" w:sz="0" w:space="0" w:color="auto"/>
            <w:bottom w:val="none" w:sz="0" w:space="0" w:color="auto"/>
            <w:right w:val="none" w:sz="0" w:space="0" w:color="auto"/>
          </w:divBdr>
        </w:div>
        <w:div w:id="1032464001">
          <w:marLeft w:val="480"/>
          <w:marRight w:val="0"/>
          <w:marTop w:val="0"/>
          <w:marBottom w:val="0"/>
          <w:divBdr>
            <w:top w:val="none" w:sz="0" w:space="0" w:color="auto"/>
            <w:left w:val="none" w:sz="0" w:space="0" w:color="auto"/>
            <w:bottom w:val="none" w:sz="0" w:space="0" w:color="auto"/>
            <w:right w:val="none" w:sz="0" w:space="0" w:color="auto"/>
          </w:divBdr>
        </w:div>
        <w:div w:id="1108087605">
          <w:marLeft w:val="480"/>
          <w:marRight w:val="0"/>
          <w:marTop w:val="0"/>
          <w:marBottom w:val="0"/>
          <w:divBdr>
            <w:top w:val="none" w:sz="0" w:space="0" w:color="auto"/>
            <w:left w:val="none" w:sz="0" w:space="0" w:color="auto"/>
            <w:bottom w:val="none" w:sz="0" w:space="0" w:color="auto"/>
            <w:right w:val="none" w:sz="0" w:space="0" w:color="auto"/>
          </w:divBdr>
        </w:div>
        <w:div w:id="1116602758">
          <w:marLeft w:val="480"/>
          <w:marRight w:val="0"/>
          <w:marTop w:val="0"/>
          <w:marBottom w:val="0"/>
          <w:divBdr>
            <w:top w:val="none" w:sz="0" w:space="0" w:color="auto"/>
            <w:left w:val="none" w:sz="0" w:space="0" w:color="auto"/>
            <w:bottom w:val="none" w:sz="0" w:space="0" w:color="auto"/>
            <w:right w:val="none" w:sz="0" w:space="0" w:color="auto"/>
          </w:divBdr>
        </w:div>
        <w:div w:id="1128207134">
          <w:marLeft w:val="480"/>
          <w:marRight w:val="0"/>
          <w:marTop w:val="0"/>
          <w:marBottom w:val="0"/>
          <w:divBdr>
            <w:top w:val="none" w:sz="0" w:space="0" w:color="auto"/>
            <w:left w:val="none" w:sz="0" w:space="0" w:color="auto"/>
            <w:bottom w:val="none" w:sz="0" w:space="0" w:color="auto"/>
            <w:right w:val="none" w:sz="0" w:space="0" w:color="auto"/>
          </w:divBdr>
        </w:div>
        <w:div w:id="1190068854">
          <w:marLeft w:val="480"/>
          <w:marRight w:val="0"/>
          <w:marTop w:val="0"/>
          <w:marBottom w:val="0"/>
          <w:divBdr>
            <w:top w:val="none" w:sz="0" w:space="0" w:color="auto"/>
            <w:left w:val="none" w:sz="0" w:space="0" w:color="auto"/>
            <w:bottom w:val="none" w:sz="0" w:space="0" w:color="auto"/>
            <w:right w:val="none" w:sz="0" w:space="0" w:color="auto"/>
          </w:divBdr>
        </w:div>
        <w:div w:id="1233003744">
          <w:marLeft w:val="480"/>
          <w:marRight w:val="0"/>
          <w:marTop w:val="0"/>
          <w:marBottom w:val="0"/>
          <w:divBdr>
            <w:top w:val="none" w:sz="0" w:space="0" w:color="auto"/>
            <w:left w:val="none" w:sz="0" w:space="0" w:color="auto"/>
            <w:bottom w:val="none" w:sz="0" w:space="0" w:color="auto"/>
            <w:right w:val="none" w:sz="0" w:space="0" w:color="auto"/>
          </w:divBdr>
        </w:div>
        <w:div w:id="1354768261">
          <w:marLeft w:val="480"/>
          <w:marRight w:val="0"/>
          <w:marTop w:val="0"/>
          <w:marBottom w:val="0"/>
          <w:divBdr>
            <w:top w:val="none" w:sz="0" w:space="0" w:color="auto"/>
            <w:left w:val="none" w:sz="0" w:space="0" w:color="auto"/>
            <w:bottom w:val="none" w:sz="0" w:space="0" w:color="auto"/>
            <w:right w:val="none" w:sz="0" w:space="0" w:color="auto"/>
          </w:divBdr>
        </w:div>
        <w:div w:id="1387342065">
          <w:marLeft w:val="480"/>
          <w:marRight w:val="0"/>
          <w:marTop w:val="0"/>
          <w:marBottom w:val="0"/>
          <w:divBdr>
            <w:top w:val="none" w:sz="0" w:space="0" w:color="auto"/>
            <w:left w:val="none" w:sz="0" w:space="0" w:color="auto"/>
            <w:bottom w:val="none" w:sz="0" w:space="0" w:color="auto"/>
            <w:right w:val="none" w:sz="0" w:space="0" w:color="auto"/>
          </w:divBdr>
        </w:div>
        <w:div w:id="1439107360">
          <w:marLeft w:val="480"/>
          <w:marRight w:val="0"/>
          <w:marTop w:val="0"/>
          <w:marBottom w:val="0"/>
          <w:divBdr>
            <w:top w:val="none" w:sz="0" w:space="0" w:color="auto"/>
            <w:left w:val="none" w:sz="0" w:space="0" w:color="auto"/>
            <w:bottom w:val="none" w:sz="0" w:space="0" w:color="auto"/>
            <w:right w:val="none" w:sz="0" w:space="0" w:color="auto"/>
          </w:divBdr>
        </w:div>
        <w:div w:id="1543981602">
          <w:marLeft w:val="480"/>
          <w:marRight w:val="0"/>
          <w:marTop w:val="0"/>
          <w:marBottom w:val="0"/>
          <w:divBdr>
            <w:top w:val="none" w:sz="0" w:space="0" w:color="auto"/>
            <w:left w:val="none" w:sz="0" w:space="0" w:color="auto"/>
            <w:bottom w:val="none" w:sz="0" w:space="0" w:color="auto"/>
            <w:right w:val="none" w:sz="0" w:space="0" w:color="auto"/>
          </w:divBdr>
        </w:div>
        <w:div w:id="1638298596">
          <w:marLeft w:val="480"/>
          <w:marRight w:val="0"/>
          <w:marTop w:val="0"/>
          <w:marBottom w:val="0"/>
          <w:divBdr>
            <w:top w:val="none" w:sz="0" w:space="0" w:color="auto"/>
            <w:left w:val="none" w:sz="0" w:space="0" w:color="auto"/>
            <w:bottom w:val="none" w:sz="0" w:space="0" w:color="auto"/>
            <w:right w:val="none" w:sz="0" w:space="0" w:color="auto"/>
          </w:divBdr>
        </w:div>
        <w:div w:id="1661078062">
          <w:marLeft w:val="480"/>
          <w:marRight w:val="0"/>
          <w:marTop w:val="0"/>
          <w:marBottom w:val="0"/>
          <w:divBdr>
            <w:top w:val="none" w:sz="0" w:space="0" w:color="auto"/>
            <w:left w:val="none" w:sz="0" w:space="0" w:color="auto"/>
            <w:bottom w:val="none" w:sz="0" w:space="0" w:color="auto"/>
            <w:right w:val="none" w:sz="0" w:space="0" w:color="auto"/>
          </w:divBdr>
        </w:div>
        <w:div w:id="1704742573">
          <w:marLeft w:val="480"/>
          <w:marRight w:val="0"/>
          <w:marTop w:val="0"/>
          <w:marBottom w:val="0"/>
          <w:divBdr>
            <w:top w:val="none" w:sz="0" w:space="0" w:color="auto"/>
            <w:left w:val="none" w:sz="0" w:space="0" w:color="auto"/>
            <w:bottom w:val="none" w:sz="0" w:space="0" w:color="auto"/>
            <w:right w:val="none" w:sz="0" w:space="0" w:color="auto"/>
          </w:divBdr>
        </w:div>
        <w:div w:id="1786382429">
          <w:marLeft w:val="480"/>
          <w:marRight w:val="0"/>
          <w:marTop w:val="0"/>
          <w:marBottom w:val="0"/>
          <w:divBdr>
            <w:top w:val="none" w:sz="0" w:space="0" w:color="auto"/>
            <w:left w:val="none" w:sz="0" w:space="0" w:color="auto"/>
            <w:bottom w:val="none" w:sz="0" w:space="0" w:color="auto"/>
            <w:right w:val="none" w:sz="0" w:space="0" w:color="auto"/>
          </w:divBdr>
        </w:div>
        <w:div w:id="1843810566">
          <w:marLeft w:val="480"/>
          <w:marRight w:val="0"/>
          <w:marTop w:val="0"/>
          <w:marBottom w:val="0"/>
          <w:divBdr>
            <w:top w:val="none" w:sz="0" w:space="0" w:color="auto"/>
            <w:left w:val="none" w:sz="0" w:space="0" w:color="auto"/>
            <w:bottom w:val="none" w:sz="0" w:space="0" w:color="auto"/>
            <w:right w:val="none" w:sz="0" w:space="0" w:color="auto"/>
          </w:divBdr>
        </w:div>
        <w:div w:id="1903714792">
          <w:marLeft w:val="480"/>
          <w:marRight w:val="0"/>
          <w:marTop w:val="0"/>
          <w:marBottom w:val="0"/>
          <w:divBdr>
            <w:top w:val="none" w:sz="0" w:space="0" w:color="auto"/>
            <w:left w:val="none" w:sz="0" w:space="0" w:color="auto"/>
            <w:bottom w:val="none" w:sz="0" w:space="0" w:color="auto"/>
            <w:right w:val="none" w:sz="0" w:space="0" w:color="auto"/>
          </w:divBdr>
        </w:div>
        <w:div w:id="1909418881">
          <w:marLeft w:val="480"/>
          <w:marRight w:val="0"/>
          <w:marTop w:val="0"/>
          <w:marBottom w:val="0"/>
          <w:divBdr>
            <w:top w:val="none" w:sz="0" w:space="0" w:color="auto"/>
            <w:left w:val="none" w:sz="0" w:space="0" w:color="auto"/>
            <w:bottom w:val="none" w:sz="0" w:space="0" w:color="auto"/>
            <w:right w:val="none" w:sz="0" w:space="0" w:color="auto"/>
          </w:divBdr>
        </w:div>
        <w:div w:id="1913536995">
          <w:marLeft w:val="480"/>
          <w:marRight w:val="0"/>
          <w:marTop w:val="0"/>
          <w:marBottom w:val="0"/>
          <w:divBdr>
            <w:top w:val="none" w:sz="0" w:space="0" w:color="auto"/>
            <w:left w:val="none" w:sz="0" w:space="0" w:color="auto"/>
            <w:bottom w:val="none" w:sz="0" w:space="0" w:color="auto"/>
            <w:right w:val="none" w:sz="0" w:space="0" w:color="auto"/>
          </w:divBdr>
        </w:div>
        <w:div w:id="1930851195">
          <w:marLeft w:val="480"/>
          <w:marRight w:val="0"/>
          <w:marTop w:val="0"/>
          <w:marBottom w:val="0"/>
          <w:divBdr>
            <w:top w:val="none" w:sz="0" w:space="0" w:color="auto"/>
            <w:left w:val="none" w:sz="0" w:space="0" w:color="auto"/>
            <w:bottom w:val="none" w:sz="0" w:space="0" w:color="auto"/>
            <w:right w:val="none" w:sz="0" w:space="0" w:color="auto"/>
          </w:divBdr>
        </w:div>
        <w:div w:id="2069452861">
          <w:marLeft w:val="480"/>
          <w:marRight w:val="0"/>
          <w:marTop w:val="0"/>
          <w:marBottom w:val="0"/>
          <w:divBdr>
            <w:top w:val="none" w:sz="0" w:space="0" w:color="auto"/>
            <w:left w:val="none" w:sz="0" w:space="0" w:color="auto"/>
            <w:bottom w:val="none" w:sz="0" w:space="0" w:color="auto"/>
            <w:right w:val="none" w:sz="0" w:space="0" w:color="auto"/>
          </w:divBdr>
        </w:div>
        <w:div w:id="2092655491">
          <w:marLeft w:val="480"/>
          <w:marRight w:val="0"/>
          <w:marTop w:val="0"/>
          <w:marBottom w:val="0"/>
          <w:divBdr>
            <w:top w:val="none" w:sz="0" w:space="0" w:color="auto"/>
            <w:left w:val="none" w:sz="0" w:space="0" w:color="auto"/>
            <w:bottom w:val="none" w:sz="0" w:space="0" w:color="auto"/>
            <w:right w:val="none" w:sz="0" w:space="0" w:color="auto"/>
          </w:divBdr>
        </w:div>
        <w:div w:id="2141995757">
          <w:marLeft w:val="480"/>
          <w:marRight w:val="0"/>
          <w:marTop w:val="0"/>
          <w:marBottom w:val="0"/>
          <w:divBdr>
            <w:top w:val="none" w:sz="0" w:space="0" w:color="auto"/>
            <w:left w:val="none" w:sz="0" w:space="0" w:color="auto"/>
            <w:bottom w:val="none" w:sz="0" w:space="0" w:color="auto"/>
            <w:right w:val="none" w:sz="0" w:space="0" w:color="auto"/>
          </w:divBdr>
        </w:div>
      </w:divsChild>
    </w:div>
    <w:div w:id="597368978">
      <w:bodyDiv w:val="1"/>
      <w:marLeft w:val="0"/>
      <w:marRight w:val="0"/>
      <w:marTop w:val="0"/>
      <w:marBottom w:val="0"/>
      <w:divBdr>
        <w:top w:val="none" w:sz="0" w:space="0" w:color="auto"/>
        <w:left w:val="none" w:sz="0" w:space="0" w:color="auto"/>
        <w:bottom w:val="none" w:sz="0" w:space="0" w:color="auto"/>
        <w:right w:val="none" w:sz="0" w:space="0" w:color="auto"/>
      </w:divBdr>
    </w:div>
    <w:div w:id="600719751">
      <w:bodyDiv w:val="1"/>
      <w:marLeft w:val="0"/>
      <w:marRight w:val="0"/>
      <w:marTop w:val="0"/>
      <w:marBottom w:val="0"/>
      <w:divBdr>
        <w:top w:val="none" w:sz="0" w:space="0" w:color="auto"/>
        <w:left w:val="none" w:sz="0" w:space="0" w:color="auto"/>
        <w:bottom w:val="none" w:sz="0" w:space="0" w:color="auto"/>
        <w:right w:val="none" w:sz="0" w:space="0" w:color="auto"/>
      </w:divBdr>
    </w:div>
    <w:div w:id="608704512">
      <w:bodyDiv w:val="1"/>
      <w:marLeft w:val="0"/>
      <w:marRight w:val="0"/>
      <w:marTop w:val="0"/>
      <w:marBottom w:val="0"/>
      <w:divBdr>
        <w:top w:val="none" w:sz="0" w:space="0" w:color="auto"/>
        <w:left w:val="none" w:sz="0" w:space="0" w:color="auto"/>
        <w:bottom w:val="none" w:sz="0" w:space="0" w:color="auto"/>
        <w:right w:val="none" w:sz="0" w:space="0" w:color="auto"/>
      </w:divBdr>
    </w:div>
    <w:div w:id="614870587">
      <w:bodyDiv w:val="1"/>
      <w:marLeft w:val="0"/>
      <w:marRight w:val="0"/>
      <w:marTop w:val="0"/>
      <w:marBottom w:val="0"/>
      <w:divBdr>
        <w:top w:val="none" w:sz="0" w:space="0" w:color="auto"/>
        <w:left w:val="none" w:sz="0" w:space="0" w:color="auto"/>
        <w:bottom w:val="none" w:sz="0" w:space="0" w:color="auto"/>
        <w:right w:val="none" w:sz="0" w:space="0" w:color="auto"/>
      </w:divBdr>
    </w:div>
    <w:div w:id="619385942">
      <w:bodyDiv w:val="1"/>
      <w:marLeft w:val="0"/>
      <w:marRight w:val="0"/>
      <w:marTop w:val="0"/>
      <w:marBottom w:val="0"/>
      <w:divBdr>
        <w:top w:val="none" w:sz="0" w:space="0" w:color="auto"/>
        <w:left w:val="none" w:sz="0" w:space="0" w:color="auto"/>
        <w:bottom w:val="none" w:sz="0" w:space="0" w:color="auto"/>
        <w:right w:val="none" w:sz="0" w:space="0" w:color="auto"/>
      </w:divBdr>
    </w:div>
    <w:div w:id="625812855">
      <w:bodyDiv w:val="1"/>
      <w:marLeft w:val="0"/>
      <w:marRight w:val="0"/>
      <w:marTop w:val="0"/>
      <w:marBottom w:val="0"/>
      <w:divBdr>
        <w:top w:val="none" w:sz="0" w:space="0" w:color="auto"/>
        <w:left w:val="none" w:sz="0" w:space="0" w:color="auto"/>
        <w:bottom w:val="none" w:sz="0" w:space="0" w:color="auto"/>
        <w:right w:val="none" w:sz="0" w:space="0" w:color="auto"/>
      </w:divBdr>
    </w:div>
    <w:div w:id="625889092">
      <w:bodyDiv w:val="1"/>
      <w:marLeft w:val="0"/>
      <w:marRight w:val="0"/>
      <w:marTop w:val="0"/>
      <w:marBottom w:val="0"/>
      <w:divBdr>
        <w:top w:val="none" w:sz="0" w:space="0" w:color="auto"/>
        <w:left w:val="none" w:sz="0" w:space="0" w:color="auto"/>
        <w:bottom w:val="none" w:sz="0" w:space="0" w:color="auto"/>
        <w:right w:val="none" w:sz="0" w:space="0" w:color="auto"/>
      </w:divBdr>
    </w:div>
    <w:div w:id="626787561">
      <w:bodyDiv w:val="1"/>
      <w:marLeft w:val="0"/>
      <w:marRight w:val="0"/>
      <w:marTop w:val="0"/>
      <w:marBottom w:val="0"/>
      <w:divBdr>
        <w:top w:val="none" w:sz="0" w:space="0" w:color="auto"/>
        <w:left w:val="none" w:sz="0" w:space="0" w:color="auto"/>
        <w:bottom w:val="none" w:sz="0" w:space="0" w:color="auto"/>
        <w:right w:val="none" w:sz="0" w:space="0" w:color="auto"/>
      </w:divBdr>
    </w:div>
    <w:div w:id="632294007">
      <w:bodyDiv w:val="1"/>
      <w:marLeft w:val="0"/>
      <w:marRight w:val="0"/>
      <w:marTop w:val="0"/>
      <w:marBottom w:val="0"/>
      <w:divBdr>
        <w:top w:val="none" w:sz="0" w:space="0" w:color="auto"/>
        <w:left w:val="none" w:sz="0" w:space="0" w:color="auto"/>
        <w:bottom w:val="none" w:sz="0" w:space="0" w:color="auto"/>
        <w:right w:val="none" w:sz="0" w:space="0" w:color="auto"/>
      </w:divBdr>
    </w:div>
    <w:div w:id="644969714">
      <w:bodyDiv w:val="1"/>
      <w:marLeft w:val="0"/>
      <w:marRight w:val="0"/>
      <w:marTop w:val="0"/>
      <w:marBottom w:val="0"/>
      <w:divBdr>
        <w:top w:val="none" w:sz="0" w:space="0" w:color="auto"/>
        <w:left w:val="none" w:sz="0" w:space="0" w:color="auto"/>
        <w:bottom w:val="none" w:sz="0" w:space="0" w:color="auto"/>
        <w:right w:val="none" w:sz="0" w:space="0" w:color="auto"/>
      </w:divBdr>
    </w:div>
    <w:div w:id="646085468">
      <w:bodyDiv w:val="1"/>
      <w:marLeft w:val="0"/>
      <w:marRight w:val="0"/>
      <w:marTop w:val="0"/>
      <w:marBottom w:val="0"/>
      <w:divBdr>
        <w:top w:val="none" w:sz="0" w:space="0" w:color="auto"/>
        <w:left w:val="none" w:sz="0" w:space="0" w:color="auto"/>
        <w:bottom w:val="none" w:sz="0" w:space="0" w:color="auto"/>
        <w:right w:val="none" w:sz="0" w:space="0" w:color="auto"/>
      </w:divBdr>
    </w:div>
    <w:div w:id="662700671">
      <w:bodyDiv w:val="1"/>
      <w:marLeft w:val="0"/>
      <w:marRight w:val="0"/>
      <w:marTop w:val="0"/>
      <w:marBottom w:val="0"/>
      <w:divBdr>
        <w:top w:val="none" w:sz="0" w:space="0" w:color="auto"/>
        <w:left w:val="none" w:sz="0" w:space="0" w:color="auto"/>
        <w:bottom w:val="none" w:sz="0" w:space="0" w:color="auto"/>
        <w:right w:val="none" w:sz="0" w:space="0" w:color="auto"/>
      </w:divBdr>
    </w:div>
    <w:div w:id="663514354">
      <w:bodyDiv w:val="1"/>
      <w:marLeft w:val="0"/>
      <w:marRight w:val="0"/>
      <w:marTop w:val="0"/>
      <w:marBottom w:val="0"/>
      <w:divBdr>
        <w:top w:val="none" w:sz="0" w:space="0" w:color="auto"/>
        <w:left w:val="none" w:sz="0" w:space="0" w:color="auto"/>
        <w:bottom w:val="none" w:sz="0" w:space="0" w:color="auto"/>
        <w:right w:val="none" w:sz="0" w:space="0" w:color="auto"/>
      </w:divBdr>
      <w:divsChild>
        <w:div w:id="22175303">
          <w:marLeft w:val="480"/>
          <w:marRight w:val="0"/>
          <w:marTop w:val="0"/>
          <w:marBottom w:val="0"/>
          <w:divBdr>
            <w:top w:val="none" w:sz="0" w:space="0" w:color="auto"/>
            <w:left w:val="none" w:sz="0" w:space="0" w:color="auto"/>
            <w:bottom w:val="none" w:sz="0" w:space="0" w:color="auto"/>
            <w:right w:val="none" w:sz="0" w:space="0" w:color="auto"/>
          </w:divBdr>
        </w:div>
        <w:div w:id="34426263">
          <w:marLeft w:val="480"/>
          <w:marRight w:val="0"/>
          <w:marTop w:val="0"/>
          <w:marBottom w:val="0"/>
          <w:divBdr>
            <w:top w:val="none" w:sz="0" w:space="0" w:color="auto"/>
            <w:left w:val="none" w:sz="0" w:space="0" w:color="auto"/>
            <w:bottom w:val="none" w:sz="0" w:space="0" w:color="auto"/>
            <w:right w:val="none" w:sz="0" w:space="0" w:color="auto"/>
          </w:divBdr>
        </w:div>
        <w:div w:id="64108094">
          <w:marLeft w:val="480"/>
          <w:marRight w:val="0"/>
          <w:marTop w:val="0"/>
          <w:marBottom w:val="0"/>
          <w:divBdr>
            <w:top w:val="none" w:sz="0" w:space="0" w:color="auto"/>
            <w:left w:val="none" w:sz="0" w:space="0" w:color="auto"/>
            <w:bottom w:val="none" w:sz="0" w:space="0" w:color="auto"/>
            <w:right w:val="none" w:sz="0" w:space="0" w:color="auto"/>
          </w:divBdr>
        </w:div>
        <w:div w:id="93479624">
          <w:marLeft w:val="480"/>
          <w:marRight w:val="0"/>
          <w:marTop w:val="0"/>
          <w:marBottom w:val="0"/>
          <w:divBdr>
            <w:top w:val="none" w:sz="0" w:space="0" w:color="auto"/>
            <w:left w:val="none" w:sz="0" w:space="0" w:color="auto"/>
            <w:bottom w:val="none" w:sz="0" w:space="0" w:color="auto"/>
            <w:right w:val="none" w:sz="0" w:space="0" w:color="auto"/>
          </w:divBdr>
        </w:div>
        <w:div w:id="119033853">
          <w:marLeft w:val="480"/>
          <w:marRight w:val="0"/>
          <w:marTop w:val="0"/>
          <w:marBottom w:val="0"/>
          <w:divBdr>
            <w:top w:val="none" w:sz="0" w:space="0" w:color="auto"/>
            <w:left w:val="none" w:sz="0" w:space="0" w:color="auto"/>
            <w:bottom w:val="none" w:sz="0" w:space="0" w:color="auto"/>
            <w:right w:val="none" w:sz="0" w:space="0" w:color="auto"/>
          </w:divBdr>
        </w:div>
        <w:div w:id="151408692">
          <w:marLeft w:val="480"/>
          <w:marRight w:val="0"/>
          <w:marTop w:val="0"/>
          <w:marBottom w:val="0"/>
          <w:divBdr>
            <w:top w:val="none" w:sz="0" w:space="0" w:color="auto"/>
            <w:left w:val="none" w:sz="0" w:space="0" w:color="auto"/>
            <w:bottom w:val="none" w:sz="0" w:space="0" w:color="auto"/>
            <w:right w:val="none" w:sz="0" w:space="0" w:color="auto"/>
          </w:divBdr>
        </w:div>
        <w:div w:id="177503589">
          <w:marLeft w:val="480"/>
          <w:marRight w:val="0"/>
          <w:marTop w:val="0"/>
          <w:marBottom w:val="0"/>
          <w:divBdr>
            <w:top w:val="none" w:sz="0" w:space="0" w:color="auto"/>
            <w:left w:val="none" w:sz="0" w:space="0" w:color="auto"/>
            <w:bottom w:val="none" w:sz="0" w:space="0" w:color="auto"/>
            <w:right w:val="none" w:sz="0" w:space="0" w:color="auto"/>
          </w:divBdr>
        </w:div>
        <w:div w:id="196504624">
          <w:marLeft w:val="480"/>
          <w:marRight w:val="0"/>
          <w:marTop w:val="0"/>
          <w:marBottom w:val="0"/>
          <w:divBdr>
            <w:top w:val="none" w:sz="0" w:space="0" w:color="auto"/>
            <w:left w:val="none" w:sz="0" w:space="0" w:color="auto"/>
            <w:bottom w:val="none" w:sz="0" w:space="0" w:color="auto"/>
            <w:right w:val="none" w:sz="0" w:space="0" w:color="auto"/>
          </w:divBdr>
        </w:div>
        <w:div w:id="337586496">
          <w:marLeft w:val="480"/>
          <w:marRight w:val="0"/>
          <w:marTop w:val="0"/>
          <w:marBottom w:val="0"/>
          <w:divBdr>
            <w:top w:val="none" w:sz="0" w:space="0" w:color="auto"/>
            <w:left w:val="none" w:sz="0" w:space="0" w:color="auto"/>
            <w:bottom w:val="none" w:sz="0" w:space="0" w:color="auto"/>
            <w:right w:val="none" w:sz="0" w:space="0" w:color="auto"/>
          </w:divBdr>
        </w:div>
        <w:div w:id="360516827">
          <w:marLeft w:val="480"/>
          <w:marRight w:val="0"/>
          <w:marTop w:val="0"/>
          <w:marBottom w:val="0"/>
          <w:divBdr>
            <w:top w:val="none" w:sz="0" w:space="0" w:color="auto"/>
            <w:left w:val="none" w:sz="0" w:space="0" w:color="auto"/>
            <w:bottom w:val="none" w:sz="0" w:space="0" w:color="auto"/>
            <w:right w:val="none" w:sz="0" w:space="0" w:color="auto"/>
          </w:divBdr>
        </w:div>
        <w:div w:id="379398381">
          <w:marLeft w:val="480"/>
          <w:marRight w:val="0"/>
          <w:marTop w:val="0"/>
          <w:marBottom w:val="0"/>
          <w:divBdr>
            <w:top w:val="none" w:sz="0" w:space="0" w:color="auto"/>
            <w:left w:val="none" w:sz="0" w:space="0" w:color="auto"/>
            <w:bottom w:val="none" w:sz="0" w:space="0" w:color="auto"/>
            <w:right w:val="none" w:sz="0" w:space="0" w:color="auto"/>
          </w:divBdr>
        </w:div>
        <w:div w:id="451822160">
          <w:marLeft w:val="480"/>
          <w:marRight w:val="0"/>
          <w:marTop w:val="0"/>
          <w:marBottom w:val="0"/>
          <w:divBdr>
            <w:top w:val="none" w:sz="0" w:space="0" w:color="auto"/>
            <w:left w:val="none" w:sz="0" w:space="0" w:color="auto"/>
            <w:bottom w:val="none" w:sz="0" w:space="0" w:color="auto"/>
            <w:right w:val="none" w:sz="0" w:space="0" w:color="auto"/>
          </w:divBdr>
        </w:div>
        <w:div w:id="467403772">
          <w:marLeft w:val="480"/>
          <w:marRight w:val="0"/>
          <w:marTop w:val="0"/>
          <w:marBottom w:val="0"/>
          <w:divBdr>
            <w:top w:val="none" w:sz="0" w:space="0" w:color="auto"/>
            <w:left w:val="none" w:sz="0" w:space="0" w:color="auto"/>
            <w:bottom w:val="none" w:sz="0" w:space="0" w:color="auto"/>
            <w:right w:val="none" w:sz="0" w:space="0" w:color="auto"/>
          </w:divBdr>
        </w:div>
        <w:div w:id="501511559">
          <w:marLeft w:val="480"/>
          <w:marRight w:val="0"/>
          <w:marTop w:val="0"/>
          <w:marBottom w:val="0"/>
          <w:divBdr>
            <w:top w:val="none" w:sz="0" w:space="0" w:color="auto"/>
            <w:left w:val="none" w:sz="0" w:space="0" w:color="auto"/>
            <w:bottom w:val="none" w:sz="0" w:space="0" w:color="auto"/>
            <w:right w:val="none" w:sz="0" w:space="0" w:color="auto"/>
          </w:divBdr>
        </w:div>
        <w:div w:id="527566377">
          <w:marLeft w:val="480"/>
          <w:marRight w:val="0"/>
          <w:marTop w:val="0"/>
          <w:marBottom w:val="0"/>
          <w:divBdr>
            <w:top w:val="none" w:sz="0" w:space="0" w:color="auto"/>
            <w:left w:val="none" w:sz="0" w:space="0" w:color="auto"/>
            <w:bottom w:val="none" w:sz="0" w:space="0" w:color="auto"/>
            <w:right w:val="none" w:sz="0" w:space="0" w:color="auto"/>
          </w:divBdr>
        </w:div>
        <w:div w:id="539441618">
          <w:marLeft w:val="480"/>
          <w:marRight w:val="0"/>
          <w:marTop w:val="0"/>
          <w:marBottom w:val="0"/>
          <w:divBdr>
            <w:top w:val="none" w:sz="0" w:space="0" w:color="auto"/>
            <w:left w:val="none" w:sz="0" w:space="0" w:color="auto"/>
            <w:bottom w:val="none" w:sz="0" w:space="0" w:color="auto"/>
            <w:right w:val="none" w:sz="0" w:space="0" w:color="auto"/>
          </w:divBdr>
        </w:div>
        <w:div w:id="575240671">
          <w:marLeft w:val="480"/>
          <w:marRight w:val="0"/>
          <w:marTop w:val="0"/>
          <w:marBottom w:val="0"/>
          <w:divBdr>
            <w:top w:val="none" w:sz="0" w:space="0" w:color="auto"/>
            <w:left w:val="none" w:sz="0" w:space="0" w:color="auto"/>
            <w:bottom w:val="none" w:sz="0" w:space="0" w:color="auto"/>
            <w:right w:val="none" w:sz="0" w:space="0" w:color="auto"/>
          </w:divBdr>
        </w:div>
        <w:div w:id="611403161">
          <w:marLeft w:val="480"/>
          <w:marRight w:val="0"/>
          <w:marTop w:val="0"/>
          <w:marBottom w:val="0"/>
          <w:divBdr>
            <w:top w:val="none" w:sz="0" w:space="0" w:color="auto"/>
            <w:left w:val="none" w:sz="0" w:space="0" w:color="auto"/>
            <w:bottom w:val="none" w:sz="0" w:space="0" w:color="auto"/>
            <w:right w:val="none" w:sz="0" w:space="0" w:color="auto"/>
          </w:divBdr>
        </w:div>
        <w:div w:id="625695920">
          <w:marLeft w:val="480"/>
          <w:marRight w:val="0"/>
          <w:marTop w:val="0"/>
          <w:marBottom w:val="0"/>
          <w:divBdr>
            <w:top w:val="none" w:sz="0" w:space="0" w:color="auto"/>
            <w:left w:val="none" w:sz="0" w:space="0" w:color="auto"/>
            <w:bottom w:val="none" w:sz="0" w:space="0" w:color="auto"/>
            <w:right w:val="none" w:sz="0" w:space="0" w:color="auto"/>
          </w:divBdr>
        </w:div>
        <w:div w:id="649333268">
          <w:marLeft w:val="480"/>
          <w:marRight w:val="0"/>
          <w:marTop w:val="0"/>
          <w:marBottom w:val="0"/>
          <w:divBdr>
            <w:top w:val="none" w:sz="0" w:space="0" w:color="auto"/>
            <w:left w:val="none" w:sz="0" w:space="0" w:color="auto"/>
            <w:bottom w:val="none" w:sz="0" w:space="0" w:color="auto"/>
            <w:right w:val="none" w:sz="0" w:space="0" w:color="auto"/>
          </w:divBdr>
        </w:div>
        <w:div w:id="687172231">
          <w:marLeft w:val="480"/>
          <w:marRight w:val="0"/>
          <w:marTop w:val="0"/>
          <w:marBottom w:val="0"/>
          <w:divBdr>
            <w:top w:val="none" w:sz="0" w:space="0" w:color="auto"/>
            <w:left w:val="none" w:sz="0" w:space="0" w:color="auto"/>
            <w:bottom w:val="none" w:sz="0" w:space="0" w:color="auto"/>
            <w:right w:val="none" w:sz="0" w:space="0" w:color="auto"/>
          </w:divBdr>
        </w:div>
        <w:div w:id="701245704">
          <w:marLeft w:val="480"/>
          <w:marRight w:val="0"/>
          <w:marTop w:val="0"/>
          <w:marBottom w:val="0"/>
          <w:divBdr>
            <w:top w:val="none" w:sz="0" w:space="0" w:color="auto"/>
            <w:left w:val="none" w:sz="0" w:space="0" w:color="auto"/>
            <w:bottom w:val="none" w:sz="0" w:space="0" w:color="auto"/>
            <w:right w:val="none" w:sz="0" w:space="0" w:color="auto"/>
          </w:divBdr>
        </w:div>
        <w:div w:id="803621388">
          <w:marLeft w:val="480"/>
          <w:marRight w:val="0"/>
          <w:marTop w:val="0"/>
          <w:marBottom w:val="0"/>
          <w:divBdr>
            <w:top w:val="none" w:sz="0" w:space="0" w:color="auto"/>
            <w:left w:val="none" w:sz="0" w:space="0" w:color="auto"/>
            <w:bottom w:val="none" w:sz="0" w:space="0" w:color="auto"/>
            <w:right w:val="none" w:sz="0" w:space="0" w:color="auto"/>
          </w:divBdr>
        </w:div>
        <w:div w:id="826215058">
          <w:marLeft w:val="480"/>
          <w:marRight w:val="0"/>
          <w:marTop w:val="0"/>
          <w:marBottom w:val="0"/>
          <w:divBdr>
            <w:top w:val="none" w:sz="0" w:space="0" w:color="auto"/>
            <w:left w:val="none" w:sz="0" w:space="0" w:color="auto"/>
            <w:bottom w:val="none" w:sz="0" w:space="0" w:color="auto"/>
            <w:right w:val="none" w:sz="0" w:space="0" w:color="auto"/>
          </w:divBdr>
        </w:div>
        <w:div w:id="835151197">
          <w:marLeft w:val="480"/>
          <w:marRight w:val="0"/>
          <w:marTop w:val="0"/>
          <w:marBottom w:val="0"/>
          <w:divBdr>
            <w:top w:val="none" w:sz="0" w:space="0" w:color="auto"/>
            <w:left w:val="none" w:sz="0" w:space="0" w:color="auto"/>
            <w:bottom w:val="none" w:sz="0" w:space="0" w:color="auto"/>
            <w:right w:val="none" w:sz="0" w:space="0" w:color="auto"/>
          </w:divBdr>
        </w:div>
        <w:div w:id="904219664">
          <w:marLeft w:val="480"/>
          <w:marRight w:val="0"/>
          <w:marTop w:val="0"/>
          <w:marBottom w:val="0"/>
          <w:divBdr>
            <w:top w:val="none" w:sz="0" w:space="0" w:color="auto"/>
            <w:left w:val="none" w:sz="0" w:space="0" w:color="auto"/>
            <w:bottom w:val="none" w:sz="0" w:space="0" w:color="auto"/>
            <w:right w:val="none" w:sz="0" w:space="0" w:color="auto"/>
          </w:divBdr>
        </w:div>
        <w:div w:id="974600447">
          <w:marLeft w:val="480"/>
          <w:marRight w:val="0"/>
          <w:marTop w:val="0"/>
          <w:marBottom w:val="0"/>
          <w:divBdr>
            <w:top w:val="none" w:sz="0" w:space="0" w:color="auto"/>
            <w:left w:val="none" w:sz="0" w:space="0" w:color="auto"/>
            <w:bottom w:val="none" w:sz="0" w:space="0" w:color="auto"/>
            <w:right w:val="none" w:sz="0" w:space="0" w:color="auto"/>
          </w:divBdr>
        </w:div>
        <w:div w:id="1015808720">
          <w:marLeft w:val="480"/>
          <w:marRight w:val="0"/>
          <w:marTop w:val="0"/>
          <w:marBottom w:val="0"/>
          <w:divBdr>
            <w:top w:val="none" w:sz="0" w:space="0" w:color="auto"/>
            <w:left w:val="none" w:sz="0" w:space="0" w:color="auto"/>
            <w:bottom w:val="none" w:sz="0" w:space="0" w:color="auto"/>
            <w:right w:val="none" w:sz="0" w:space="0" w:color="auto"/>
          </w:divBdr>
        </w:div>
        <w:div w:id="1050032993">
          <w:marLeft w:val="480"/>
          <w:marRight w:val="0"/>
          <w:marTop w:val="0"/>
          <w:marBottom w:val="0"/>
          <w:divBdr>
            <w:top w:val="none" w:sz="0" w:space="0" w:color="auto"/>
            <w:left w:val="none" w:sz="0" w:space="0" w:color="auto"/>
            <w:bottom w:val="none" w:sz="0" w:space="0" w:color="auto"/>
            <w:right w:val="none" w:sz="0" w:space="0" w:color="auto"/>
          </w:divBdr>
        </w:div>
        <w:div w:id="1114443589">
          <w:marLeft w:val="480"/>
          <w:marRight w:val="0"/>
          <w:marTop w:val="0"/>
          <w:marBottom w:val="0"/>
          <w:divBdr>
            <w:top w:val="none" w:sz="0" w:space="0" w:color="auto"/>
            <w:left w:val="none" w:sz="0" w:space="0" w:color="auto"/>
            <w:bottom w:val="none" w:sz="0" w:space="0" w:color="auto"/>
            <w:right w:val="none" w:sz="0" w:space="0" w:color="auto"/>
          </w:divBdr>
        </w:div>
        <w:div w:id="1223519946">
          <w:marLeft w:val="480"/>
          <w:marRight w:val="0"/>
          <w:marTop w:val="0"/>
          <w:marBottom w:val="0"/>
          <w:divBdr>
            <w:top w:val="none" w:sz="0" w:space="0" w:color="auto"/>
            <w:left w:val="none" w:sz="0" w:space="0" w:color="auto"/>
            <w:bottom w:val="none" w:sz="0" w:space="0" w:color="auto"/>
            <w:right w:val="none" w:sz="0" w:space="0" w:color="auto"/>
          </w:divBdr>
        </w:div>
        <w:div w:id="1232429958">
          <w:marLeft w:val="480"/>
          <w:marRight w:val="0"/>
          <w:marTop w:val="0"/>
          <w:marBottom w:val="0"/>
          <w:divBdr>
            <w:top w:val="none" w:sz="0" w:space="0" w:color="auto"/>
            <w:left w:val="none" w:sz="0" w:space="0" w:color="auto"/>
            <w:bottom w:val="none" w:sz="0" w:space="0" w:color="auto"/>
            <w:right w:val="none" w:sz="0" w:space="0" w:color="auto"/>
          </w:divBdr>
        </w:div>
        <w:div w:id="1406143718">
          <w:marLeft w:val="480"/>
          <w:marRight w:val="0"/>
          <w:marTop w:val="0"/>
          <w:marBottom w:val="0"/>
          <w:divBdr>
            <w:top w:val="none" w:sz="0" w:space="0" w:color="auto"/>
            <w:left w:val="none" w:sz="0" w:space="0" w:color="auto"/>
            <w:bottom w:val="none" w:sz="0" w:space="0" w:color="auto"/>
            <w:right w:val="none" w:sz="0" w:space="0" w:color="auto"/>
          </w:divBdr>
        </w:div>
        <w:div w:id="1470434626">
          <w:marLeft w:val="480"/>
          <w:marRight w:val="0"/>
          <w:marTop w:val="0"/>
          <w:marBottom w:val="0"/>
          <w:divBdr>
            <w:top w:val="none" w:sz="0" w:space="0" w:color="auto"/>
            <w:left w:val="none" w:sz="0" w:space="0" w:color="auto"/>
            <w:bottom w:val="none" w:sz="0" w:space="0" w:color="auto"/>
            <w:right w:val="none" w:sz="0" w:space="0" w:color="auto"/>
          </w:divBdr>
        </w:div>
        <w:div w:id="1508710060">
          <w:marLeft w:val="480"/>
          <w:marRight w:val="0"/>
          <w:marTop w:val="0"/>
          <w:marBottom w:val="0"/>
          <w:divBdr>
            <w:top w:val="none" w:sz="0" w:space="0" w:color="auto"/>
            <w:left w:val="none" w:sz="0" w:space="0" w:color="auto"/>
            <w:bottom w:val="none" w:sz="0" w:space="0" w:color="auto"/>
            <w:right w:val="none" w:sz="0" w:space="0" w:color="auto"/>
          </w:divBdr>
        </w:div>
        <w:div w:id="1511875457">
          <w:marLeft w:val="480"/>
          <w:marRight w:val="0"/>
          <w:marTop w:val="0"/>
          <w:marBottom w:val="0"/>
          <w:divBdr>
            <w:top w:val="none" w:sz="0" w:space="0" w:color="auto"/>
            <w:left w:val="none" w:sz="0" w:space="0" w:color="auto"/>
            <w:bottom w:val="none" w:sz="0" w:space="0" w:color="auto"/>
            <w:right w:val="none" w:sz="0" w:space="0" w:color="auto"/>
          </w:divBdr>
        </w:div>
        <w:div w:id="1520896257">
          <w:marLeft w:val="480"/>
          <w:marRight w:val="0"/>
          <w:marTop w:val="0"/>
          <w:marBottom w:val="0"/>
          <w:divBdr>
            <w:top w:val="none" w:sz="0" w:space="0" w:color="auto"/>
            <w:left w:val="none" w:sz="0" w:space="0" w:color="auto"/>
            <w:bottom w:val="none" w:sz="0" w:space="0" w:color="auto"/>
            <w:right w:val="none" w:sz="0" w:space="0" w:color="auto"/>
          </w:divBdr>
        </w:div>
        <w:div w:id="1538856001">
          <w:marLeft w:val="480"/>
          <w:marRight w:val="0"/>
          <w:marTop w:val="0"/>
          <w:marBottom w:val="0"/>
          <w:divBdr>
            <w:top w:val="none" w:sz="0" w:space="0" w:color="auto"/>
            <w:left w:val="none" w:sz="0" w:space="0" w:color="auto"/>
            <w:bottom w:val="none" w:sz="0" w:space="0" w:color="auto"/>
            <w:right w:val="none" w:sz="0" w:space="0" w:color="auto"/>
          </w:divBdr>
        </w:div>
        <w:div w:id="1548027371">
          <w:marLeft w:val="480"/>
          <w:marRight w:val="0"/>
          <w:marTop w:val="0"/>
          <w:marBottom w:val="0"/>
          <w:divBdr>
            <w:top w:val="none" w:sz="0" w:space="0" w:color="auto"/>
            <w:left w:val="none" w:sz="0" w:space="0" w:color="auto"/>
            <w:bottom w:val="none" w:sz="0" w:space="0" w:color="auto"/>
            <w:right w:val="none" w:sz="0" w:space="0" w:color="auto"/>
          </w:divBdr>
        </w:div>
        <w:div w:id="1593466007">
          <w:marLeft w:val="480"/>
          <w:marRight w:val="0"/>
          <w:marTop w:val="0"/>
          <w:marBottom w:val="0"/>
          <w:divBdr>
            <w:top w:val="none" w:sz="0" w:space="0" w:color="auto"/>
            <w:left w:val="none" w:sz="0" w:space="0" w:color="auto"/>
            <w:bottom w:val="none" w:sz="0" w:space="0" w:color="auto"/>
            <w:right w:val="none" w:sz="0" w:space="0" w:color="auto"/>
          </w:divBdr>
        </w:div>
        <w:div w:id="1620796797">
          <w:marLeft w:val="480"/>
          <w:marRight w:val="0"/>
          <w:marTop w:val="0"/>
          <w:marBottom w:val="0"/>
          <w:divBdr>
            <w:top w:val="none" w:sz="0" w:space="0" w:color="auto"/>
            <w:left w:val="none" w:sz="0" w:space="0" w:color="auto"/>
            <w:bottom w:val="none" w:sz="0" w:space="0" w:color="auto"/>
            <w:right w:val="none" w:sz="0" w:space="0" w:color="auto"/>
          </w:divBdr>
        </w:div>
        <w:div w:id="1675643235">
          <w:marLeft w:val="480"/>
          <w:marRight w:val="0"/>
          <w:marTop w:val="0"/>
          <w:marBottom w:val="0"/>
          <w:divBdr>
            <w:top w:val="none" w:sz="0" w:space="0" w:color="auto"/>
            <w:left w:val="none" w:sz="0" w:space="0" w:color="auto"/>
            <w:bottom w:val="none" w:sz="0" w:space="0" w:color="auto"/>
            <w:right w:val="none" w:sz="0" w:space="0" w:color="auto"/>
          </w:divBdr>
        </w:div>
        <w:div w:id="1734545257">
          <w:marLeft w:val="480"/>
          <w:marRight w:val="0"/>
          <w:marTop w:val="0"/>
          <w:marBottom w:val="0"/>
          <w:divBdr>
            <w:top w:val="none" w:sz="0" w:space="0" w:color="auto"/>
            <w:left w:val="none" w:sz="0" w:space="0" w:color="auto"/>
            <w:bottom w:val="none" w:sz="0" w:space="0" w:color="auto"/>
            <w:right w:val="none" w:sz="0" w:space="0" w:color="auto"/>
          </w:divBdr>
        </w:div>
        <w:div w:id="1772432808">
          <w:marLeft w:val="480"/>
          <w:marRight w:val="0"/>
          <w:marTop w:val="0"/>
          <w:marBottom w:val="0"/>
          <w:divBdr>
            <w:top w:val="none" w:sz="0" w:space="0" w:color="auto"/>
            <w:left w:val="none" w:sz="0" w:space="0" w:color="auto"/>
            <w:bottom w:val="none" w:sz="0" w:space="0" w:color="auto"/>
            <w:right w:val="none" w:sz="0" w:space="0" w:color="auto"/>
          </w:divBdr>
        </w:div>
        <w:div w:id="1848252313">
          <w:marLeft w:val="480"/>
          <w:marRight w:val="0"/>
          <w:marTop w:val="0"/>
          <w:marBottom w:val="0"/>
          <w:divBdr>
            <w:top w:val="none" w:sz="0" w:space="0" w:color="auto"/>
            <w:left w:val="none" w:sz="0" w:space="0" w:color="auto"/>
            <w:bottom w:val="none" w:sz="0" w:space="0" w:color="auto"/>
            <w:right w:val="none" w:sz="0" w:space="0" w:color="auto"/>
          </w:divBdr>
        </w:div>
        <w:div w:id="1860075519">
          <w:marLeft w:val="480"/>
          <w:marRight w:val="0"/>
          <w:marTop w:val="0"/>
          <w:marBottom w:val="0"/>
          <w:divBdr>
            <w:top w:val="none" w:sz="0" w:space="0" w:color="auto"/>
            <w:left w:val="none" w:sz="0" w:space="0" w:color="auto"/>
            <w:bottom w:val="none" w:sz="0" w:space="0" w:color="auto"/>
            <w:right w:val="none" w:sz="0" w:space="0" w:color="auto"/>
          </w:divBdr>
        </w:div>
        <w:div w:id="1868791599">
          <w:marLeft w:val="480"/>
          <w:marRight w:val="0"/>
          <w:marTop w:val="0"/>
          <w:marBottom w:val="0"/>
          <w:divBdr>
            <w:top w:val="none" w:sz="0" w:space="0" w:color="auto"/>
            <w:left w:val="none" w:sz="0" w:space="0" w:color="auto"/>
            <w:bottom w:val="none" w:sz="0" w:space="0" w:color="auto"/>
            <w:right w:val="none" w:sz="0" w:space="0" w:color="auto"/>
          </w:divBdr>
        </w:div>
        <w:div w:id="1968967875">
          <w:marLeft w:val="480"/>
          <w:marRight w:val="0"/>
          <w:marTop w:val="0"/>
          <w:marBottom w:val="0"/>
          <w:divBdr>
            <w:top w:val="none" w:sz="0" w:space="0" w:color="auto"/>
            <w:left w:val="none" w:sz="0" w:space="0" w:color="auto"/>
            <w:bottom w:val="none" w:sz="0" w:space="0" w:color="auto"/>
            <w:right w:val="none" w:sz="0" w:space="0" w:color="auto"/>
          </w:divBdr>
        </w:div>
        <w:div w:id="1995185626">
          <w:marLeft w:val="480"/>
          <w:marRight w:val="0"/>
          <w:marTop w:val="0"/>
          <w:marBottom w:val="0"/>
          <w:divBdr>
            <w:top w:val="none" w:sz="0" w:space="0" w:color="auto"/>
            <w:left w:val="none" w:sz="0" w:space="0" w:color="auto"/>
            <w:bottom w:val="none" w:sz="0" w:space="0" w:color="auto"/>
            <w:right w:val="none" w:sz="0" w:space="0" w:color="auto"/>
          </w:divBdr>
        </w:div>
        <w:div w:id="2021927916">
          <w:marLeft w:val="480"/>
          <w:marRight w:val="0"/>
          <w:marTop w:val="0"/>
          <w:marBottom w:val="0"/>
          <w:divBdr>
            <w:top w:val="none" w:sz="0" w:space="0" w:color="auto"/>
            <w:left w:val="none" w:sz="0" w:space="0" w:color="auto"/>
            <w:bottom w:val="none" w:sz="0" w:space="0" w:color="auto"/>
            <w:right w:val="none" w:sz="0" w:space="0" w:color="auto"/>
          </w:divBdr>
        </w:div>
        <w:div w:id="2076901637">
          <w:marLeft w:val="480"/>
          <w:marRight w:val="0"/>
          <w:marTop w:val="0"/>
          <w:marBottom w:val="0"/>
          <w:divBdr>
            <w:top w:val="none" w:sz="0" w:space="0" w:color="auto"/>
            <w:left w:val="none" w:sz="0" w:space="0" w:color="auto"/>
            <w:bottom w:val="none" w:sz="0" w:space="0" w:color="auto"/>
            <w:right w:val="none" w:sz="0" w:space="0" w:color="auto"/>
          </w:divBdr>
        </w:div>
        <w:div w:id="2138837502">
          <w:marLeft w:val="480"/>
          <w:marRight w:val="0"/>
          <w:marTop w:val="0"/>
          <w:marBottom w:val="0"/>
          <w:divBdr>
            <w:top w:val="none" w:sz="0" w:space="0" w:color="auto"/>
            <w:left w:val="none" w:sz="0" w:space="0" w:color="auto"/>
            <w:bottom w:val="none" w:sz="0" w:space="0" w:color="auto"/>
            <w:right w:val="none" w:sz="0" w:space="0" w:color="auto"/>
          </w:divBdr>
        </w:div>
        <w:div w:id="2145388014">
          <w:marLeft w:val="480"/>
          <w:marRight w:val="0"/>
          <w:marTop w:val="0"/>
          <w:marBottom w:val="0"/>
          <w:divBdr>
            <w:top w:val="none" w:sz="0" w:space="0" w:color="auto"/>
            <w:left w:val="none" w:sz="0" w:space="0" w:color="auto"/>
            <w:bottom w:val="none" w:sz="0" w:space="0" w:color="auto"/>
            <w:right w:val="none" w:sz="0" w:space="0" w:color="auto"/>
          </w:divBdr>
        </w:div>
      </w:divsChild>
    </w:div>
    <w:div w:id="665328877">
      <w:bodyDiv w:val="1"/>
      <w:marLeft w:val="0"/>
      <w:marRight w:val="0"/>
      <w:marTop w:val="0"/>
      <w:marBottom w:val="0"/>
      <w:divBdr>
        <w:top w:val="none" w:sz="0" w:space="0" w:color="auto"/>
        <w:left w:val="none" w:sz="0" w:space="0" w:color="auto"/>
        <w:bottom w:val="none" w:sz="0" w:space="0" w:color="auto"/>
        <w:right w:val="none" w:sz="0" w:space="0" w:color="auto"/>
      </w:divBdr>
    </w:div>
    <w:div w:id="667487075">
      <w:bodyDiv w:val="1"/>
      <w:marLeft w:val="0"/>
      <w:marRight w:val="0"/>
      <w:marTop w:val="0"/>
      <w:marBottom w:val="0"/>
      <w:divBdr>
        <w:top w:val="none" w:sz="0" w:space="0" w:color="auto"/>
        <w:left w:val="none" w:sz="0" w:space="0" w:color="auto"/>
        <w:bottom w:val="none" w:sz="0" w:space="0" w:color="auto"/>
        <w:right w:val="none" w:sz="0" w:space="0" w:color="auto"/>
      </w:divBdr>
    </w:div>
    <w:div w:id="668675076">
      <w:bodyDiv w:val="1"/>
      <w:marLeft w:val="0"/>
      <w:marRight w:val="0"/>
      <w:marTop w:val="0"/>
      <w:marBottom w:val="0"/>
      <w:divBdr>
        <w:top w:val="none" w:sz="0" w:space="0" w:color="auto"/>
        <w:left w:val="none" w:sz="0" w:space="0" w:color="auto"/>
        <w:bottom w:val="none" w:sz="0" w:space="0" w:color="auto"/>
        <w:right w:val="none" w:sz="0" w:space="0" w:color="auto"/>
      </w:divBdr>
    </w:div>
    <w:div w:id="673804990">
      <w:bodyDiv w:val="1"/>
      <w:marLeft w:val="0"/>
      <w:marRight w:val="0"/>
      <w:marTop w:val="0"/>
      <w:marBottom w:val="0"/>
      <w:divBdr>
        <w:top w:val="none" w:sz="0" w:space="0" w:color="auto"/>
        <w:left w:val="none" w:sz="0" w:space="0" w:color="auto"/>
        <w:bottom w:val="none" w:sz="0" w:space="0" w:color="auto"/>
        <w:right w:val="none" w:sz="0" w:space="0" w:color="auto"/>
      </w:divBdr>
      <w:divsChild>
        <w:div w:id="427235257">
          <w:marLeft w:val="480"/>
          <w:marRight w:val="0"/>
          <w:marTop w:val="0"/>
          <w:marBottom w:val="0"/>
          <w:divBdr>
            <w:top w:val="none" w:sz="0" w:space="0" w:color="auto"/>
            <w:left w:val="none" w:sz="0" w:space="0" w:color="auto"/>
            <w:bottom w:val="none" w:sz="0" w:space="0" w:color="auto"/>
            <w:right w:val="none" w:sz="0" w:space="0" w:color="auto"/>
          </w:divBdr>
        </w:div>
        <w:div w:id="906301752">
          <w:marLeft w:val="480"/>
          <w:marRight w:val="0"/>
          <w:marTop w:val="0"/>
          <w:marBottom w:val="0"/>
          <w:divBdr>
            <w:top w:val="none" w:sz="0" w:space="0" w:color="auto"/>
            <w:left w:val="none" w:sz="0" w:space="0" w:color="auto"/>
            <w:bottom w:val="none" w:sz="0" w:space="0" w:color="auto"/>
            <w:right w:val="none" w:sz="0" w:space="0" w:color="auto"/>
          </w:divBdr>
        </w:div>
        <w:div w:id="226381490">
          <w:marLeft w:val="480"/>
          <w:marRight w:val="0"/>
          <w:marTop w:val="0"/>
          <w:marBottom w:val="0"/>
          <w:divBdr>
            <w:top w:val="none" w:sz="0" w:space="0" w:color="auto"/>
            <w:left w:val="none" w:sz="0" w:space="0" w:color="auto"/>
            <w:bottom w:val="none" w:sz="0" w:space="0" w:color="auto"/>
            <w:right w:val="none" w:sz="0" w:space="0" w:color="auto"/>
          </w:divBdr>
        </w:div>
        <w:div w:id="477841703">
          <w:marLeft w:val="480"/>
          <w:marRight w:val="0"/>
          <w:marTop w:val="0"/>
          <w:marBottom w:val="0"/>
          <w:divBdr>
            <w:top w:val="none" w:sz="0" w:space="0" w:color="auto"/>
            <w:left w:val="none" w:sz="0" w:space="0" w:color="auto"/>
            <w:bottom w:val="none" w:sz="0" w:space="0" w:color="auto"/>
            <w:right w:val="none" w:sz="0" w:space="0" w:color="auto"/>
          </w:divBdr>
        </w:div>
        <w:div w:id="2035380841">
          <w:marLeft w:val="480"/>
          <w:marRight w:val="0"/>
          <w:marTop w:val="0"/>
          <w:marBottom w:val="0"/>
          <w:divBdr>
            <w:top w:val="none" w:sz="0" w:space="0" w:color="auto"/>
            <w:left w:val="none" w:sz="0" w:space="0" w:color="auto"/>
            <w:bottom w:val="none" w:sz="0" w:space="0" w:color="auto"/>
            <w:right w:val="none" w:sz="0" w:space="0" w:color="auto"/>
          </w:divBdr>
        </w:div>
        <w:div w:id="1352297336">
          <w:marLeft w:val="480"/>
          <w:marRight w:val="0"/>
          <w:marTop w:val="0"/>
          <w:marBottom w:val="0"/>
          <w:divBdr>
            <w:top w:val="none" w:sz="0" w:space="0" w:color="auto"/>
            <w:left w:val="none" w:sz="0" w:space="0" w:color="auto"/>
            <w:bottom w:val="none" w:sz="0" w:space="0" w:color="auto"/>
            <w:right w:val="none" w:sz="0" w:space="0" w:color="auto"/>
          </w:divBdr>
        </w:div>
        <w:div w:id="171653651">
          <w:marLeft w:val="480"/>
          <w:marRight w:val="0"/>
          <w:marTop w:val="0"/>
          <w:marBottom w:val="0"/>
          <w:divBdr>
            <w:top w:val="none" w:sz="0" w:space="0" w:color="auto"/>
            <w:left w:val="none" w:sz="0" w:space="0" w:color="auto"/>
            <w:bottom w:val="none" w:sz="0" w:space="0" w:color="auto"/>
            <w:right w:val="none" w:sz="0" w:space="0" w:color="auto"/>
          </w:divBdr>
        </w:div>
        <w:div w:id="293828270">
          <w:marLeft w:val="480"/>
          <w:marRight w:val="0"/>
          <w:marTop w:val="0"/>
          <w:marBottom w:val="0"/>
          <w:divBdr>
            <w:top w:val="none" w:sz="0" w:space="0" w:color="auto"/>
            <w:left w:val="none" w:sz="0" w:space="0" w:color="auto"/>
            <w:bottom w:val="none" w:sz="0" w:space="0" w:color="auto"/>
            <w:right w:val="none" w:sz="0" w:space="0" w:color="auto"/>
          </w:divBdr>
        </w:div>
        <w:div w:id="161359060">
          <w:marLeft w:val="480"/>
          <w:marRight w:val="0"/>
          <w:marTop w:val="0"/>
          <w:marBottom w:val="0"/>
          <w:divBdr>
            <w:top w:val="none" w:sz="0" w:space="0" w:color="auto"/>
            <w:left w:val="none" w:sz="0" w:space="0" w:color="auto"/>
            <w:bottom w:val="none" w:sz="0" w:space="0" w:color="auto"/>
            <w:right w:val="none" w:sz="0" w:space="0" w:color="auto"/>
          </w:divBdr>
        </w:div>
        <w:div w:id="1905294183">
          <w:marLeft w:val="480"/>
          <w:marRight w:val="0"/>
          <w:marTop w:val="0"/>
          <w:marBottom w:val="0"/>
          <w:divBdr>
            <w:top w:val="none" w:sz="0" w:space="0" w:color="auto"/>
            <w:left w:val="none" w:sz="0" w:space="0" w:color="auto"/>
            <w:bottom w:val="none" w:sz="0" w:space="0" w:color="auto"/>
            <w:right w:val="none" w:sz="0" w:space="0" w:color="auto"/>
          </w:divBdr>
        </w:div>
        <w:div w:id="1456213730">
          <w:marLeft w:val="480"/>
          <w:marRight w:val="0"/>
          <w:marTop w:val="0"/>
          <w:marBottom w:val="0"/>
          <w:divBdr>
            <w:top w:val="none" w:sz="0" w:space="0" w:color="auto"/>
            <w:left w:val="none" w:sz="0" w:space="0" w:color="auto"/>
            <w:bottom w:val="none" w:sz="0" w:space="0" w:color="auto"/>
            <w:right w:val="none" w:sz="0" w:space="0" w:color="auto"/>
          </w:divBdr>
        </w:div>
        <w:div w:id="2069062048">
          <w:marLeft w:val="480"/>
          <w:marRight w:val="0"/>
          <w:marTop w:val="0"/>
          <w:marBottom w:val="0"/>
          <w:divBdr>
            <w:top w:val="none" w:sz="0" w:space="0" w:color="auto"/>
            <w:left w:val="none" w:sz="0" w:space="0" w:color="auto"/>
            <w:bottom w:val="none" w:sz="0" w:space="0" w:color="auto"/>
            <w:right w:val="none" w:sz="0" w:space="0" w:color="auto"/>
          </w:divBdr>
        </w:div>
        <w:div w:id="1614442168">
          <w:marLeft w:val="480"/>
          <w:marRight w:val="0"/>
          <w:marTop w:val="0"/>
          <w:marBottom w:val="0"/>
          <w:divBdr>
            <w:top w:val="none" w:sz="0" w:space="0" w:color="auto"/>
            <w:left w:val="none" w:sz="0" w:space="0" w:color="auto"/>
            <w:bottom w:val="none" w:sz="0" w:space="0" w:color="auto"/>
            <w:right w:val="none" w:sz="0" w:space="0" w:color="auto"/>
          </w:divBdr>
        </w:div>
        <w:div w:id="738282482">
          <w:marLeft w:val="480"/>
          <w:marRight w:val="0"/>
          <w:marTop w:val="0"/>
          <w:marBottom w:val="0"/>
          <w:divBdr>
            <w:top w:val="none" w:sz="0" w:space="0" w:color="auto"/>
            <w:left w:val="none" w:sz="0" w:space="0" w:color="auto"/>
            <w:bottom w:val="none" w:sz="0" w:space="0" w:color="auto"/>
            <w:right w:val="none" w:sz="0" w:space="0" w:color="auto"/>
          </w:divBdr>
        </w:div>
        <w:div w:id="852189111">
          <w:marLeft w:val="480"/>
          <w:marRight w:val="0"/>
          <w:marTop w:val="0"/>
          <w:marBottom w:val="0"/>
          <w:divBdr>
            <w:top w:val="none" w:sz="0" w:space="0" w:color="auto"/>
            <w:left w:val="none" w:sz="0" w:space="0" w:color="auto"/>
            <w:bottom w:val="none" w:sz="0" w:space="0" w:color="auto"/>
            <w:right w:val="none" w:sz="0" w:space="0" w:color="auto"/>
          </w:divBdr>
        </w:div>
        <w:div w:id="414715385">
          <w:marLeft w:val="480"/>
          <w:marRight w:val="0"/>
          <w:marTop w:val="0"/>
          <w:marBottom w:val="0"/>
          <w:divBdr>
            <w:top w:val="none" w:sz="0" w:space="0" w:color="auto"/>
            <w:left w:val="none" w:sz="0" w:space="0" w:color="auto"/>
            <w:bottom w:val="none" w:sz="0" w:space="0" w:color="auto"/>
            <w:right w:val="none" w:sz="0" w:space="0" w:color="auto"/>
          </w:divBdr>
        </w:div>
        <w:div w:id="367797650">
          <w:marLeft w:val="480"/>
          <w:marRight w:val="0"/>
          <w:marTop w:val="0"/>
          <w:marBottom w:val="0"/>
          <w:divBdr>
            <w:top w:val="none" w:sz="0" w:space="0" w:color="auto"/>
            <w:left w:val="none" w:sz="0" w:space="0" w:color="auto"/>
            <w:bottom w:val="none" w:sz="0" w:space="0" w:color="auto"/>
            <w:right w:val="none" w:sz="0" w:space="0" w:color="auto"/>
          </w:divBdr>
        </w:div>
        <w:div w:id="1395274190">
          <w:marLeft w:val="480"/>
          <w:marRight w:val="0"/>
          <w:marTop w:val="0"/>
          <w:marBottom w:val="0"/>
          <w:divBdr>
            <w:top w:val="none" w:sz="0" w:space="0" w:color="auto"/>
            <w:left w:val="none" w:sz="0" w:space="0" w:color="auto"/>
            <w:bottom w:val="none" w:sz="0" w:space="0" w:color="auto"/>
            <w:right w:val="none" w:sz="0" w:space="0" w:color="auto"/>
          </w:divBdr>
        </w:div>
        <w:div w:id="884754023">
          <w:marLeft w:val="480"/>
          <w:marRight w:val="0"/>
          <w:marTop w:val="0"/>
          <w:marBottom w:val="0"/>
          <w:divBdr>
            <w:top w:val="none" w:sz="0" w:space="0" w:color="auto"/>
            <w:left w:val="none" w:sz="0" w:space="0" w:color="auto"/>
            <w:bottom w:val="none" w:sz="0" w:space="0" w:color="auto"/>
            <w:right w:val="none" w:sz="0" w:space="0" w:color="auto"/>
          </w:divBdr>
        </w:div>
        <w:div w:id="2002346711">
          <w:marLeft w:val="480"/>
          <w:marRight w:val="0"/>
          <w:marTop w:val="0"/>
          <w:marBottom w:val="0"/>
          <w:divBdr>
            <w:top w:val="none" w:sz="0" w:space="0" w:color="auto"/>
            <w:left w:val="none" w:sz="0" w:space="0" w:color="auto"/>
            <w:bottom w:val="none" w:sz="0" w:space="0" w:color="auto"/>
            <w:right w:val="none" w:sz="0" w:space="0" w:color="auto"/>
          </w:divBdr>
        </w:div>
        <w:div w:id="1926836348">
          <w:marLeft w:val="480"/>
          <w:marRight w:val="0"/>
          <w:marTop w:val="0"/>
          <w:marBottom w:val="0"/>
          <w:divBdr>
            <w:top w:val="none" w:sz="0" w:space="0" w:color="auto"/>
            <w:left w:val="none" w:sz="0" w:space="0" w:color="auto"/>
            <w:bottom w:val="none" w:sz="0" w:space="0" w:color="auto"/>
            <w:right w:val="none" w:sz="0" w:space="0" w:color="auto"/>
          </w:divBdr>
        </w:div>
        <w:div w:id="764377313">
          <w:marLeft w:val="480"/>
          <w:marRight w:val="0"/>
          <w:marTop w:val="0"/>
          <w:marBottom w:val="0"/>
          <w:divBdr>
            <w:top w:val="none" w:sz="0" w:space="0" w:color="auto"/>
            <w:left w:val="none" w:sz="0" w:space="0" w:color="auto"/>
            <w:bottom w:val="none" w:sz="0" w:space="0" w:color="auto"/>
            <w:right w:val="none" w:sz="0" w:space="0" w:color="auto"/>
          </w:divBdr>
        </w:div>
        <w:div w:id="161284558">
          <w:marLeft w:val="480"/>
          <w:marRight w:val="0"/>
          <w:marTop w:val="0"/>
          <w:marBottom w:val="0"/>
          <w:divBdr>
            <w:top w:val="none" w:sz="0" w:space="0" w:color="auto"/>
            <w:left w:val="none" w:sz="0" w:space="0" w:color="auto"/>
            <w:bottom w:val="none" w:sz="0" w:space="0" w:color="auto"/>
            <w:right w:val="none" w:sz="0" w:space="0" w:color="auto"/>
          </w:divBdr>
        </w:div>
        <w:div w:id="1027833015">
          <w:marLeft w:val="480"/>
          <w:marRight w:val="0"/>
          <w:marTop w:val="0"/>
          <w:marBottom w:val="0"/>
          <w:divBdr>
            <w:top w:val="none" w:sz="0" w:space="0" w:color="auto"/>
            <w:left w:val="none" w:sz="0" w:space="0" w:color="auto"/>
            <w:bottom w:val="none" w:sz="0" w:space="0" w:color="auto"/>
            <w:right w:val="none" w:sz="0" w:space="0" w:color="auto"/>
          </w:divBdr>
        </w:div>
        <w:div w:id="928075060">
          <w:marLeft w:val="480"/>
          <w:marRight w:val="0"/>
          <w:marTop w:val="0"/>
          <w:marBottom w:val="0"/>
          <w:divBdr>
            <w:top w:val="none" w:sz="0" w:space="0" w:color="auto"/>
            <w:left w:val="none" w:sz="0" w:space="0" w:color="auto"/>
            <w:bottom w:val="none" w:sz="0" w:space="0" w:color="auto"/>
            <w:right w:val="none" w:sz="0" w:space="0" w:color="auto"/>
          </w:divBdr>
        </w:div>
        <w:div w:id="1678145059">
          <w:marLeft w:val="480"/>
          <w:marRight w:val="0"/>
          <w:marTop w:val="0"/>
          <w:marBottom w:val="0"/>
          <w:divBdr>
            <w:top w:val="none" w:sz="0" w:space="0" w:color="auto"/>
            <w:left w:val="none" w:sz="0" w:space="0" w:color="auto"/>
            <w:bottom w:val="none" w:sz="0" w:space="0" w:color="auto"/>
            <w:right w:val="none" w:sz="0" w:space="0" w:color="auto"/>
          </w:divBdr>
        </w:div>
        <w:div w:id="927470591">
          <w:marLeft w:val="480"/>
          <w:marRight w:val="0"/>
          <w:marTop w:val="0"/>
          <w:marBottom w:val="0"/>
          <w:divBdr>
            <w:top w:val="none" w:sz="0" w:space="0" w:color="auto"/>
            <w:left w:val="none" w:sz="0" w:space="0" w:color="auto"/>
            <w:bottom w:val="none" w:sz="0" w:space="0" w:color="auto"/>
            <w:right w:val="none" w:sz="0" w:space="0" w:color="auto"/>
          </w:divBdr>
        </w:div>
        <w:div w:id="585454482">
          <w:marLeft w:val="480"/>
          <w:marRight w:val="0"/>
          <w:marTop w:val="0"/>
          <w:marBottom w:val="0"/>
          <w:divBdr>
            <w:top w:val="none" w:sz="0" w:space="0" w:color="auto"/>
            <w:left w:val="none" w:sz="0" w:space="0" w:color="auto"/>
            <w:bottom w:val="none" w:sz="0" w:space="0" w:color="auto"/>
            <w:right w:val="none" w:sz="0" w:space="0" w:color="auto"/>
          </w:divBdr>
        </w:div>
        <w:div w:id="566913514">
          <w:marLeft w:val="480"/>
          <w:marRight w:val="0"/>
          <w:marTop w:val="0"/>
          <w:marBottom w:val="0"/>
          <w:divBdr>
            <w:top w:val="none" w:sz="0" w:space="0" w:color="auto"/>
            <w:left w:val="none" w:sz="0" w:space="0" w:color="auto"/>
            <w:bottom w:val="none" w:sz="0" w:space="0" w:color="auto"/>
            <w:right w:val="none" w:sz="0" w:space="0" w:color="auto"/>
          </w:divBdr>
        </w:div>
        <w:div w:id="1477529315">
          <w:marLeft w:val="480"/>
          <w:marRight w:val="0"/>
          <w:marTop w:val="0"/>
          <w:marBottom w:val="0"/>
          <w:divBdr>
            <w:top w:val="none" w:sz="0" w:space="0" w:color="auto"/>
            <w:left w:val="none" w:sz="0" w:space="0" w:color="auto"/>
            <w:bottom w:val="none" w:sz="0" w:space="0" w:color="auto"/>
            <w:right w:val="none" w:sz="0" w:space="0" w:color="auto"/>
          </w:divBdr>
        </w:div>
        <w:div w:id="2073193760">
          <w:marLeft w:val="480"/>
          <w:marRight w:val="0"/>
          <w:marTop w:val="0"/>
          <w:marBottom w:val="0"/>
          <w:divBdr>
            <w:top w:val="none" w:sz="0" w:space="0" w:color="auto"/>
            <w:left w:val="none" w:sz="0" w:space="0" w:color="auto"/>
            <w:bottom w:val="none" w:sz="0" w:space="0" w:color="auto"/>
            <w:right w:val="none" w:sz="0" w:space="0" w:color="auto"/>
          </w:divBdr>
        </w:div>
        <w:div w:id="138808077">
          <w:marLeft w:val="480"/>
          <w:marRight w:val="0"/>
          <w:marTop w:val="0"/>
          <w:marBottom w:val="0"/>
          <w:divBdr>
            <w:top w:val="none" w:sz="0" w:space="0" w:color="auto"/>
            <w:left w:val="none" w:sz="0" w:space="0" w:color="auto"/>
            <w:bottom w:val="none" w:sz="0" w:space="0" w:color="auto"/>
            <w:right w:val="none" w:sz="0" w:space="0" w:color="auto"/>
          </w:divBdr>
        </w:div>
        <w:div w:id="35354096">
          <w:marLeft w:val="480"/>
          <w:marRight w:val="0"/>
          <w:marTop w:val="0"/>
          <w:marBottom w:val="0"/>
          <w:divBdr>
            <w:top w:val="none" w:sz="0" w:space="0" w:color="auto"/>
            <w:left w:val="none" w:sz="0" w:space="0" w:color="auto"/>
            <w:bottom w:val="none" w:sz="0" w:space="0" w:color="auto"/>
            <w:right w:val="none" w:sz="0" w:space="0" w:color="auto"/>
          </w:divBdr>
        </w:div>
        <w:div w:id="311644114">
          <w:marLeft w:val="480"/>
          <w:marRight w:val="0"/>
          <w:marTop w:val="0"/>
          <w:marBottom w:val="0"/>
          <w:divBdr>
            <w:top w:val="none" w:sz="0" w:space="0" w:color="auto"/>
            <w:left w:val="none" w:sz="0" w:space="0" w:color="auto"/>
            <w:bottom w:val="none" w:sz="0" w:space="0" w:color="auto"/>
            <w:right w:val="none" w:sz="0" w:space="0" w:color="auto"/>
          </w:divBdr>
        </w:div>
        <w:div w:id="1119639777">
          <w:marLeft w:val="480"/>
          <w:marRight w:val="0"/>
          <w:marTop w:val="0"/>
          <w:marBottom w:val="0"/>
          <w:divBdr>
            <w:top w:val="none" w:sz="0" w:space="0" w:color="auto"/>
            <w:left w:val="none" w:sz="0" w:space="0" w:color="auto"/>
            <w:bottom w:val="none" w:sz="0" w:space="0" w:color="auto"/>
            <w:right w:val="none" w:sz="0" w:space="0" w:color="auto"/>
          </w:divBdr>
        </w:div>
        <w:div w:id="1430277299">
          <w:marLeft w:val="480"/>
          <w:marRight w:val="0"/>
          <w:marTop w:val="0"/>
          <w:marBottom w:val="0"/>
          <w:divBdr>
            <w:top w:val="none" w:sz="0" w:space="0" w:color="auto"/>
            <w:left w:val="none" w:sz="0" w:space="0" w:color="auto"/>
            <w:bottom w:val="none" w:sz="0" w:space="0" w:color="auto"/>
            <w:right w:val="none" w:sz="0" w:space="0" w:color="auto"/>
          </w:divBdr>
        </w:div>
        <w:div w:id="291331731">
          <w:marLeft w:val="480"/>
          <w:marRight w:val="0"/>
          <w:marTop w:val="0"/>
          <w:marBottom w:val="0"/>
          <w:divBdr>
            <w:top w:val="none" w:sz="0" w:space="0" w:color="auto"/>
            <w:left w:val="none" w:sz="0" w:space="0" w:color="auto"/>
            <w:bottom w:val="none" w:sz="0" w:space="0" w:color="auto"/>
            <w:right w:val="none" w:sz="0" w:space="0" w:color="auto"/>
          </w:divBdr>
        </w:div>
        <w:div w:id="1224369598">
          <w:marLeft w:val="480"/>
          <w:marRight w:val="0"/>
          <w:marTop w:val="0"/>
          <w:marBottom w:val="0"/>
          <w:divBdr>
            <w:top w:val="none" w:sz="0" w:space="0" w:color="auto"/>
            <w:left w:val="none" w:sz="0" w:space="0" w:color="auto"/>
            <w:bottom w:val="none" w:sz="0" w:space="0" w:color="auto"/>
            <w:right w:val="none" w:sz="0" w:space="0" w:color="auto"/>
          </w:divBdr>
        </w:div>
        <w:div w:id="1307248466">
          <w:marLeft w:val="480"/>
          <w:marRight w:val="0"/>
          <w:marTop w:val="0"/>
          <w:marBottom w:val="0"/>
          <w:divBdr>
            <w:top w:val="none" w:sz="0" w:space="0" w:color="auto"/>
            <w:left w:val="none" w:sz="0" w:space="0" w:color="auto"/>
            <w:bottom w:val="none" w:sz="0" w:space="0" w:color="auto"/>
            <w:right w:val="none" w:sz="0" w:space="0" w:color="auto"/>
          </w:divBdr>
        </w:div>
        <w:div w:id="1805269447">
          <w:marLeft w:val="480"/>
          <w:marRight w:val="0"/>
          <w:marTop w:val="0"/>
          <w:marBottom w:val="0"/>
          <w:divBdr>
            <w:top w:val="none" w:sz="0" w:space="0" w:color="auto"/>
            <w:left w:val="none" w:sz="0" w:space="0" w:color="auto"/>
            <w:bottom w:val="none" w:sz="0" w:space="0" w:color="auto"/>
            <w:right w:val="none" w:sz="0" w:space="0" w:color="auto"/>
          </w:divBdr>
        </w:div>
        <w:div w:id="397943111">
          <w:marLeft w:val="480"/>
          <w:marRight w:val="0"/>
          <w:marTop w:val="0"/>
          <w:marBottom w:val="0"/>
          <w:divBdr>
            <w:top w:val="none" w:sz="0" w:space="0" w:color="auto"/>
            <w:left w:val="none" w:sz="0" w:space="0" w:color="auto"/>
            <w:bottom w:val="none" w:sz="0" w:space="0" w:color="auto"/>
            <w:right w:val="none" w:sz="0" w:space="0" w:color="auto"/>
          </w:divBdr>
        </w:div>
        <w:div w:id="1147553218">
          <w:marLeft w:val="480"/>
          <w:marRight w:val="0"/>
          <w:marTop w:val="0"/>
          <w:marBottom w:val="0"/>
          <w:divBdr>
            <w:top w:val="none" w:sz="0" w:space="0" w:color="auto"/>
            <w:left w:val="none" w:sz="0" w:space="0" w:color="auto"/>
            <w:bottom w:val="none" w:sz="0" w:space="0" w:color="auto"/>
            <w:right w:val="none" w:sz="0" w:space="0" w:color="auto"/>
          </w:divBdr>
        </w:div>
        <w:div w:id="1293049501">
          <w:marLeft w:val="480"/>
          <w:marRight w:val="0"/>
          <w:marTop w:val="0"/>
          <w:marBottom w:val="0"/>
          <w:divBdr>
            <w:top w:val="none" w:sz="0" w:space="0" w:color="auto"/>
            <w:left w:val="none" w:sz="0" w:space="0" w:color="auto"/>
            <w:bottom w:val="none" w:sz="0" w:space="0" w:color="auto"/>
            <w:right w:val="none" w:sz="0" w:space="0" w:color="auto"/>
          </w:divBdr>
        </w:div>
        <w:div w:id="1306819702">
          <w:marLeft w:val="480"/>
          <w:marRight w:val="0"/>
          <w:marTop w:val="0"/>
          <w:marBottom w:val="0"/>
          <w:divBdr>
            <w:top w:val="none" w:sz="0" w:space="0" w:color="auto"/>
            <w:left w:val="none" w:sz="0" w:space="0" w:color="auto"/>
            <w:bottom w:val="none" w:sz="0" w:space="0" w:color="auto"/>
            <w:right w:val="none" w:sz="0" w:space="0" w:color="auto"/>
          </w:divBdr>
        </w:div>
        <w:div w:id="1610746283">
          <w:marLeft w:val="480"/>
          <w:marRight w:val="0"/>
          <w:marTop w:val="0"/>
          <w:marBottom w:val="0"/>
          <w:divBdr>
            <w:top w:val="none" w:sz="0" w:space="0" w:color="auto"/>
            <w:left w:val="none" w:sz="0" w:space="0" w:color="auto"/>
            <w:bottom w:val="none" w:sz="0" w:space="0" w:color="auto"/>
            <w:right w:val="none" w:sz="0" w:space="0" w:color="auto"/>
          </w:divBdr>
        </w:div>
        <w:div w:id="1766027991">
          <w:marLeft w:val="480"/>
          <w:marRight w:val="0"/>
          <w:marTop w:val="0"/>
          <w:marBottom w:val="0"/>
          <w:divBdr>
            <w:top w:val="none" w:sz="0" w:space="0" w:color="auto"/>
            <w:left w:val="none" w:sz="0" w:space="0" w:color="auto"/>
            <w:bottom w:val="none" w:sz="0" w:space="0" w:color="auto"/>
            <w:right w:val="none" w:sz="0" w:space="0" w:color="auto"/>
          </w:divBdr>
        </w:div>
        <w:div w:id="1592591591">
          <w:marLeft w:val="480"/>
          <w:marRight w:val="0"/>
          <w:marTop w:val="0"/>
          <w:marBottom w:val="0"/>
          <w:divBdr>
            <w:top w:val="none" w:sz="0" w:space="0" w:color="auto"/>
            <w:left w:val="none" w:sz="0" w:space="0" w:color="auto"/>
            <w:bottom w:val="none" w:sz="0" w:space="0" w:color="auto"/>
            <w:right w:val="none" w:sz="0" w:space="0" w:color="auto"/>
          </w:divBdr>
        </w:div>
        <w:div w:id="361904074">
          <w:marLeft w:val="480"/>
          <w:marRight w:val="0"/>
          <w:marTop w:val="0"/>
          <w:marBottom w:val="0"/>
          <w:divBdr>
            <w:top w:val="none" w:sz="0" w:space="0" w:color="auto"/>
            <w:left w:val="none" w:sz="0" w:space="0" w:color="auto"/>
            <w:bottom w:val="none" w:sz="0" w:space="0" w:color="auto"/>
            <w:right w:val="none" w:sz="0" w:space="0" w:color="auto"/>
          </w:divBdr>
        </w:div>
        <w:div w:id="1372153131">
          <w:marLeft w:val="480"/>
          <w:marRight w:val="0"/>
          <w:marTop w:val="0"/>
          <w:marBottom w:val="0"/>
          <w:divBdr>
            <w:top w:val="none" w:sz="0" w:space="0" w:color="auto"/>
            <w:left w:val="none" w:sz="0" w:space="0" w:color="auto"/>
            <w:bottom w:val="none" w:sz="0" w:space="0" w:color="auto"/>
            <w:right w:val="none" w:sz="0" w:space="0" w:color="auto"/>
          </w:divBdr>
        </w:div>
        <w:div w:id="1293635740">
          <w:marLeft w:val="480"/>
          <w:marRight w:val="0"/>
          <w:marTop w:val="0"/>
          <w:marBottom w:val="0"/>
          <w:divBdr>
            <w:top w:val="none" w:sz="0" w:space="0" w:color="auto"/>
            <w:left w:val="none" w:sz="0" w:space="0" w:color="auto"/>
            <w:bottom w:val="none" w:sz="0" w:space="0" w:color="auto"/>
            <w:right w:val="none" w:sz="0" w:space="0" w:color="auto"/>
          </w:divBdr>
        </w:div>
        <w:div w:id="284889111">
          <w:marLeft w:val="480"/>
          <w:marRight w:val="0"/>
          <w:marTop w:val="0"/>
          <w:marBottom w:val="0"/>
          <w:divBdr>
            <w:top w:val="none" w:sz="0" w:space="0" w:color="auto"/>
            <w:left w:val="none" w:sz="0" w:space="0" w:color="auto"/>
            <w:bottom w:val="none" w:sz="0" w:space="0" w:color="auto"/>
            <w:right w:val="none" w:sz="0" w:space="0" w:color="auto"/>
          </w:divBdr>
        </w:div>
        <w:div w:id="1531524771">
          <w:marLeft w:val="480"/>
          <w:marRight w:val="0"/>
          <w:marTop w:val="0"/>
          <w:marBottom w:val="0"/>
          <w:divBdr>
            <w:top w:val="none" w:sz="0" w:space="0" w:color="auto"/>
            <w:left w:val="none" w:sz="0" w:space="0" w:color="auto"/>
            <w:bottom w:val="none" w:sz="0" w:space="0" w:color="auto"/>
            <w:right w:val="none" w:sz="0" w:space="0" w:color="auto"/>
          </w:divBdr>
        </w:div>
        <w:div w:id="764614789">
          <w:marLeft w:val="480"/>
          <w:marRight w:val="0"/>
          <w:marTop w:val="0"/>
          <w:marBottom w:val="0"/>
          <w:divBdr>
            <w:top w:val="none" w:sz="0" w:space="0" w:color="auto"/>
            <w:left w:val="none" w:sz="0" w:space="0" w:color="auto"/>
            <w:bottom w:val="none" w:sz="0" w:space="0" w:color="auto"/>
            <w:right w:val="none" w:sz="0" w:space="0" w:color="auto"/>
          </w:divBdr>
        </w:div>
      </w:divsChild>
    </w:div>
    <w:div w:id="676736033">
      <w:bodyDiv w:val="1"/>
      <w:marLeft w:val="0"/>
      <w:marRight w:val="0"/>
      <w:marTop w:val="0"/>
      <w:marBottom w:val="0"/>
      <w:divBdr>
        <w:top w:val="none" w:sz="0" w:space="0" w:color="auto"/>
        <w:left w:val="none" w:sz="0" w:space="0" w:color="auto"/>
        <w:bottom w:val="none" w:sz="0" w:space="0" w:color="auto"/>
        <w:right w:val="none" w:sz="0" w:space="0" w:color="auto"/>
      </w:divBdr>
    </w:div>
    <w:div w:id="679547177">
      <w:bodyDiv w:val="1"/>
      <w:marLeft w:val="0"/>
      <w:marRight w:val="0"/>
      <w:marTop w:val="0"/>
      <w:marBottom w:val="0"/>
      <w:divBdr>
        <w:top w:val="none" w:sz="0" w:space="0" w:color="auto"/>
        <w:left w:val="none" w:sz="0" w:space="0" w:color="auto"/>
        <w:bottom w:val="none" w:sz="0" w:space="0" w:color="auto"/>
        <w:right w:val="none" w:sz="0" w:space="0" w:color="auto"/>
      </w:divBdr>
    </w:div>
    <w:div w:id="682055373">
      <w:bodyDiv w:val="1"/>
      <w:marLeft w:val="0"/>
      <w:marRight w:val="0"/>
      <w:marTop w:val="0"/>
      <w:marBottom w:val="0"/>
      <w:divBdr>
        <w:top w:val="none" w:sz="0" w:space="0" w:color="auto"/>
        <w:left w:val="none" w:sz="0" w:space="0" w:color="auto"/>
        <w:bottom w:val="none" w:sz="0" w:space="0" w:color="auto"/>
        <w:right w:val="none" w:sz="0" w:space="0" w:color="auto"/>
      </w:divBdr>
    </w:div>
    <w:div w:id="698433641">
      <w:bodyDiv w:val="1"/>
      <w:marLeft w:val="0"/>
      <w:marRight w:val="0"/>
      <w:marTop w:val="0"/>
      <w:marBottom w:val="0"/>
      <w:divBdr>
        <w:top w:val="none" w:sz="0" w:space="0" w:color="auto"/>
        <w:left w:val="none" w:sz="0" w:space="0" w:color="auto"/>
        <w:bottom w:val="none" w:sz="0" w:space="0" w:color="auto"/>
        <w:right w:val="none" w:sz="0" w:space="0" w:color="auto"/>
      </w:divBdr>
    </w:div>
    <w:div w:id="708921319">
      <w:bodyDiv w:val="1"/>
      <w:marLeft w:val="0"/>
      <w:marRight w:val="0"/>
      <w:marTop w:val="0"/>
      <w:marBottom w:val="0"/>
      <w:divBdr>
        <w:top w:val="none" w:sz="0" w:space="0" w:color="auto"/>
        <w:left w:val="none" w:sz="0" w:space="0" w:color="auto"/>
        <w:bottom w:val="none" w:sz="0" w:space="0" w:color="auto"/>
        <w:right w:val="none" w:sz="0" w:space="0" w:color="auto"/>
      </w:divBdr>
    </w:div>
    <w:div w:id="711808612">
      <w:bodyDiv w:val="1"/>
      <w:marLeft w:val="0"/>
      <w:marRight w:val="0"/>
      <w:marTop w:val="0"/>
      <w:marBottom w:val="0"/>
      <w:divBdr>
        <w:top w:val="none" w:sz="0" w:space="0" w:color="auto"/>
        <w:left w:val="none" w:sz="0" w:space="0" w:color="auto"/>
        <w:bottom w:val="none" w:sz="0" w:space="0" w:color="auto"/>
        <w:right w:val="none" w:sz="0" w:space="0" w:color="auto"/>
      </w:divBdr>
    </w:div>
    <w:div w:id="712462887">
      <w:bodyDiv w:val="1"/>
      <w:marLeft w:val="0"/>
      <w:marRight w:val="0"/>
      <w:marTop w:val="0"/>
      <w:marBottom w:val="0"/>
      <w:divBdr>
        <w:top w:val="none" w:sz="0" w:space="0" w:color="auto"/>
        <w:left w:val="none" w:sz="0" w:space="0" w:color="auto"/>
        <w:bottom w:val="none" w:sz="0" w:space="0" w:color="auto"/>
        <w:right w:val="none" w:sz="0" w:space="0" w:color="auto"/>
      </w:divBdr>
    </w:div>
    <w:div w:id="712509549">
      <w:bodyDiv w:val="1"/>
      <w:marLeft w:val="0"/>
      <w:marRight w:val="0"/>
      <w:marTop w:val="0"/>
      <w:marBottom w:val="0"/>
      <w:divBdr>
        <w:top w:val="none" w:sz="0" w:space="0" w:color="auto"/>
        <w:left w:val="none" w:sz="0" w:space="0" w:color="auto"/>
        <w:bottom w:val="none" w:sz="0" w:space="0" w:color="auto"/>
        <w:right w:val="none" w:sz="0" w:space="0" w:color="auto"/>
      </w:divBdr>
    </w:div>
    <w:div w:id="713115663">
      <w:bodyDiv w:val="1"/>
      <w:marLeft w:val="0"/>
      <w:marRight w:val="0"/>
      <w:marTop w:val="0"/>
      <w:marBottom w:val="0"/>
      <w:divBdr>
        <w:top w:val="none" w:sz="0" w:space="0" w:color="auto"/>
        <w:left w:val="none" w:sz="0" w:space="0" w:color="auto"/>
        <w:bottom w:val="none" w:sz="0" w:space="0" w:color="auto"/>
        <w:right w:val="none" w:sz="0" w:space="0" w:color="auto"/>
      </w:divBdr>
    </w:div>
    <w:div w:id="714234675">
      <w:bodyDiv w:val="1"/>
      <w:marLeft w:val="0"/>
      <w:marRight w:val="0"/>
      <w:marTop w:val="0"/>
      <w:marBottom w:val="0"/>
      <w:divBdr>
        <w:top w:val="none" w:sz="0" w:space="0" w:color="auto"/>
        <w:left w:val="none" w:sz="0" w:space="0" w:color="auto"/>
        <w:bottom w:val="none" w:sz="0" w:space="0" w:color="auto"/>
        <w:right w:val="none" w:sz="0" w:space="0" w:color="auto"/>
      </w:divBdr>
      <w:divsChild>
        <w:div w:id="249049013">
          <w:marLeft w:val="480"/>
          <w:marRight w:val="0"/>
          <w:marTop w:val="0"/>
          <w:marBottom w:val="0"/>
          <w:divBdr>
            <w:top w:val="none" w:sz="0" w:space="0" w:color="auto"/>
            <w:left w:val="none" w:sz="0" w:space="0" w:color="auto"/>
            <w:bottom w:val="none" w:sz="0" w:space="0" w:color="auto"/>
            <w:right w:val="none" w:sz="0" w:space="0" w:color="auto"/>
          </w:divBdr>
        </w:div>
        <w:div w:id="975987589">
          <w:marLeft w:val="480"/>
          <w:marRight w:val="0"/>
          <w:marTop w:val="0"/>
          <w:marBottom w:val="0"/>
          <w:divBdr>
            <w:top w:val="none" w:sz="0" w:space="0" w:color="auto"/>
            <w:left w:val="none" w:sz="0" w:space="0" w:color="auto"/>
            <w:bottom w:val="none" w:sz="0" w:space="0" w:color="auto"/>
            <w:right w:val="none" w:sz="0" w:space="0" w:color="auto"/>
          </w:divBdr>
        </w:div>
        <w:div w:id="146945255">
          <w:marLeft w:val="480"/>
          <w:marRight w:val="0"/>
          <w:marTop w:val="0"/>
          <w:marBottom w:val="0"/>
          <w:divBdr>
            <w:top w:val="none" w:sz="0" w:space="0" w:color="auto"/>
            <w:left w:val="none" w:sz="0" w:space="0" w:color="auto"/>
            <w:bottom w:val="none" w:sz="0" w:space="0" w:color="auto"/>
            <w:right w:val="none" w:sz="0" w:space="0" w:color="auto"/>
          </w:divBdr>
        </w:div>
        <w:div w:id="253251268">
          <w:marLeft w:val="480"/>
          <w:marRight w:val="0"/>
          <w:marTop w:val="0"/>
          <w:marBottom w:val="0"/>
          <w:divBdr>
            <w:top w:val="none" w:sz="0" w:space="0" w:color="auto"/>
            <w:left w:val="none" w:sz="0" w:space="0" w:color="auto"/>
            <w:bottom w:val="none" w:sz="0" w:space="0" w:color="auto"/>
            <w:right w:val="none" w:sz="0" w:space="0" w:color="auto"/>
          </w:divBdr>
        </w:div>
        <w:div w:id="1458186067">
          <w:marLeft w:val="480"/>
          <w:marRight w:val="0"/>
          <w:marTop w:val="0"/>
          <w:marBottom w:val="0"/>
          <w:divBdr>
            <w:top w:val="none" w:sz="0" w:space="0" w:color="auto"/>
            <w:left w:val="none" w:sz="0" w:space="0" w:color="auto"/>
            <w:bottom w:val="none" w:sz="0" w:space="0" w:color="auto"/>
            <w:right w:val="none" w:sz="0" w:space="0" w:color="auto"/>
          </w:divBdr>
        </w:div>
        <w:div w:id="529340189">
          <w:marLeft w:val="480"/>
          <w:marRight w:val="0"/>
          <w:marTop w:val="0"/>
          <w:marBottom w:val="0"/>
          <w:divBdr>
            <w:top w:val="none" w:sz="0" w:space="0" w:color="auto"/>
            <w:left w:val="none" w:sz="0" w:space="0" w:color="auto"/>
            <w:bottom w:val="none" w:sz="0" w:space="0" w:color="auto"/>
            <w:right w:val="none" w:sz="0" w:space="0" w:color="auto"/>
          </w:divBdr>
        </w:div>
        <w:div w:id="1133207029">
          <w:marLeft w:val="480"/>
          <w:marRight w:val="0"/>
          <w:marTop w:val="0"/>
          <w:marBottom w:val="0"/>
          <w:divBdr>
            <w:top w:val="none" w:sz="0" w:space="0" w:color="auto"/>
            <w:left w:val="none" w:sz="0" w:space="0" w:color="auto"/>
            <w:bottom w:val="none" w:sz="0" w:space="0" w:color="auto"/>
            <w:right w:val="none" w:sz="0" w:space="0" w:color="auto"/>
          </w:divBdr>
        </w:div>
        <w:div w:id="340208197">
          <w:marLeft w:val="480"/>
          <w:marRight w:val="0"/>
          <w:marTop w:val="0"/>
          <w:marBottom w:val="0"/>
          <w:divBdr>
            <w:top w:val="none" w:sz="0" w:space="0" w:color="auto"/>
            <w:left w:val="none" w:sz="0" w:space="0" w:color="auto"/>
            <w:bottom w:val="none" w:sz="0" w:space="0" w:color="auto"/>
            <w:right w:val="none" w:sz="0" w:space="0" w:color="auto"/>
          </w:divBdr>
        </w:div>
        <w:div w:id="916787418">
          <w:marLeft w:val="480"/>
          <w:marRight w:val="0"/>
          <w:marTop w:val="0"/>
          <w:marBottom w:val="0"/>
          <w:divBdr>
            <w:top w:val="none" w:sz="0" w:space="0" w:color="auto"/>
            <w:left w:val="none" w:sz="0" w:space="0" w:color="auto"/>
            <w:bottom w:val="none" w:sz="0" w:space="0" w:color="auto"/>
            <w:right w:val="none" w:sz="0" w:space="0" w:color="auto"/>
          </w:divBdr>
        </w:div>
        <w:div w:id="325284900">
          <w:marLeft w:val="480"/>
          <w:marRight w:val="0"/>
          <w:marTop w:val="0"/>
          <w:marBottom w:val="0"/>
          <w:divBdr>
            <w:top w:val="none" w:sz="0" w:space="0" w:color="auto"/>
            <w:left w:val="none" w:sz="0" w:space="0" w:color="auto"/>
            <w:bottom w:val="none" w:sz="0" w:space="0" w:color="auto"/>
            <w:right w:val="none" w:sz="0" w:space="0" w:color="auto"/>
          </w:divBdr>
        </w:div>
        <w:div w:id="1185944777">
          <w:marLeft w:val="480"/>
          <w:marRight w:val="0"/>
          <w:marTop w:val="0"/>
          <w:marBottom w:val="0"/>
          <w:divBdr>
            <w:top w:val="none" w:sz="0" w:space="0" w:color="auto"/>
            <w:left w:val="none" w:sz="0" w:space="0" w:color="auto"/>
            <w:bottom w:val="none" w:sz="0" w:space="0" w:color="auto"/>
            <w:right w:val="none" w:sz="0" w:space="0" w:color="auto"/>
          </w:divBdr>
        </w:div>
        <w:div w:id="1881358005">
          <w:marLeft w:val="480"/>
          <w:marRight w:val="0"/>
          <w:marTop w:val="0"/>
          <w:marBottom w:val="0"/>
          <w:divBdr>
            <w:top w:val="none" w:sz="0" w:space="0" w:color="auto"/>
            <w:left w:val="none" w:sz="0" w:space="0" w:color="auto"/>
            <w:bottom w:val="none" w:sz="0" w:space="0" w:color="auto"/>
            <w:right w:val="none" w:sz="0" w:space="0" w:color="auto"/>
          </w:divBdr>
        </w:div>
        <w:div w:id="1396930376">
          <w:marLeft w:val="480"/>
          <w:marRight w:val="0"/>
          <w:marTop w:val="0"/>
          <w:marBottom w:val="0"/>
          <w:divBdr>
            <w:top w:val="none" w:sz="0" w:space="0" w:color="auto"/>
            <w:left w:val="none" w:sz="0" w:space="0" w:color="auto"/>
            <w:bottom w:val="none" w:sz="0" w:space="0" w:color="auto"/>
            <w:right w:val="none" w:sz="0" w:space="0" w:color="auto"/>
          </w:divBdr>
        </w:div>
        <w:div w:id="929852470">
          <w:marLeft w:val="480"/>
          <w:marRight w:val="0"/>
          <w:marTop w:val="0"/>
          <w:marBottom w:val="0"/>
          <w:divBdr>
            <w:top w:val="none" w:sz="0" w:space="0" w:color="auto"/>
            <w:left w:val="none" w:sz="0" w:space="0" w:color="auto"/>
            <w:bottom w:val="none" w:sz="0" w:space="0" w:color="auto"/>
            <w:right w:val="none" w:sz="0" w:space="0" w:color="auto"/>
          </w:divBdr>
        </w:div>
        <w:div w:id="2031486533">
          <w:marLeft w:val="480"/>
          <w:marRight w:val="0"/>
          <w:marTop w:val="0"/>
          <w:marBottom w:val="0"/>
          <w:divBdr>
            <w:top w:val="none" w:sz="0" w:space="0" w:color="auto"/>
            <w:left w:val="none" w:sz="0" w:space="0" w:color="auto"/>
            <w:bottom w:val="none" w:sz="0" w:space="0" w:color="auto"/>
            <w:right w:val="none" w:sz="0" w:space="0" w:color="auto"/>
          </w:divBdr>
        </w:div>
        <w:div w:id="287317594">
          <w:marLeft w:val="480"/>
          <w:marRight w:val="0"/>
          <w:marTop w:val="0"/>
          <w:marBottom w:val="0"/>
          <w:divBdr>
            <w:top w:val="none" w:sz="0" w:space="0" w:color="auto"/>
            <w:left w:val="none" w:sz="0" w:space="0" w:color="auto"/>
            <w:bottom w:val="none" w:sz="0" w:space="0" w:color="auto"/>
            <w:right w:val="none" w:sz="0" w:space="0" w:color="auto"/>
          </w:divBdr>
        </w:div>
        <w:div w:id="2111273237">
          <w:marLeft w:val="480"/>
          <w:marRight w:val="0"/>
          <w:marTop w:val="0"/>
          <w:marBottom w:val="0"/>
          <w:divBdr>
            <w:top w:val="none" w:sz="0" w:space="0" w:color="auto"/>
            <w:left w:val="none" w:sz="0" w:space="0" w:color="auto"/>
            <w:bottom w:val="none" w:sz="0" w:space="0" w:color="auto"/>
            <w:right w:val="none" w:sz="0" w:space="0" w:color="auto"/>
          </w:divBdr>
        </w:div>
        <w:div w:id="1349674065">
          <w:marLeft w:val="480"/>
          <w:marRight w:val="0"/>
          <w:marTop w:val="0"/>
          <w:marBottom w:val="0"/>
          <w:divBdr>
            <w:top w:val="none" w:sz="0" w:space="0" w:color="auto"/>
            <w:left w:val="none" w:sz="0" w:space="0" w:color="auto"/>
            <w:bottom w:val="none" w:sz="0" w:space="0" w:color="auto"/>
            <w:right w:val="none" w:sz="0" w:space="0" w:color="auto"/>
          </w:divBdr>
        </w:div>
        <w:div w:id="618998376">
          <w:marLeft w:val="480"/>
          <w:marRight w:val="0"/>
          <w:marTop w:val="0"/>
          <w:marBottom w:val="0"/>
          <w:divBdr>
            <w:top w:val="none" w:sz="0" w:space="0" w:color="auto"/>
            <w:left w:val="none" w:sz="0" w:space="0" w:color="auto"/>
            <w:bottom w:val="none" w:sz="0" w:space="0" w:color="auto"/>
            <w:right w:val="none" w:sz="0" w:space="0" w:color="auto"/>
          </w:divBdr>
        </w:div>
        <w:div w:id="1780441946">
          <w:marLeft w:val="480"/>
          <w:marRight w:val="0"/>
          <w:marTop w:val="0"/>
          <w:marBottom w:val="0"/>
          <w:divBdr>
            <w:top w:val="none" w:sz="0" w:space="0" w:color="auto"/>
            <w:left w:val="none" w:sz="0" w:space="0" w:color="auto"/>
            <w:bottom w:val="none" w:sz="0" w:space="0" w:color="auto"/>
            <w:right w:val="none" w:sz="0" w:space="0" w:color="auto"/>
          </w:divBdr>
        </w:div>
        <w:div w:id="228729438">
          <w:marLeft w:val="480"/>
          <w:marRight w:val="0"/>
          <w:marTop w:val="0"/>
          <w:marBottom w:val="0"/>
          <w:divBdr>
            <w:top w:val="none" w:sz="0" w:space="0" w:color="auto"/>
            <w:left w:val="none" w:sz="0" w:space="0" w:color="auto"/>
            <w:bottom w:val="none" w:sz="0" w:space="0" w:color="auto"/>
            <w:right w:val="none" w:sz="0" w:space="0" w:color="auto"/>
          </w:divBdr>
        </w:div>
        <w:div w:id="66073914">
          <w:marLeft w:val="480"/>
          <w:marRight w:val="0"/>
          <w:marTop w:val="0"/>
          <w:marBottom w:val="0"/>
          <w:divBdr>
            <w:top w:val="none" w:sz="0" w:space="0" w:color="auto"/>
            <w:left w:val="none" w:sz="0" w:space="0" w:color="auto"/>
            <w:bottom w:val="none" w:sz="0" w:space="0" w:color="auto"/>
            <w:right w:val="none" w:sz="0" w:space="0" w:color="auto"/>
          </w:divBdr>
        </w:div>
        <w:div w:id="267590421">
          <w:marLeft w:val="480"/>
          <w:marRight w:val="0"/>
          <w:marTop w:val="0"/>
          <w:marBottom w:val="0"/>
          <w:divBdr>
            <w:top w:val="none" w:sz="0" w:space="0" w:color="auto"/>
            <w:left w:val="none" w:sz="0" w:space="0" w:color="auto"/>
            <w:bottom w:val="none" w:sz="0" w:space="0" w:color="auto"/>
            <w:right w:val="none" w:sz="0" w:space="0" w:color="auto"/>
          </w:divBdr>
        </w:div>
        <w:div w:id="2123259998">
          <w:marLeft w:val="480"/>
          <w:marRight w:val="0"/>
          <w:marTop w:val="0"/>
          <w:marBottom w:val="0"/>
          <w:divBdr>
            <w:top w:val="none" w:sz="0" w:space="0" w:color="auto"/>
            <w:left w:val="none" w:sz="0" w:space="0" w:color="auto"/>
            <w:bottom w:val="none" w:sz="0" w:space="0" w:color="auto"/>
            <w:right w:val="none" w:sz="0" w:space="0" w:color="auto"/>
          </w:divBdr>
        </w:div>
        <w:div w:id="767309211">
          <w:marLeft w:val="480"/>
          <w:marRight w:val="0"/>
          <w:marTop w:val="0"/>
          <w:marBottom w:val="0"/>
          <w:divBdr>
            <w:top w:val="none" w:sz="0" w:space="0" w:color="auto"/>
            <w:left w:val="none" w:sz="0" w:space="0" w:color="auto"/>
            <w:bottom w:val="none" w:sz="0" w:space="0" w:color="auto"/>
            <w:right w:val="none" w:sz="0" w:space="0" w:color="auto"/>
          </w:divBdr>
        </w:div>
        <w:div w:id="221135787">
          <w:marLeft w:val="480"/>
          <w:marRight w:val="0"/>
          <w:marTop w:val="0"/>
          <w:marBottom w:val="0"/>
          <w:divBdr>
            <w:top w:val="none" w:sz="0" w:space="0" w:color="auto"/>
            <w:left w:val="none" w:sz="0" w:space="0" w:color="auto"/>
            <w:bottom w:val="none" w:sz="0" w:space="0" w:color="auto"/>
            <w:right w:val="none" w:sz="0" w:space="0" w:color="auto"/>
          </w:divBdr>
        </w:div>
        <w:div w:id="601646420">
          <w:marLeft w:val="480"/>
          <w:marRight w:val="0"/>
          <w:marTop w:val="0"/>
          <w:marBottom w:val="0"/>
          <w:divBdr>
            <w:top w:val="none" w:sz="0" w:space="0" w:color="auto"/>
            <w:left w:val="none" w:sz="0" w:space="0" w:color="auto"/>
            <w:bottom w:val="none" w:sz="0" w:space="0" w:color="auto"/>
            <w:right w:val="none" w:sz="0" w:space="0" w:color="auto"/>
          </w:divBdr>
        </w:div>
        <w:div w:id="1702122271">
          <w:marLeft w:val="480"/>
          <w:marRight w:val="0"/>
          <w:marTop w:val="0"/>
          <w:marBottom w:val="0"/>
          <w:divBdr>
            <w:top w:val="none" w:sz="0" w:space="0" w:color="auto"/>
            <w:left w:val="none" w:sz="0" w:space="0" w:color="auto"/>
            <w:bottom w:val="none" w:sz="0" w:space="0" w:color="auto"/>
            <w:right w:val="none" w:sz="0" w:space="0" w:color="auto"/>
          </w:divBdr>
        </w:div>
        <w:div w:id="1856068529">
          <w:marLeft w:val="480"/>
          <w:marRight w:val="0"/>
          <w:marTop w:val="0"/>
          <w:marBottom w:val="0"/>
          <w:divBdr>
            <w:top w:val="none" w:sz="0" w:space="0" w:color="auto"/>
            <w:left w:val="none" w:sz="0" w:space="0" w:color="auto"/>
            <w:bottom w:val="none" w:sz="0" w:space="0" w:color="auto"/>
            <w:right w:val="none" w:sz="0" w:space="0" w:color="auto"/>
          </w:divBdr>
        </w:div>
        <w:div w:id="1086072191">
          <w:marLeft w:val="480"/>
          <w:marRight w:val="0"/>
          <w:marTop w:val="0"/>
          <w:marBottom w:val="0"/>
          <w:divBdr>
            <w:top w:val="none" w:sz="0" w:space="0" w:color="auto"/>
            <w:left w:val="none" w:sz="0" w:space="0" w:color="auto"/>
            <w:bottom w:val="none" w:sz="0" w:space="0" w:color="auto"/>
            <w:right w:val="none" w:sz="0" w:space="0" w:color="auto"/>
          </w:divBdr>
        </w:div>
        <w:div w:id="2120644171">
          <w:marLeft w:val="480"/>
          <w:marRight w:val="0"/>
          <w:marTop w:val="0"/>
          <w:marBottom w:val="0"/>
          <w:divBdr>
            <w:top w:val="none" w:sz="0" w:space="0" w:color="auto"/>
            <w:left w:val="none" w:sz="0" w:space="0" w:color="auto"/>
            <w:bottom w:val="none" w:sz="0" w:space="0" w:color="auto"/>
            <w:right w:val="none" w:sz="0" w:space="0" w:color="auto"/>
          </w:divBdr>
        </w:div>
        <w:div w:id="1256478662">
          <w:marLeft w:val="480"/>
          <w:marRight w:val="0"/>
          <w:marTop w:val="0"/>
          <w:marBottom w:val="0"/>
          <w:divBdr>
            <w:top w:val="none" w:sz="0" w:space="0" w:color="auto"/>
            <w:left w:val="none" w:sz="0" w:space="0" w:color="auto"/>
            <w:bottom w:val="none" w:sz="0" w:space="0" w:color="auto"/>
            <w:right w:val="none" w:sz="0" w:space="0" w:color="auto"/>
          </w:divBdr>
        </w:div>
        <w:div w:id="1972665287">
          <w:marLeft w:val="480"/>
          <w:marRight w:val="0"/>
          <w:marTop w:val="0"/>
          <w:marBottom w:val="0"/>
          <w:divBdr>
            <w:top w:val="none" w:sz="0" w:space="0" w:color="auto"/>
            <w:left w:val="none" w:sz="0" w:space="0" w:color="auto"/>
            <w:bottom w:val="none" w:sz="0" w:space="0" w:color="auto"/>
            <w:right w:val="none" w:sz="0" w:space="0" w:color="auto"/>
          </w:divBdr>
        </w:div>
        <w:div w:id="907688518">
          <w:marLeft w:val="480"/>
          <w:marRight w:val="0"/>
          <w:marTop w:val="0"/>
          <w:marBottom w:val="0"/>
          <w:divBdr>
            <w:top w:val="none" w:sz="0" w:space="0" w:color="auto"/>
            <w:left w:val="none" w:sz="0" w:space="0" w:color="auto"/>
            <w:bottom w:val="none" w:sz="0" w:space="0" w:color="auto"/>
            <w:right w:val="none" w:sz="0" w:space="0" w:color="auto"/>
          </w:divBdr>
        </w:div>
        <w:div w:id="970286687">
          <w:marLeft w:val="480"/>
          <w:marRight w:val="0"/>
          <w:marTop w:val="0"/>
          <w:marBottom w:val="0"/>
          <w:divBdr>
            <w:top w:val="none" w:sz="0" w:space="0" w:color="auto"/>
            <w:left w:val="none" w:sz="0" w:space="0" w:color="auto"/>
            <w:bottom w:val="none" w:sz="0" w:space="0" w:color="auto"/>
            <w:right w:val="none" w:sz="0" w:space="0" w:color="auto"/>
          </w:divBdr>
        </w:div>
        <w:div w:id="1635869625">
          <w:marLeft w:val="480"/>
          <w:marRight w:val="0"/>
          <w:marTop w:val="0"/>
          <w:marBottom w:val="0"/>
          <w:divBdr>
            <w:top w:val="none" w:sz="0" w:space="0" w:color="auto"/>
            <w:left w:val="none" w:sz="0" w:space="0" w:color="auto"/>
            <w:bottom w:val="none" w:sz="0" w:space="0" w:color="auto"/>
            <w:right w:val="none" w:sz="0" w:space="0" w:color="auto"/>
          </w:divBdr>
        </w:div>
        <w:div w:id="1636524803">
          <w:marLeft w:val="480"/>
          <w:marRight w:val="0"/>
          <w:marTop w:val="0"/>
          <w:marBottom w:val="0"/>
          <w:divBdr>
            <w:top w:val="none" w:sz="0" w:space="0" w:color="auto"/>
            <w:left w:val="none" w:sz="0" w:space="0" w:color="auto"/>
            <w:bottom w:val="none" w:sz="0" w:space="0" w:color="auto"/>
            <w:right w:val="none" w:sz="0" w:space="0" w:color="auto"/>
          </w:divBdr>
        </w:div>
        <w:div w:id="236941179">
          <w:marLeft w:val="480"/>
          <w:marRight w:val="0"/>
          <w:marTop w:val="0"/>
          <w:marBottom w:val="0"/>
          <w:divBdr>
            <w:top w:val="none" w:sz="0" w:space="0" w:color="auto"/>
            <w:left w:val="none" w:sz="0" w:space="0" w:color="auto"/>
            <w:bottom w:val="none" w:sz="0" w:space="0" w:color="auto"/>
            <w:right w:val="none" w:sz="0" w:space="0" w:color="auto"/>
          </w:divBdr>
        </w:div>
        <w:div w:id="1582989066">
          <w:marLeft w:val="480"/>
          <w:marRight w:val="0"/>
          <w:marTop w:val="0"/>
          <w:marBottom w:val="0"/>
          <w:divBdr>
            <w:top w:val="none" w:sz="0" w:space="0" w:color="auto"/>
            <w:left w:val="none" w:sz="0" w:space="0" w:color="auto"/>
            <w:bottom w:val="none" w:sz="0" w:space="0" w:color="auto"/>
            <w:right w:val="none" w:sz="0" w:space="0" w:color="auto"/>
          </w:divBdr>
        </w:div>
        <w:div w:id="1349021981">
          <w:marLeft w:val="480"/>
          <w:marRight w:val="0"/>
          <w:marTop w:val="0"/>
          <w:marBottom w:val="0"/>
          <w:divBdr>
            <w:top w:val="none" w:sz="0" w:space="0" w:color="auto"/>
            <w:left w:val="none" w:sz="0" w:space="0" w:color="auto"/>
            <w:bottom w:val="none" w:sz="0" w:space="0" w:color="auto"/>
            <w:right w:val="none" w:sz="0" w:space="0" w:color="auto"/>
          </w:divBdr>
        </w:div>
        <w:div w:id="570119229">
          <w:marLeft w:val="480"/>
          <w:marRight w:val="0"/>
          <w:marTop w:val="0"/>
          <w:marBottom w:val="0"/>
          <w:divBdr>
            <w:top w:val="none" w:sz="0" w:space="0" w:color="auto"/>
            <w:left w:val="none" w:sz="0" w:space="0" w:color="auto"/>
            <w:bottom w:val="none" w:sz="0" w:space="0" w:color="auto"/>
            <w:right w:val="none" w:sz="0" w:space="0" w:color="auto"/>
          </w:divBdr>
        </w:div>
        <w:div w:id="1326786461">
          <w:marLeft w:val="480"/>
          <w:marRight w:val="0"/>
          <w:marTop w:val="0"/>
          <w:marBottom w:val="0"/>
          <w:divBdr>
            <w:top w:val="none" w:sz="0" w:space="0" w:color="auto"/>
            <w:left w:val="none" w:sz="0" w:space="0" w:color="auto"/>
            <w:bottom w:val="none" w:sz="0" w:space="0" w:color="auto"/>
            <w:right w:val="none" w:sz="0" w:space="0" w:color="auto"/>
          </w:divBdr>
        </w:div>
        <w:div w:id="1358585466">
          <w:marLeft w:val="480"/>
          <w:marRight w:val="0"/>
          <w:marTop w:val="0"/>
          <w:marBottom w:val="0"/>
          <w:divBdr>
            <w:top w:val="none" w:sz="0" w:space="0" w:color="auto"/>
            <w:left w:val="none" w:sz="0" w:space="0" w:color="auto"/>
            <w:bottom w:val="none" w:sz="0" w:space="0" w:color="auto"/>
            <w:right w:val="none" w:sz="0" w:space="0" w:color="auto"/>
          </w:divBdr>
        </w:div>
        <w:div w:id="588271718">
          <w:marLeft w:val="480"/>
          <w:marRight w:val="0"/>
          <w:marTop w:val="0"/>
          <w:marBottom w:val="0"/>
          <w:divBdr>
            <w:top w:val="none" w:sz="0" w:space="0" w:color="auto"/>
            <w:left w:val="none" w:sz="0" w:space="0" w:color="auto"/>
            <w:bottom w:val="none" w:sz="0" w:space="0" w:color="auto"/>
            <w:right w:val="none" w:sz="0" w:space="0" w:color="auto"/>
          </w:divBdr>
        </w:div>
        <w:div w:id="2116947945">
          <w:marLeft w:val="480"/>
          <w:marRight w:val="0"/>
          <w:marTop w:val="0"/>
          <w:marBottom w:val="0"/>
          <w:divBdr>
            <w:top w:val="none" w:sz="0" w:space="0" w:color="auto"/>
            <w:left w:val="none" w:sz="0" w:space="0" w:color="auto"/>
            <w:bottom w:val="none" w:sz="0" w:space="0" w:color="auto"/>
            <w:right w:val="none" w:sz="0" w:space="0" w:color="auto"/>
          </w:divBdr>
        </w:div>
        <w:div w:id="1580794830">
          <w:marLeft w:val="480"/>
          <w:marRight w:val="0"/>
          <w:marTop w:val="0"/>
          <w:marBottom w:val="0"/>
          <w:divBdr>
            <w:top w:val="none" w:sz="0" w:space="0" w:color="auto"/>
            <w:left w:val="none" w:sz="0" w:space="0" w:color="auto"/>
            <w:bottom w:val="none" w:sz="0" w:space="0" w:color="auto"/>
            <w:right w:val="none" w:sz="0" w:space="0" w:color="auto"/>
          </w:divBdr>
        </w:div>
        <w:div w:id="1891184284">
          <w:marLeft w:val="480"/>
          <w:marRight w:val="0"/>
          <w:marTop w:val="0"/>
          <w:marBottom w:val="0"/>
          <w:divBdr>
            <w:top w:val="none" w:sz="0" w:space="0" w:color="auto"/>
            <w:left w:val="none" w:sz="0" w:space="0" w:color="auto"/>
            <w:bottom w:val="none" w:sz="0" w:space="0" w:color="auto"/>
            <w:right w:val="none" w:sz="0" w:space="0" w:color="auto"/>
          </w:divBdr>
        </w:div>
        <w:div w:id="1029068351">
          <w:marLeft w:val="480"/>
          <w:marRight w:val="0"/>
          <w:marTop w:val="0"/>
          <w:marBottom w:val="0"/>
          <w:divBdr>
            <w:top w:val="none" w:sz="0" w:space="0" w:color="auto"/>
            <w:left w:val="none" w:sz="0" w:space="0" w:color="auto"/>
            <w:bottom w:val="none" w:sz="0" w:space="0" w:color="auto"/>
            <w:right w:val="none" w:sz="0" w:space="0" w:color="auto"/>
          </w:divBdr>
        </w:div>
        <w:div w:id="1637027301">
          <w:marLeft w:val="480"/>
          <w:marRight w:val="0"/>
          <w:marTop w:val="0"/>
          <w:marBottom w:val="0"/>
          <w:divBdr>
            <w:top w:val="none" w:sz="0" w:space="0" w:color="auto"/>
            <w:left w:val="none" w:sz="0" w:space="0" w:color="auto"/>
            <w:bottom w:val="none" w:sz="0" w:space="0" w:color="auto"/>
            <w:right w:val="none" w:sz="0" w:space="0" w:color="auto"/>
          </w:divBdr>
        </w:div>
        <w:div w:id="480538225">
          <w:marLeft w:val="480"/>
          <w:marRight w:val="0"/>
          <w:marTop w:val="0"/>
          <w:marBottom w:val="0"/>
          <w:divBdr>
            <w:top w:val="none" w:sz="0" w:space="0" w:color="auto"/>
            <w:left w:val="none" w:sz="0" w:space="0" w:color="auto"/>
            <w:bottom w:val="none" w:sz="0" w:space="0" w:color="auto"/>
            <w:right w:val="none" w:sz="0" w:space="0" w:color="auto"/>
          </w:divBdr>
        </w:div>
        <w:div w:id="235434464">
          <w:marLeft w:val="480"/>
          <w:marRight w:val="0"/>
          <w:marTop w:val="0"/>
          <w:marBottom w:val="0"/>
          <w:divBdr>
            <w:top w:val="none" w:sz="0" w:space="0" w:color="auto"/>
            <w:left w:val="none" w:sz="0" w:space="0" w:color="auto"/>
            <w:bottom w:val="none" w:sz="0" w:space="0" w:color="auto"/>
            <w:right w:val="none" w:sz="0" w:space="0" w:color="auto"/>
          </w:divBdr>
        </w:div>
        <w:div w:id="1502433878">
          <w:marLeft w:val="480"/>
          <w:marRight w:val="0"/>
          <w:marTop w:val="0"/>
          <w:marBottom w:val="0"/>
          <w:divBdr>
            <w:top w:val="none" w:sz="0" w:space="0" w:color="auto"/>
            <w:left w:val="none" w:sz="0" w:space="0" w:color="auto"/>
            <w:bottom w:val="none" w:sz="0" w:space="0" w:color="auto"/>
            <w:right w:val="none" w:sz="0" w:space="0" w:color="auto"/>
          </w:divBdr>
        </w:div>
        <w:div w:id="1196818940">
          <w:marLeft w:val="480"/>
          <w:marRight w:val="0"/>
          <w:marTop w:val="0"/>
          <w:marBottom w:val="0"/>
          <w:divBdr>
            <w:top w:val="none" w:sz="0" w:space="0" w:color="auto"/>
            <w:left w:val="none" w:sz="0" w:space="0" w:color="auto"/>
            <w:bottom w:val="none" w:sz="0" w:space="0" w:color="auto"/>
            <w:right w:val="none" w:sz="0" w:space="0" w:color="auto"/>
          </w:divBdr>
        </w:div>
      </w:divsChild>
    </w:div>
    <w:div w:id="714693110">
      <w:bodyDiv w:val="1"/>
      <w:marLeft w:val="0"/>
      <w:marRight w:val="0"/>
      <w:marTop w:val="0"/>
      <w:marBottom w:val="0"/>
      <w:divBdr>
        <w:top w:val="none" w:sz="0" w:space="0" w:color="auto"/>
        <w:left w:val="none" w:sz="0" w:space="0" w:color="auto"/>
        <w:bottom w:val="none" w:sz="0" w:space="0" w:color="auto"/>
        <w:right w:val="none" w:sz="0" w:space="0" w:color="auto"/>
      </w:divBdr>
    </w:div>
    <w:div w:id="726957804">
      <w:bodyDiv w:val="1"/>
      <w:marLeft w:val="0"/>
      <w:marRight w:val="0"/>
      <w:marTop w:val="0"/>
      <w:marBottom w:val="0"/>
      <w:divBdr>
        <w:top w:val="none" w:sz="0" w:space="0" w:color="auto"/>
        <w:left w:val="none" w:sz="0" w:space="0" w:color="auto"/>
        <w:bottom w:val="none" w:sz="0" w:space="0" w:color="auto"/>
        <w:right w:val="none" w:sz="0" w:space="0" w:color="auto"/>
      </w:divBdr>
    </w:div>
    <w:div w:id="727531063">
      <w:bodyDiv w:val="1"/>
      <w:marLeft w:val="0"/>
      <w:marRight w:val="0"/>
      <w:marTop w:val="0"/>
      <w:marBottom w:val="0"/>
      <w:divBdr>
        <w:top w:val="none" w:sz="0" w:space="0" w:color="auto"/>
        <w:left w:val="none" w:sz="0" w:space="0" w:color="auto"/>
        <w:bottom w:val="none" w:sz="0" w:space="0" w:color="auto"/>
        <w:right w:val="none" w:sz="0" w:space="0" w:color="auto"/>
      </w:divBdr>
    </w:div>
    <w:div w:id="728652190">
      <w:bodyDiv w:val="1"/>
      <w:marLeft w:val="0"/>
      <w:marRight w:val="0"/>
      <w:marTop w:val="0"/>
      <w:marBottom w:val="0"/>
      <w:divBdr>
        <w:top w:val="none" w:sz="0" w:space="0" w:color="auto"/>
        <w:left w:val="none" w:sz="0" w:space="0" w:color="auto"/>
        <w:bottom w:val="none" w:sz="0" w:space="0" w:color="auto"/>
        <w:right w:val="none" w:sz="0" w:space="0" w:color="auto"/>
      </w:divBdr>
    </w:div>
    <w:div w:id="733770888">
      <w:bodyDiv w:val="1"/>
      <w:marLeft w:val="0"/>
      <w:marRight w:val="0"/>
      <w:marTop w:val="0"/>
      <w:marBottom w:val="0"/>
      <w:divBdr>
        <w:top w:val="none" w:sz="0" w:space="0" w:color="auto"/>
        <w:left w:val="none" w:sz="0" w:space="0" w:color="auto"/>
        <w:bottom w:val="none" w:sz="0" w:space="0" w:color="auto"/>
        <w:right w:val="none" w:sz="0" w:space="0" w:color="auto"/>
      </w:divBdr>
    </w:div>
    <w:div w:id="735514192">
      <w:bodyDiv w:val="1"/>
      <w:marLeft w:val="0"/>
      <w:marRight w:val="0"/>
      <w:marTop w:val="0"/>
      <w:marBottom w:val="0"/>
      <w:divBdr>
        <w:top w:val="none" w:sz="0" w:space="0" w:color="auto"/>
        <w:left w:val="none" w:sz="0" w:space="0" w:color="auto"/>
        <w:bottom w:val="none" w:sz="0" w:space="0" w:color="auto"/>
        <w:right w:val="none" w:sz="0" w:space="0" w:color="auto"/>
      </w:divBdr>
    </w:div>
    <w:div w:id="737828125">
      <w:bodyDiv w:val="1"/>
      <w:marLeft w:val="0"/>
      <w:marRight w:val="0"/>
      <w:marTop w:val="0"/>
      <w:marBottom w:val="0"/>
      <w:divBdr>
        <w:top w:val="none" w:sz="0" w:space="0" w:color="auto"/>
        <w:left w:val="none" w:sz="0" w:space="0" w:color="auto"/>
        <w:bottom w:val="none" w:sz="0" w:space="0" w:color="auto"/>
        <w:right w:val="none" w:sz="0" w:space="0" w:color="auto"/>
      </w:divBdr>
    </w:div>
    <w:div w:id="741487645">
      <w:bodyDiv w:val="1"/>
      <w:marLeft w:val="0"/>
      <w:marRight w:val="0"/>
      <w:marTop w:val="0"/>
      <w:marBottom w:val="0"/>
      <w:divBdr>
        <w:top w:val="none" w:sz="0" w:space="0" w:color="auto"/>
        <w:left w:val="none" w:sz="0" w:space="0" w:color="auto"/>
        <w:bottom w:val="none" w:sz="0" w:space="0" w:color="auto"/>
        <w:right w:val="none" w:sz="0" w:space="0" w:color="auto"/>
      </w:divBdr>
    </w:div>
    <w:div w:id="745107184">
      <w:bodyDiv w:val="1"/>
      <w:marLeft w:val="0"/>
      <w:marRight w:val="0"/>
      <w:marTop w:val="0"/>
      <w:marBottom w:val="0"/>
      <w:divBdr>
        <w:top w:val="none" w:sz="0" w:space="0" w:color="auto"/>
        <w:left w:val="none" w:sz="0" w:space="0" w:color="auto"/>
        <w:bottom w:val="none" w:sz="0" w:space="0" w:color="auto"/>
        <w:right w:val="none" w:sz="0" w:space="0" w:color="auto"/>
      </w:divBdr>
    </w:div>
    <w:div w:id="749155720">
      <w:bodyDiv w:val="1"/>
      <w:marLeft w:val="0"/>
      <w:marRight w:val="0"/>
      <w:marTop w:val="0"/>
      <w:marBottom w:val="0"/>
      <w:divBdr>
        <w:top w:val="none" w:sz="0" w:space="0" w:color="auto"/>
        <w:left w:val="none" w:sz="0" w:space="0" w:color="auto"/>
        <w:bottom w:val="none" w:sz="0" w:space="0" w:color="auto"/>
        <w:right w:val="none" w:sz="0" w:space="0" w:color="auto"/>
      </w:divBdr>
    </w:div>
    <w:div w:id="749233739">
      <w:bodyDiv w:val="1"/>
      <w:marLeft w:val="0"/>
      <w:marRight w:val="0"/>
      <w:marTop w:val="0"/>
      <w:marBottom w:val="0"/>
      <w:divBdr>
        <w:top w:val="none" w:sz="0" w:space="0" w:color="auto"/>
        <w:left w:val="none" w:sz="0" w:space="0" w:color="auto"/>
        <w:bottom w:val="none" w:sz="0" w:space="0" w:color="auto"/>
        <w:right w:val="none" w:sz="0" w:space="0" w:color="auto"/>
      </w:divBdr>
    </w:div>
    <w:div w:id="755322146">
      <w:bodyDiv w:val="1"/>
      <w:marLeft w:val="0"/>
      <w:marRight w:val="0"/>
      <w:marTop w:val="0"/>
      <w:marBottom w:val="0"/>
      <w:divBdr>
        <w:top w:val="none" w:sz="0" w:space="0" w:color="auto"/>
        <w:left w:val="none" w:sz="0" w:space="0" w:color="auto"/>
        <w:bottom w:val="none" w:sz="0" w:space="0" w:color="auto"/>
        <w:right w:val="none" w:sz="0" w:space="0" w:color="auto"/>
      </w:divBdr>
    </w:div>
    <w:div w:id="761335459">
      <w:bodyDiv w:val="1"/>
      <w:marLeft w:val="0"/>
      <w:marRight w:val="0"/>
      <w:marTop w:val="0"/>
      <w:marBottom w:val="0"/>
      <w:divBdr>
        <w:top w:val="none" w:sz="0" w:space="0" w:color="auto"/>
        <w:left w:val="none" w:sz="0" w:space="0" w:color="auto"/>
        <w:bottom w:val="none" w:sz="0" w:space="0" w:color="auto"/>
        <w:right w:val="none" w:sz="0" w:space="0" w:color="auto"/>
      </w:divBdr>
    </w:div>
    <w:div w:id="761804435">
      <w:bodyDiv w:val="1"/>
      <w:marLeft w:val="0"/>
      <w:marRight w:val="0"/>
      <w:marTop w:val="0"/>
      <w:marBottom w:val="0"/>
      <w:divBdr>
        <w:top w:val="none" w:sz="0" w:space="0" w:color="auto"/>
        <w:left w:val="none" w:sz="0" w:space="0" w:color="auto"/>
        <w:bottom w:val="none" w:sz="0" w:space="0" w:color="auto"/>
        <w:right w:val="none" w:sz="0" w:space="0" w:color="auto"/>
      </w:divBdr>
    </w:div>
    <w:div w:id="763955649">
      <w:bodyDiv w:val="1"/>
      <w:marLeft w:val="0"/>
      <w:marRight w:val="0"/>
      <w:marTop w:val="0"/>
      <w:marBottom w:val="0"/>
      <w:divBdr>
        <w:top w:val="none" w:sz="0" w:space="0" w:color="auto"/>
        <w:left w:val="none" w:sz="0" w:space="0" w:color="auto"/>
        <w:bottom w:val="none" w:sz="0" w:space="0" w:color="auto"/>
        <w:right w:val="none" w:sz="0" w:space="0" w:color="auto"/>
      </w:divBdr>
    </w:div>
    <w:div w:id="764110176">
      <w:bodyDiv w:val="1"/>
      <w:marLeft w:val="0"/>
      <w:marRight w:val="0"/>
      <w:marTop w:val="0"/>
      <w:marBottom w:val="0"/>
      <w:divBdr>
        <w:top w:val="none" w:sz="0" w:space="0" w:color="auto"/>
        <w:left w:val="none" w:sz="0" w:space="0" w:color="auto"/>
        <w:bottom w:val="none" w:sz="0" w:space="0" w:color="auto"/>
        <w:right w:val="none" w:sz="0" w:space="0" w:color="auto"/>
      </w:divBdr>
    </w:div>
    <w:div w:id="764691921">
      <w:bodyDiv w:val="1"/>
      <w:marLeft w:val="0"/>
      <w:marRight w:val="0"/>
      <w:marTop w:val="0"/>
      <w:marBottom w:val="0"/>
      <w:divBdr>
        <w:top w:val="none" w:sz="0" w:space="0" w:color="auto"/>
        <w:left w:val="none" w:sz="0" w:space="0" w:color="auto"/>
        <w:bottom w:val="none" w:sz="0" w:space="0" w:color="auto"/>
        <w:right w:val="none" w:sz="0" w:space="0" w:color="auto"/>
      </w:divBdr>
    </w:div>
    <w:div w:id="765880110">
      <w:bodyDiv w:val="1"/>
      <w:marLeft w:val="0"/>
      <w:marRight w:val="0"/>
      <w:marTop w:val="0"/>
      <w:marBottom w:val="0"/>
      <w:divBdr>
        <w:top w:val="none" w:sz="0" w:space="0" w:color="auto"/>
        <w:left w:val="none" w:sz="0" w:space="0" w:color="auto"/>
        <w:bottom w:val="none" w:sz="0" w:space="0" w:color="auto"/>
        <w:right w:val="none" w:sz="0" w:space="0" w:color="auto"/>
      </w:divBdr>
      <w:divsChild>
        <w:div w:id="34895472">
          <w:marLeft w:val="480"/>
          <w:marRight w:val="0"/>
          <w:marTop w:val="0"/>
          <w:marBottom w:val="0"/>
          <w:divBdr>
            <w:top w:val="none" w:sz="0" w:space="0" w:color="auto"/>
            <w:left w:val="none" w:sz="0" w:space="0" w:color="auto"/>
            <w:bottom w:val="none" w:sz="0" w:space="0" w:color="auto"/>
            <w:right w:val="none" w:sz="0" w:space="0" w:color="auto"/>
          </w:divBdr>
        </w:div>
        <w:div w:id="45377066">
          <w:marLeft w:val="480"/>
          <w:marRight w:val="0"/>
          <w:marTop w:val="0"/>
          <w:marBottom w:val="0"/>
          <w:divBdr>
            <w:top w:val="none" w:sz="0" w:space="0" w:color="auto"/>
            <w:left w:val="none" w:sz="0" w:space="0" w:color="auto"/>
            <w:bottom w:val="none" w:sz="0" w:space="0" w:color="auto"/>
            <w:right w:val="none" w:sz="0" w:space="0" w:color="auto"/>
          </w:divBdr>
        </w:div>
        <w:div w:id="100689993">
          <w:marLeft w:val="480"/>
          <w:marRight w:val="0"/>
          <w:marTop w:val="0"/>
          <w:marBottom w:val="0"/>
          <w:divBdr>
            <w:top w:val="none" w:sz="0" w:space="0" w:color="auto"/>
            <w:left w:val="none" w:sz="0" w:space="0" w:color="auto"/>
            <w:bottom w:val="none" w:sz="0" w:space="0" w:color="auto"/>
            <w:right w:val="none" w:sz="0" w:space="0" w:color="auto"/>
          </w:divBdr>
        </w:div>
        <w:div w:id="153952613">
          <w:marLeft w:val="480"/>
          <w:marRight w:val="0"/>
          <w:marTop w:val="0"/>
          <w:marBottom w:val="0"/>
          <w:divBdr>
            <w:top w:val="none" w:sz="0" w:space="0" w:color="auto"/>
            <w:left w:val="none" w:sz="0" w:space="0" w:color="auto"/>
            <w:bottom w:val="none" w:sz="0" w:space="0" w:color="auto"/>
            <w:right w:val="none" w:sz="0" w:space="0" w:color="auto"/>
          </w:divBdr>
        </w:div>
        <w:div w:id="299580832">
          <w:marLeft w:val="480"/>
          <w:marRight w:val="0"/>
          <w:marTop w:val="0"/>
          <w:marBottom w:val="0"/>
          <w:divBdr>
            <w:top w:val="none" w:sz="0" w:space="0" w:color="auto"/>
            <w:left w:val="none" w:sz="0" w:space="0" w:color="auto"/>
            <w:bottom w:val="none" w:sz="0" w:space="0" w:color="auto"/>
            <w:right w:val="none" w:sz="0" w:space="0" w:color="auto"/>
          </w:divBdr>
        </w:div>
        <w:div w:id="408230880">
          <w:marLeft w:val="480"/>
          <w:marRight w:val="0"/>
          <w:marTop w:val="0"/>
          <w:marBottom w:val="0"/>
          <w:divBdr>
            <w:top w:val="none" w:sz="0" w:space="0" w:color="auto"/>
            <w:left w:val="none" w:sz="0" w:space="0" w:color="auto"/>
            <w:bottom w:val="none" w:sz="0" w:space="0" w:color="auto"/>
            <w:right w:val="none" w:sz="0" w:space="0" w:color="auto"/>
          </w:divBdr>
        </w:div>
        <w:div w:id="486093395">
          <w:marLeft w:val="480"/>
          <w:marRight w:val="0"/>
          <w:marTop w:val="0"/>
          <w:marBottom w:val="0"/>
          <w:divBdr>
            <w:top w:val="none" w:sz="0" w:space="0" w:color="auto"/>
            <w:left w:val="none" w:sz="0" w:space="0" w:color="auto"/>
            <w:bottom w:val="none" w:sz="0" w:space="0" w:color="auto"/>
            <w:right w:val="none" w:sz="0" w:space="0" w:color="auto"/>
          </w:divBdr>
        </w:div>
        <w:div w:id="495846984">
          <w:marLeft w:val="480"/>
          <w:marRight w:val="0"/>
          <w:marTop w:val="0"/>
          <w:marBottom w:val="0"/>
          <w:divBdr>
            <w:top w:val="none" w:sz="0" w:space="0" w:color="auto"/>
            <w:left w:val="none" w:sz="0" w:space="0" w:color="auto"/>
            <w:bottom w:val="none" w:sz="0" w:space="0" w:color="auto"/>
            <w:right w:val="none" w:sz="0" w:space="0" w:color="auto"/>
          </w:divBdr>
        </w:div>
        <w:div w:id="496186639">
          <w:marLeft w:val="480"/>
          <w:marRight w:val="0"/>
          <w:marTop w:val="0"/>
          <w:marBottom w:val="0"/>
          <w:divBdr>
            <w:top w:val="none" w:sz="0" w:space="0" w:color="auto"/>
            <w:left w:val="none" w:sz="0" w:space="0" w:color="auto"/>
            <w:bottom w:val="none" w:sz="0" w:space="0" w:color="auto"/>
            <w:right w:val="none" w:sz="0" w:space="0" w:color="auto"/>
          </w:divBdr>
        </w:div>
        <w:div w:id="586890286">
          <w:marLeft w:val="480"/>
          <w:marRight w:val="0"/>
          <w:marTop w:val="0"/>
          <w:marBottom w:val="0"/>
          <w:divBdr>
            <w:top w:val="none" w:sz="0" w:space="0" w:color="auto"/>
            <w:left w:val="none" w:sz="0" w:space="0" w:color="auto"/>
            <w:bottom w:val="none" w:sz="0" w:space="0" w:color="auto"/>
            <w:right w:val="none" w:sz="0" w:space="0" w:color="auto"/>
          </w:divBdr>
        </w:div>
        <w:div w:id="623002080">
          <w:marLeft w:val="480"/>
          <w:marRight w:val="0"/>
          <w:marTop w:val="0"/>
          <w:marBottom w:val="0"/>
          <w:divBdr>
            <w:top w:val="none" w:sz="0" w:space="0" w:color="auto"/>
            <w:left w:val="none" w:sz="0" w:space="0" w:color="auto"/>
            <w:bottom w:val="none" w:sz="0" w:space="0" w:color="auto"/>
            <w:right w:val="none" w:sz="0" w:space="0" w:color="auto"/>
          </w:divBdr>
        </w:div>
        <w:div w:id="644117935">
          <w:marLeft w:val="480"/>
          <w:marRight w:val="0"/>
          <w:marTop w:val="0"/>
          <w:marBottom w:val="0"/>
          <w:divBdr>
            <w:top w:val="none" w:sz="0" w:space="0" w:color="auto"/>
            <w:left w:val="none" w:sz="0" w:space="0" w:color="auto"/>
            <w:bottom w:val="none" w:sz="0" w:space="0" w:color="auto"/>
            <w:right w:val="none" w:sz="0" w:space="0" w:color="auto"/>
          </w:divBdr>
          <w:divsChild>
            <w:div w:id="86078946">
              <w:marLeft w:val="0"/>
              <w:marRight w:val="0"/>
              <w:marTop w:val="0"/>
              <w:marBottom w:val="0"/>
              <w:divBdr>
                <w:top w:val="none" w:sz="0" w:space="0" w:color="auto"/>
                <w:left w:val="none" w:sz="0" w:space="0" w:color="auto"/>
                <w:bottom w:val="none" w:sz="0" w:space="0" w:color="auto"/>
                <w:right w:val="none" w:sz="0" w:space="0" w:color="auto"/>
              </w:divBdr>
              <w:divsChild>
                <w:div w:id="160849615">
                  <w:marLeft w:val="480"/>
                  <w:marRight w:val="0"/>
                  <w:marTop w:val="0"/>
                  <w:marBottom w:val="0"/>
                  <w:divBdr>
                    <w:top w:val="none" w:sz="0" w:space="0" w:color="auto"/>
                    <w:left w:val="none" w:sz="0" w:space="0" w:color="auto"/>
                    <w:bottom w:val="none" w:sz="0" w:space="0" w:color="auto"/>
                    <w:right w:val="none" w:sz="0" w:space="0" w:color="auto"/>
                  </w:divBdr>
                </w:div>
                <w:div w:id="162357502">
                  <w:marLeft w:val="480"/>
                  <w:marRight w:val="0"/>
                  <w:marTop w:val="0"/>
                  <w:marBottom w:val="0"/>
                  <w:divBdr>
                    <w:top w:val="none" w:sz="0" w:space="0" w:color="auto"/>
                    <w:left w:val="none" w:sz="0" w:space="0" w:color="auto"/>
                    <w:bottom w:val="none" w:sz="0" w:space="0" w:color="auto"/>
                    <w:right w:val="none" w:sz="0" w:space="0" w:color="auto"/>
                  </w:divBdr>
                </w:div>
                <w:div w:id="253394912">
                  <w:marLeft w:val="480"/>
                  <w:marRight w:val="0"/>
                  <w:marTop w:val="0"/>
                  <w:marBottom w:val="0"/>
                  <w:divBdr>
                    <w:top w:val="none" w:sz="0" w:space="0" w:color="auto"/>
                    <w:left w:val="none" w:sz="0" w:space="0" w:color="auto"/>
                    <w:bottom w:val="none" w:sz="0" w:space="0" w:color="auto"/>
                    <w:right w:val="none" w:sz="0" w:space="0" w:color="auto"/>
                  </w:divBdr>
                </w:div>
                <w:div w:id="268315570">
                  <w:marLeft w:val="480"/>
                  <w:marRight w:val="0"/>
                  <w:marTop w:val="0"/>
                  <w:marBottom w:val="0"/>
                  <w:divBdr>
                    <w:top w:val="none" w:sz="0" w:space="0" w:color="auto"/>
                    <w:left w:val="none" w:sz="0" w:space="0" w:color="auto"/>
                    <w:bottom w:val="none" w:sz="0" w:space="0" w:color="auto"/>
                    <w:right w:val="none" w:sz="0" w:space="0" w:color="auto"/>
                  </w:divBdr>
                </w:div>
                <w:div w:id="382414196">
                  <w:marLeft w:val="480"/>
                  <w:marRight w:val="0"/>
                  <w:marTop w:val="0"/>
                  <w:marBottom w:val="0"/>
                  <w:divBdr>
                    <w:top w:val="none" w:sz="0" w:space="0" w:color="auto"/>
                    <w:left w:val="none" w:sz="0" w:space="0" w:color="auto"/>
                    <w:bottom w:val="none" w:sz="0" w:space="0" w:color="auto"/>
                    <w:right w:val="none" w:sz="0" w:space="0" w:color="auto"/>
                  </w:divBdr>
                </w:div>
                <w:div w:id="423962446">
                  <w:marLeft w:val="480"/>
                  <w:marRight w:val="0"/>
                  <w:marTop w:val="0"/>
                  <w:marBottom w:val="0"/>
                  <w:divBdr>
                    <w:top w:val="none" w:sz="0" w:space="0" w:color="auto"/>
                    <w:left w:val="none" w:sz="0" w:space="0" w:color="auto"/>
                    <w:bottom w:val="none" w:sz="0" w:space="0" w:color="auto"/>
                    <w:right w:val="none" w:sz="0" w:space="0" w:color="auto"/>
                  </w:divBdr>
                </w:div>
                <w:div w:id="459497422">
                  <w:marLeft w:val="480"/>
                  <w:marRight w:val="0"/>
                  <w:marTop w:val="0"/>
                  <w:marBottom w:val="0"/>
                  <w:divBdr>
                    <w:top w:val="none" w:sz="0" w:space="0" w:color="auto"/>
                    <w:left w:val="none" w:sz="0" w:space="0" w:color="auto"/>
                    <w:bottom w:val="none" w:sz="0" w:space="0" w:color="auto"/>
                    <w:right w:val="none" w:sz="0" w:space="0" w:color="auto"/>
                  </w:divBdr>
                </w:div>
                <w:div w:id="476343097">
                  <w:marLeft w:val="480"/>
                  <w:marRight w:val="0"/>
                  <w:marTop w:val="0"/>
                  <w:marBottom w:val="0"/>
                  <w:divBdr>
                    <w:top w:val="none" w:sz="0" w:space="0" w:color="auto"/>
                    <w:left w:val="none" w:sz="0" w:space="0" w:color="auto"/>
                    <w:bottom w:val="none" w:sz="0" w:space="0" w:color="auto"/>
                    <w:right w:val="none" w:sz="0" w:space="0" w:color="auto"/>
                  </w:divBdr>
                </w:div>
                <w:div w:id="556863965">
                  <w:marLeft w:val="480"/>
                  <w:marRight w:val="0"/>
                  <w:marTop w:val="0"/>
                  <w:marBottom w:val="0"/>
                  <w:divBdr>
                    <w:top w:val="none" w:sz="0" w:space="0" w:color="auto"/>
                    <w:left w:val="none" w:sz="0" w:space="0" w:color="auto"/>
                    <w:bottom w:val="none" w:sz="0" w:space="0" w:color="auto"/>
                    <w:right w:val="none" w:sz="0" w:space="0" w:color="auto"/>
                  </w:divBdr>
                </w:div>
                <w:div w:id="586575435">
                  <w:marLeft w:val="480"/>
                  <w:marRight w:val="0"/>
                  <w:marTop w:val="0"/>
                  <w:marBottom w:val="0"/>
                  <w:divBdr>
                    <w:top w:val="none" w:sz="0" w:space="0" w:color="auto"/>
                    <w:left w:val="none" w:sz="0" w:space="0" w:color="auto"/>
                    <w:bottom w:val="none" w:sz="0" w:space="0" w:color="auto"/>
                    <w:right w:val="none" w:sz="0" w:space="0" w:color="auto"/>
                  </w:divBdr>
                </w:div>
                <w:div w:id="611061385">
                  <w:marLeft w:val="480"/>
                  <w:marRight w:val="0"/>
                  <w:marTop w:val="0"/>
                  <w:marBottom w:val="0"/>
                  <w:divBdr>
                    <w:top w:val="none" w:sz="0" w:space="0" w:color="auto"/>
                    <w:left w:val="none" w:sz="0" w:space="0" w:color="auto"/>
                    <w:bottom w:val="none" w:sz="0" w:space="0" w:color="auto"/>
                    <w:right w:val="none" w:sz="0" w:space="0" w:color="auto"/>
                  </w:divBdr>
                </w:div>
                <w:div w:id="621809681">
                  <w:marLeft w:val="480"/>
                  <w:marRight w:val="0"/>
                  <w:marTop w:val="0"/>
                  <w:marBottom w:val="0"/>
                  <w:divBdr>
                    <w:top w:val="none" w:sz="0" w:space="0" w:color="auto"/>
                    <w:left w:val="none" w:sz="0" w:space="0" w:color="auto"/>
                    <w:bottom w:val="none" w:sz="0" w:space="0" w:color="auto"/>
                    <w:right w:val="none" w:sz="0" w:space="0" w:color="auto"/>
                  </w:divBdr>
                </w:div>
                <w:div w:id="653877685">
                  <w:marLeft w:val="480"/>
                  <w:marRight w:val="0"/>
                  <w:marTop w:val="0"/>
                  <w:marBottom w:val="0"/>
                  <w:divBdr>
                    <w:top w:val="none" w:sz="0" w:space="0" w:color="auto"/>
                    <w:left w:val="none" w:sz="0" w:space="0" w:color="auto"/>
                    <w:bottom w:val="none" w:sz="0" w:space="0" w:color="auto"/>
                    <w:right w:val="none" w:sz="0" w:space="0" w:color="auto"/>
                  </w:divBdr>
                </w:div>
                <w:div w:id="661278706">
                  <w:marLeft w:val="480"/>
                  <w:marRight w:val="0"/>
                  <w:marTop w:val="0"/>
                  <w:marBottom w:val="0"/>
                  <w:divBdr>
                    <w:top w:val="none" w:sz="0" w:space="0" w:color="auto"/>
                    <w:left w:val="none" w:sz="0" w:space="0" w:color="auto"/>
                    <w:bottom w:val="none" w:sz="0" w:space="0" w:color="auto"/>
                    <w:right w:val="none" w:sz="0" w:space="0" w:color="auto"/>
                  </w:divBdr>
                </w:div>
                <w:div w:id="684597416">
                  <w:marLeft w:val="480"/>
                  <w:marRight w:val="0"/>
                  <w:marTop w:val="0"/>
                  <w:marBottom w:val="0"/>
                  <w:divBdr>
                    <w:top w:val="none" w:sz="0" w:space="0" w:color="auto"/>
                    <w:left w:val="none" w:sz="0" w:space="0" w:color="auto"/>
                    <w:bottom w:val="none" w:sz="0" w:space="0" w:color="auto"/>
                    <w:right w:val="none" w:sz="0" w:space="0" w:color="auto"/>
                  </w:divBdr>
                </w:div>
                <w:div w:id="744036553">
                  <w:marLeft w:val="480"/>
                  <w:marRight w:val="0"/>
                  <w:marTop w:val="0"/>
                  <w:marBottom w:val="0"/>
                  <w:divBdr>
                    <w:top w:val="none" w:sz="0" w:space="0" w:color="auto"/>
                    <w:left w:val="none" w:sz="0" w:space="0" w:color="auto"/>
                    <w:bottom w:val="none" w:sz="0" w:space="0" w:color="auto"/>
                    <w:right w:val="none" w:sz="0" w:space="0" w:color="auto"/>
                  </w:divBdr>
                </w:div>
                <w:div w:id="750781761">
                  <w:marLeft w:val="480"/>
                  <w:marRight w:val="0"/>
                  <w:marTop w:val="0"/>
                  <w:marBottom w:val="0"/>
                  <w:divBdr>
                    <w:top w:val="none" w:sz="0" w:space="0" w:color="auto"/>
                    <w:left w:val="none" w:sz="0" w:space="0" w:color="auto"/>
                    <w:bottom w:val="none" w:sz="0" w:space="0" w:color="auto"/>
                    <w:right w:val="none" w:sz="0" w:space="0" w:color="auto"/>
                  </w:divBdr>
                </w:div>
                <w:div w:id="815269464">
                  <w:marLeft w:val="480"/>
                  <w:marRight w:val="0"/>
                  <w:marTop w:val="0"/>
                  <w:marBottom w:val="0"/>
                  <w:divBdr>
                    <w:top w:val="none" w:sz="0" w:space="0" w:color="auto"/>
                    <w:left w:val="none" w:sz="0" w:space="0" w:color="auto"/>
                    <w:bottom w:val="none" w:sz="0" w:space="0" w:color="auto"/>
                    <w:right w:val="none" w:sz="0" w:space="0" w:color="auto"/>
                  </w:divBdr>
                </w:div>
                <w:div w:id="837158219">
                  <w:marLeft w:val="480"/>
                  <w:marRight w:val="0"/>
                  <w:marTop w:val="0"/>
                  <w:marBottom w:val="0"/>
                  <w:divBdr>
                    <w:top w:val="none" w:sz="0" w:space="0" w:color="auto"/>
                    <w:left w:val="none" w:sz="0" w:space="0" w:color="auto"/>
                    <w:bottom w:val="none" w:sz="0" w:space="0" w:color="auto"/>
                    <w:right w:val="none" w:sz="0" w:space="0" w:color="auto"/>
                  </w:divBdr>
                </w:div>
                <w:div w:id="869537260">
                  <w:marLeft w:val="480"/>
                  <w:marRight w:val="0"/>
                  <w:marTop w:val="0"/>
                  <w:marBottom w:val="0"/>
                  <w:divBdr>
                    <w:top w:val="none" w:sz="0" w:space="0" w:color="auto"/>
                    <w:left w:val="none" w:sz="0" w:space="0" w:color="auto"/>
                    <w:bottom w:val="none" w:sz="0" w:space="0" w:color="auto"/>
                    <w:right w:val="none" w:sz="0" w:space="0" w:color="auto"/>
                  </w:divBdr>
                </w:div>
                <w:div w:id="1074351827">
                  <w:marLeft w:val="480"/>
                  <w:marRight w:val="0"/>
                  <w:marTop w:val="0"/>
                  <w:marBottom w:val="0"/>
                  <w:divBdr>
                    <w:top w:val="none" w:sz="0" w:space="0" w:color="auto"/>
                    <w:left w:val="none" w:sz="0" w:space="0" w:color="auto"/>
                    <w:bottom w:val="none" w:sz="0" w:space="0" w:color="auto"/>
                    <w:right w:val="none" w:sz="0" w:space="0" w:color="auto"/>
                  </w:divBdr>
                </w:div>
                <w:div w:id="1084492495">
                  <w:marLeft w:val="480"/>
                  <w:marRight w:val="0"/>
                  <w:marTop w:val="0"/>
                  <w:marBottom w:val="0"/>
                  <w:divBdr>
                    <w:top w:val="none" w:sz="0" w:space="0" w:color="auto"/>
                    <w:left w:val="none" w:sz="0" w:space="0" w:color="auto"/>
                    <w:bottom w:val="none" w:sz="0" w:space="0" w:color="auto"/>
                    <w:right w:val="none" w:sz="0" w:space="0" w:color="auto"/>
                  </w:divBdr>
                </w:div>
                <w:div w:id="1094324305">
                  <w:marLeft w:val="480"/>
                  <w:marRight w:val="0"/>
                  <w:marTop w:val="0"/>
                  <w:marBottom w:val="0"/>
                  <w:divBdr>
                    <w:top w:val="none" w:sz="0" w:space="0" w:color="auto"/>
                    <w:left w:val="none" w:sz="0" w:space="0" w:color="auto"/>
                    <w:bottom w:val="none" w:sz="0" w:space="0" w:color="auto"/>
                    <w:right w:val="none" w:sz="0" w:space="0" w:color="auto"/>
                  </w:divBdr>
                </w:div>
                <w:div w:id="1152256634">
                  <w:marLeft w:val="480"/>
                  <w:marRight w:val="0"/>
                  <w:marTop w:val="0"/>
                  <w:marBottom w:val="0"/>
                  <w:divBdr>
                    <w:top w:val="none" w:sz="0" w:space="0" w:color="auto"/>
                    <w:left w:val="none" w:sz="0" w:space="0" w:color="auto"/>
                    <w:bottom w:val="none" w:sz="0" w:space="0" w:color="auto"/>
                    <w:right w:val="none" w:sz="0" w:space="0" w:color="auto"/>
                  </w:divBdr>
                </w:div>
                <w:div w:id="1169172377">
                  <w:marLeft w:val="480"/>
                  <w:marRight w:val="0"/>
                  <w:marTop w:val="0"/>
                  <w:marBottom w:val="0"/>
                  <w:divBdr>
                    <w:top w:val="none" w:sz="0" w:space="0" w:color="auto"/>
                    <w:left w:val="none" w:sz="0" w:space="0" w:color="auto"/>
                    <w:bottom w:val="none" w:sz="0" w:space="0" w:color="auto"/>
                    <w:right w:val="none" w:sz="0" w:space="0" w:color="auto"/>
                  </w:divBdr>
                </w:div>
                <w:div w:id="1293487496">
                  <w:marLeft w:val="480"/>
                  <w:marRight w:val="0"/>
                  <w:marTop w:val="0"/>
                  <w:marBottom w:val="0"/>
                  <w:divBdr>
                    <w:top w:val="none" w:sz="0" w:space="0" w:color="auto"/>
                    <w:left w:val="none" w:sz="0" w:space="0" w:color="auto"/>
                    <w:bottom w:val="none" w:sz="0" w:space="0" w:color="auto"/>
                    <w:right w:val="none" w:sz="0" w:space="0" w:color="auto"/>
                  </w:divBdr>
                </w:div>
                <w:div w:id="1384062488">
                  <w:marLeft w:val="480"/>
                  <w:marRight w:val="0"/>
                  <w:marTop w:val="0"/>
                  <w:marBottom w:val="0"/>
                  <w:divBdr>
                    <w:top w:val="none" w:sz="0" w:space="0" w:color="auto"/>
                    <w:left w:val="none" w:sz="0" w:space="0" w:color="auto"/>
                    <w:bottom w:val="none" w:sz="0" w:space="0" w:color="auto"/>
                    <w:right w:val="none" w:sz="0" w:space="0" w:color="auto"/>
                  </w:divBdr>
                </w:div>
                <w:div w:id="1384131853">
                  <w:marLeft w:val="480"/>
                  <w:marRight w:val="0"/>
                  <w:marTop w:val="0"/>
                  <w:marBottom w:val="0"/>
                  <w:divBdr>
                    <w:top w:val="none" w:sz="0" w:space="0" w:color="auto"/>
                    <w:left w:val="none" w:sz="0" w:space="0" w:color="auto"/>
                    <w:bottom w:val="none" w:sz="0" w:space="0" w:color="auto"/>
                    <w:right w:val="none" w:sz="0" w:space="0" w:color="auto"/>
                  </w:divBdr>
                </w:div>
                <w:div w:id="1386685138">
                  <w:marLeft w:val="480"/>
                  <w:marRight w:val="0"/>
                  <w:marTop w:val="0"/>
                  <w:marBottom w:val="0"/>
                  <w:divBdr>
                    <w:top w:val="none" w:sz="0" w:space="0" w:color="auto"/>
                    <w:left w:val="none" w:sz="0" w:space="0" w:color="auto"/>
                    <w:bottom w:val="none" w:sz="0" w:space="0" w:color="auto"/>
                    <w:right w:val="none" w:sz="0" w:space="0" w:color="auto"/>
                  </w:divBdr>
                </w:div>
                <w:div w:id="1388190497">
                  <w:marLeft w:val="480"/>
                  <w:marRight w:val="0"/>
                  <w:marTop w:val="0"/>
                  <w:marBottom w:val="0"/>
                  <w:divBdr>
                    <w:top w:val="none" w:sz="0" w:space="0" w:color="auto"/>
                    <w:left w:val="none" w:sz="0" w:space="0" w:color="auto"/>
                    <w:bottom w:val="none" w:sz="0" w:space="0" w:color="auto"/>
                    <w:right w:val="none" w:sz="0" w:space="0" w:color="auto"/>
                  </w:divBdr>
                </w:div>
                <w:div w:id="1428962247">
                  <w:marLeft w:val="480"/>
                  <w:marRight w:val="0"/>
                  <w:marTop w:val="0"/>
                  <w:marBottom w:val="0"/>
                  <w:divBdr>
                    <w:top w:val="none" w:sz="0" w:space="0" w:color="auto"/>
                    <w:left w:val="none" w:sz="0" w:space="0" w:color="auto"/>
                    <w:bottom w:val="none" w:sz="0" w:space="0" w:color="auto"/>
                    <w:right w:val="none" w:sz="0" w:space="0" w:color="auto"/>
                  </w:divBdr>
                </w:div>
                <w:div w:id="1439331125">
                  <w:marLeft w:val="480"/>
                  <w:marRight w:val="0"/>
                  <w:marTop w:val="0"/>
                  <w:marBottom w:val="0"/>
                  <w:divBdr>
                    <w:top w:val="none" w:sz="0" w:space="0" w:color="auto"/>
                    <w:left w:val="none" w:sz="0" w:space="0" w:color="auto"/>
                    <w:bottom w:val="none" w:sz="0" w:space="0" w:color="auto"/>
                    <w:right w:val="none" w:sz="0" w:space="0" w:color="auto"/>
                  </w:divBdr>
                </w:div>
                <w:div w:id="1471286534">
                  <w:marLeft w:val="480"/>
                  <w:marRight w:val="0"/>
                  <w:marTop w:val="0"/>
                  <w:marBottom w:val="0"/>
                  <w:divBdr>
                    <w:top w:val="none" w:sz="0" w:space="0" w:color="auto"/>
                    <w:left w:val="none" w:sz="0" w:space="0" w:color="auto"/>
                    <w:bottom w:val="none" w:sz="0" w:space="0" w:color="auto"/>
                    <w:right w:val="none" w:sz="0" w:space="0" w:color="auto"/>
                  </w:divBdr>
                </w:div>
                <w:div w:id="1487699083">
                  <w:marLeft w:val="480"/>
                  <w:marRight w:val="0"/>
                  <w:marTop w:val="0"/>
                  <w:marBottom w:val="0"/>
                  <w:divBdr>
                    <w:top w:val="none" w:sz="0" w:space="0" w:color="auto"/>
                    <w:left w:val="none" w:sz="0" w:space="0" w:color="auto"/>
                    <w:bottom w:val="none" w:sz="0" w:space="0" w:color="auto"/>
                    <w:right w:val="none" w:sz="0" w:space="0" w:color="auto"/>
                  </w:divBdr>
                </w:div>
                <w:div w:id="1490251875">
                  <w:marLeft w:val="480"/>
                  <w:marRight w:val="0"/>
                  <w:marTop w:val="0"/>
                  <w:marBottom w:val="0"/>
                  <w:divBdr>
                    <w:top w:val="none" w:sz="0" w:space="0" w:color="auto"/>
                    <w:left w:val="none" w:sz="0" w:space="0" w:color="auto"/>
                    <w:bottom w:val="none" w:sz="0" w:space="0" w:color="auto"/>
                    <w:right w:val="none" w:sz="0" w:space="0" w:color="auto"/>
                  </w:divBdr>
                </w:div>
                <w:div w:id="1498380621">
                  <w:marLeft w:val="480"/>
                  <w:marRight w:val="0"/>
                  <w:marTop w:val="0"/>
                  <w:marBottom w:val="0"/>
                  <w:divBdr>
                    <w:top w:val="none" w:sz="0" w:space="0" w:color="auto"/>
                    <w:left w:val="none" w:sz="0" w:space="0" w:color="auto"/>
                    <w:bottom w:val="none" w:sz="0" w:space="0" w:color="auto"/>
                    <w:right w:val="none" w:sz="0" w:space="0" w:color="auto"/>
                  </w:divBdr>
                </w:div>
                <w:div w:id="1583489002">
                  <w:marLeft w:val="480"/>
                  <w:marRight w:val="0"/>
                  <w:marTop w:val="0"/>
                  <w:marBottom w:val="0"/>
                  <w:divBdr>
                    <w:top w:val="none" w:sz="0" w:space="0" w:color="auto"/>
                    <w:left w:val="none" w:sz="0" w:space="0" w:color="auto"/>
                    <w:bottom w:val="none" w:sz="0" w:space="0" w:color="auto"/>
                    <w:right w:val="none" w:sz="0" w:space="0" w:color="auto"/>
                  </w:divBdr>
                </w:div>
                <w:div w:id="1586570694">
                  <w:marLeft w:val="480"/>
                  <w:marRight w:val="0"/>
                  <w:marTop w:val="0"/>
                  <w:marBottom w:val="0"/>
                  <w:divBdr>
                    <w:top w:val="none" w:sz="0" w:space="0" w:color="auto"/>
                    <w:left w:val="none" w:sz="0" w:space="0" w:color="auto"/>
                    <w:bottom w:val="none" w:sz="0" w:space="0" w:color="auto"/>
                    <w:right w:val="none" w:sz="0" w:space="0" w:color="auto"/>
                  </w:divBdr>
                </w:div>
                <w:div w:id="1587766011">
                  <w:marLeft w:val="480"/>
                  <w:marRight w:val="0"/>
                  <w:marTop w:val="0"/>
                  <w:marBottom w:val="0"/>
                  <w:divBdr>
                    <w:top w:val="none" w:sz="0" w:space="0" w:color="auto"/>
                    <w:left w:val="none" w:sz="0" w:space="0" w:color="auto"/>
                    <w:bottom w:val="none" w:sz="0" w:space="0" w:color="auto"/>
                    <w:right w:val="none" w:sz="0" w:space="0" w:color="auto"/>
                  </w:divBdr>
                </w:div>
                <w:div w:id="1604611445">
                  <w:marLeft w:val="480"/>
                  <w:marRight w:val="0"/>
                  <w:marTop w:val="0"/>
                  <w:marBottom w:val="0"/>
                  <w:divBdr>
                    <w:top w:val="none" w:sz="0" w:space="0" w:color="auto"/>
                    <w:left w:val="none" w:sz="0" w:space="0" w:color="auto"/>
                    <w:bottom w:val="none" w:sz="0" w:space="0" w:color="auto"/>
                    <w:right w:val="none" w:sz="0" w:space="0" w:color="auto"/>
                  </w:divBdr>
                </w:div>
                <w:div w:id="1679308753">
                  <w:marLeft w:val="480"/>
                  <w:marRight w:val="0"/>
                  <w:marTop w:val="0"/>
                  <w:marBottom w:val="0"/>
                  <w:divBdr>
                    <w:top w:val="none" w:sz="0" w:space="0" w:color="auto"/>
                    <w:left w:val="none" w:sz="0" w:space="0" w:color="auto"/>
                    <w:bottom w:val="none" w:sz="0" w:space="0" w:color="auto"/>
                    <w:right w:val="none" w:sz="0" w:space="0" w:color="auto"/>
                  </w:divBdr>
                </w:div>
                <w:div w:id="1744912524">
                  <w:marLeft w:val="480"/>
                  <w:marRight w:val="0"/>
                  <w:marTop w:val="0"/>
                  <w:marBottom w:val="0"/>
                  <w:divBdr>
                    <w:top w:val="none" w:sz="0" w:space="0" w:color="auto"/>
                    <w:left w:val="none" w:sz="0" w:space="0" w:color="auto"/>
                    <w:bottom w:val="none" w:sz="0" w:space="0" w:color="auto"/>
                    <w:right w:val="none" w:sz="0" w:space="0" w:color="auto"/>
                  </w:divBdr>
                </w:div>
                <w:div w:id="1772579423">
                  <w:marLeft w:val="480"/>
                  <w:marRight w:val="0"/>
                  <w:marTop w:val="0"/>
                  <w:marBottom w:val="0"/>
                  <w:divBdr>
                    <w:top w:val="none" w:sz="0" w:space="0" w:color="auto"/>
                    <w:left w:val="none" w:sz="0" w:space="0" w:color="auto"/>
                    <w:bottom w:val="none" w:sz="0" w:space="0" w:color="auto"/>
                    <w:right w:val="none" w:sz="0" w:space="0" w:color="auto"/>
                  </w:divBdr>
                </w:div>
                <w:div w:id="1773430305">
                  <w:marLeft w:val="480"/>
                  <w:marRight w:val="0"/>
                  <w:marTop w:val="0"/>
                  <w:marBottom w:val="0"/>
                  <w:divBdr>
                    <w:top w:val="none" w:sz="0" w:space="0" w:color="auto"/>
                    <w:left w:val="none" w:sz="0" w:space="0" w:color="auto"/>
                    <w:bottom w:val="none" w:sz="0" w:space="0" w:color="auto"/>
                    <w:right w:val="none" w:sz="0" w:space="0" w:color="auto"/>
                  </w:divBdr>
                </w:div>
                <w:div w:id="1806389903">
                  <w:marLeft w:val="480"/>
                  <w:marRight w:val="0"/>
                  <w:marTop w:val="0"/>
                  <w:marBottom w:val="0"/>
                  <w:divBdr>
                    <w:top w:val="none" w:sz="0" w:space="0" w:color="auto"/>
                    <w:left w:val="none" w:sz="0" w:space="0" w:color="auto"/>
                    <w:bottom w:val="none" w:sz="0" w:space="0" w:color="auto"/>
                    <w:right w:val="none" w:sz="0" w:space="0" w:color="auto"/>
                  </w:divBdr>
                </w:div>
                <w:div w:id="1823812751">
                  <w:marLeft w:val="480"/>
                  <w:marRight w:val="0"/>
                  <w:marTop w:val="0"/>
                  <w:marBottom w:val="0"/>
                  <w:divBdr>
                    <w:top w:val="none" w:sz="0" w:space="0" w:color="auto"/>
                    <w:left w:val="none" w:sz="0" w:space="0" w:color="auto"/>
                    <w:bottom w:val="none" w:sz="0" w:space="0" w:color="auto"/>
                    <w:right w:val="none" w:sz="0" w:space="0" w:color="auto"/>
                  </w:divBdr>
                </w:div>
                <w:div w:id="1825006613">
                  <w:marLeft w:val="480"/>
                  <w:marRight w:val="0"/>
                  <w:marTop w:val="0"/>
                  <w:marBottom w:val="0"/>
                  <w:divBdr>
                    <w:top w:val="none" w:sz="0" w:space="0" w:color="auto"/>
                    <w:left w:val="none" w:sz="0" w:space="0" w:color="auto"/>
                    <w:bottom w:val="none" w:sz="0" w:space="0" w:color="auto"/>
                    <w:right w:val="none" w:sz="0" w:space="0" w:color="auto"/>
                  </w:divBdr>
                </w:div>
                <w:div w:id="1907646667">
                  <w:marLeft w:val="480"/>
                  <w:marRight w:val="0"/>
                  <w:marTop w:val="0"/>
                  <w:marBottom w:val="0"/>
                  <w:divBdr>
                    <w:top w:val="none" w:sz="0" w:space="0" w:color="auto"/>
                    <w:left w:val="none" w:sz="0" w:space="0" w:color="auto"/>
                    <w:bottom w:val="none" w:sz="0" w:space="0" w:color="auto"/>
                    <w:right w:val="none" w:sz="0" w:space="0" w:color="auto"/>
                  </w:divBdr>
                </w:div>
                <w:div w:id="1977906203">
                  <w:marLeft w:val="480"/>
                  <w:marRight w:val="0"/>
                  <w:marTop w:val="0"/>
                  <w:marBottom w:val="0"/>
                  <w:divBdr>
                    <w:top w:val="none" w:sz="0" w:space="0" w:color="auto"/>
                    <w:left w:val="none" w:sz="0" w:space="0" w:color="auto"/>
                    <w:bottom w:val="none" w:sz="0" w:space="0" w:color="auto"/>
                    <w:right w:val="none" w:sz="0" w:space="0" w:color="auto"/>
                  </w:divBdr>
                </w:div>
                <w:div w:id="1985116129">
                  <w:marLeft w:val="480"/>
                  <w:marRight w:val="0"/>
                  <w:marTop w:val="0"/>
                  <w:marBottom w:val="0"/>
                  <w:divBdr>
                    <w:top w:val="none" w:sz="0" w:space="0" w:color="auto"/>
                    <w:left w:val="none" w:sz="0" w:space="0" w:color="auto"/>
                    <w:bottom w:val="none" w:sz="0" w:space="0" w:color="auto"/>
                    <w:right w:val="none" w:sz="0" w:space="0" w:color="auto"/>
                  </w:divBdr>
                </w:div>
                <w:div w:id="2022656763">
                  <w:marLeft w:val="480"/>
                  <w:marRight w:val="0"/>
                  <w:marTop w:val="0"/>
                  <w:marBottom w:val="0"/>
                  <w:divBdr>
                    <w:top w:val="none" w:sz="0" w:space="0" w:color="auto"/>
                    <w:left w:val="none" w:sz="0" w:space="0" w:color="auto"/>
                    <w:bottom w:val="none" w:sz="0" w:space="0" w:color="auto"/>
                    <w:right w:val="none" w:sz="0" w:space="0" w:color="auto"/>
                  </w:divBdr>
                </w:div>
                <w:div w:id="2033341569">
                  <w:marLeft w:val="480"/>
                  <w:marRight w:val="0"/>
                  <w:marTop w:val="0"/>
                  <w:marBottom w:val="0"/>
                  <w:divBdr>
                    <w:top w:val="none" w:sz="0" w:space="0" w:color="auto"/>
                    <w:left w:val="none" w:sz="0" w:space="0" w:color="auto"/>
                    <w:bottom w:val="none" w:sz="0" w:space="0" w:color="auto"/>
                    <w:right w:val="none" w:sz="0" w:space="0" w:color="auto"/>
                  </w:divBdr>
                </w:div>
                <w:div w:id="2092316868">
                  <w:marLeft w:val="480"/>
                  <w:marRight w:val="0"/>
                  <w:marTop w:val="0"/>
                  <w:marBottom w:val="0"/>
                  <w:divBdr>
                    <w:top w:val="none" w:sz="0" w:space="0" w:color="auto"/>
                    <w:left w:val="none" w:sz="0" w:space="0" w:color="auto"/>
                    <w:bottom w:val="none" w:sz="0" w:space="0" w:color="auto"/>
                    <w:right w:val="none" w:sz="0" w:space="0" w:color="auto"/>
                  </w:divBdr>
                </w:div>
              </w:divsChild>
            </w:div>
            <w:div w:id="175118976">
              <w:marLeft w:val="0"/>
              <w:marRight w:val="0"/>
              <w:marTop w:val="0"/>
              <w:marBottom w:val="0"/>
              <w:divBdr>
                <w:top w:val="none" w:sz="0" w:space="0" w:color="auto"/>
                <w:left w:val="none" w:sz="0" w:space="0" w:color="auto"/>
                <w:bottom w:val="none" w:sz="0" w:space="0" w:color="auto"/>
                <w:right w:val="none" w:sz="0" w:space="0" w:color="auto"/>
              </w:divBdr>
              <w:divsChild>
                <w:div w:id="7758316">
                  <w:marLeft w:val="480"/>
                  <w:marRight w:val="0"/>
                  <w:marTop w:val="0"/>
                  <w:marBottom w:val="0"/>
                  <w:divBdr>
                    <w:top w:val="none" w:sz="0" w:space="0" w:color="auto"/>
                    <w:left w:val="none" w:sz="0" w:space="0" w:color="auto"/>
                    <w:bottom w:val="none" w:sz="0" w:space="0" w:color="auto"/>
                    <w:right w:val="none" w:sz="0" w:space="0" w:color="auto"/>
                  </w:divBdr>
                </w:div>
                <w:div w:id="21826006">
                  <w:marLeft w:val="480"/>
                  <w:marRight w:val="0"/>
                  <w:marTop w:val="0"/>
                  <w:marBottom w:val="0"/>
                  <w:divBdr>
                    <w:top w:val="none" w:sz="0" w:space="0" w:color="auto"/>
                    <w:left w:val="none" w:sz="0" w:space="0" w:color="auto"/>
                    <w:bottom w:val="none" w:sz="0" w:space="0" w:color="auto"/>
                    <w:right w:val="none" w:sz="0" w:space="0" w:color="auto"/>
                  </w:divBdr>
                </w:div>
                <w:div w:id="52894388">
                  <w:marLeft w:val="480"/>
                  <w:marRight w:val="0"/>
                  <w:marTop w:val="0"/>
                  <w:marBottom w:val="0"/>
                  <w:divBdr>
                    <w:top w:val="none" w:sz="0" w:space="0" w:color="auto"/>
                    <w:left w:val="none" w:sz="0" w:space="0" w:color="auto"/>
                    <w:bottom w:val="none" w:sz="0" w:space="0" w:color="auto"/>
                    <w:right w:val="none" w:sz="0" w:space="0" w:color="auto"/>
                  </w:divBdr>
                </w:div>
                <w:div w:id="224461329">
                  <w:marLeft w:val="480"/>
                  <w:marRight w:val="0"/>
                  <w:marTop w:val="0"/>
                  <w:marBottom w:val="0"/>
                  <w:divBdr>
                    <w:top w:val="none" w:sz="0" w:space="0" w:color="auto"/>
                    <w:left w:val="none" w:sz="0" w:space="0" w:color="auto"/>
                    <w:bottom w:val="none" w:sz="0" w:space="0" w:color="auto"/>
                    <w:right w:val="none" w:sz="0" w:space="0" w:color="auto"/>
                  </w:divBdr>
                </w:div>
                <w:div w:id="225263142">
                  <w:marLeft w:val="480"/>
                  <w:marRight w:val="0"/>
                  <w:marTop w:val="0"/>
                  <w:marBottom w:val="0"/>
                  <w:divBdr>
                    <w:top w:val="none" w:sz="0" w:space="0" w:color="auto"/>
                    <w:left w:val="none" w:sz="0" w:space="0" w:color="auto"/>
                    <w:bottom w:val="none" w:sz="0" w:space="0" w:color="auto"/>
                    <w:right w:val="none" w:sz="0" w:space="0" w:color="auto"/>
                  </w:divBdr>
                </w:div>
                <w:div w:id="300958945">
                  <w:marLeft w:val="480"/>
                  <w:marRight w:val="0"/>
                  <w:marTop w:val="0"/>
                  <w:marBottom w:val="0"/>
                  <w:divBdr>
                    <w:top w:val="none" w:sz="0" w:space="0" w:color="auto"/>
                    <w:left w:val="none" w:sz="0" w:space="0" w:color="auto"/>
                    <w:bottom w:val="none" w:sz="0" w:space="0" w:color="auto"/>
                    <w:right w:val="none" w:sz="0" w:space="0" w:color="auto"/>
                  </w:divBdr>
                </w:div>
                <w:div w:id="311326770">
                  <w:marLeft w:val="480"/>
                  <w:marRight w:val="0"/>
                  <w:marTop w:val="0"/>
                  <w:marBottom w:val="0"/>
                  <w:divBdr>
                    <w:top w:val="none" w:sz="0" w:space="0" w:color="auto"/>
                    <w:left w:val="none" w:sz="0" w:space="0" w:color="auto"/>
                    <w:bottom w:val="none" w:sz="0" w:space="0" w:color="auto"/>
                    <w:right w:val="none" w:sz="0" w:space="0" w:color="auto"/>
                  </w:divBdr>
                </w:div>
                <w:div w:id="325595416">
                  <w:marLeft w:val="480"/>
                  <w:marRight w:val="0"/>
                  <w:marTop w:val="0"/>
                  <w:marBottom w:val="0"/>
                  <w:divBdr>
                    <w:top w:val="none" w:sz="0" w:space="0" w:color="auto"/>
                    <w:left w:val="none" w:sz="0" w:space="0" w:color="auto"/>
                    <w:bottom w:val="none" w:sz="0" w:space="0" w:color="auto"/>
                    <w:right w:val="none" w:sz="0" w:space="0" w:color="auto"/>
                  </w:divBdr>
                </w:div>
                <w:div w:id="404693192">
                  <w:marLeft w:val="480"/>
                  <w:marRight w:val="0"/>
                  <w:marTop w:val="0"/>
                  <w:marBottom w:val="0"/>
                  <w:divBdr>
                    <w:top w:val="none" w:sz="0" w:space="0" w:color="auto"/>
                    <w:left w:val="none" w:sz="0" w:space="0" w:color="auto"/>
                    <w:bottom w:val="none" w:sz="0" w:space="0" w:color="auto"/>
                    <w:right w:val="none" w:sz="0" w:space="0" w:color="auto"/>
                  </w:divBdr>
                </w:div>
                <w:div w:id="408622876">
                  <w:marLeft w:val="480"/>
                  <w:marRight w:val="0"/>
                  <w:marTop w:val="0"/>
                  <w:marBottom w:val="0"/>
                  <w:divBdr>
                    <w:top w:val="none" w:sz="0" w:space="0" w:color="auto"/>
                    <w:left w:val="none" w:sz="0" w:space="0" w:color="auto"/>
                    <w:bottom w:val="none" w:sz="0" w:space="0" w:color="auto"/>
                    <w:right w:val="none" w:sz="0" w:space="0" w:color="auto"/>
                  </w:divBdr>
                </w:div>
                <w:div w:id="440882739">
                  <w:marLeft w:val="480"/>
                  <w:marRight w:val="0"/>
                  <w:marTop w:val="0"/>
                  <w:marBottom w:val="0"/>
                  <w:divBdr>
                    <w:top w:val="none" w:sz="0" w:space="0" w:color="auto"/>
                    <w:left w:val="none" w:sz="0" w:space="0" w:color="auto"/>
                    <w:bottom w:val="none" w:sz="0" w:space="0" w:color="auto"/>
                    <w:right w:val="none" w:sz="0" w:space="0" w:color="auto"/>
                  </w:divBdr>
                </w:div>
                <w:div w:id="451898944">
                  <w:marLeft w:val="480"/>
                  <w:marRight w:val="0"/>
                  <w:marTop w:val="0"/>
                  <w:marBottom w:val="0"/>
                  <w:divBdr>
                    <w:top w:val="none" w:sz="0" w:space="0" w:color="auto"/>
                    <w:left w:val="none" w:sz="0" w:space="0" w:color="auto"/>
                    <w:bottom w:val="none" w:sz="0" w:space="0" w:color="auto"/>
                    <w:right w:val="none" w:sz="0" w:space="0" w:color="auto"/>
                  </w:divBdr>
                </w:div>
                <w:div w:id="563642116">
                  <w:marLeft w:val="480"/>
                  <w:marRight w:val="0"/>
                  <w:marTop w:val="0"/>
                  <w:marBottom w:val="0"/>
                  <w:divBdr>
                    <w:top w:val="none" w:sz="0" w:space="0" w:color="auto"/>
                    <w:left w:val="none" w:sz="0" w:space="0" w:color="auto"/>
                    <w:bottom w:val="none" w:sz="0" w:space="0" w:color="auto"/>
                    <w:right w:val="none" w:sz="0" w:space="0" w:color="auto"/>
                  </w:divBdr>
                </w:div>
                <w:div w:id="570434600">
                  <w:marLeft w:val="480"/>
                  <w:marRight w:val="0"/>
                  <w:marTop w:val="0"/>
                  <w:marBottom w:val="0"/>
                  <w:divBdr>
                    <w:top w:val="none" w:sz="0" w:space="0" w:color="auto"/>
                    <w:left w:val="none" w:sz="0" w:space="0" w:color="auto"/>
                    <w:bottom w:val="none" w:sz="0" w:space="0" w:color="auto"/>
                    <w:right w:val="none" w:sz="0" w:space="0" w:color="auto"/>
                  </w:divBdr>
                </w:div>
                <w:div w:id="663631704">
                  <w:marLeft w:val="480"/>
                  <w:marRight w:val="0"/>
                  <w:marTop w:val="0"/>
                  <w:marBottom w:val="0"/>
                  <w:divBdr>
                    <w:top w:val="none" w:sz="0" w:space="0" w:color="auto"/>
                    <w:left w:val="none" w:sz="0" w:space="0" w:color="auto"/>
                    <w:bottom w:val="none" w:sz="0" w:space="0" w:color="auto"/>
                    <w:right w:val="none" w:sz="0" w:space="0" w:color="auto"/>
                  </w:divBdr>
                </w:div>
                <w:div w:id="710618139">
                  <w:marLeft w:val="480"/>
                  <w:marRight w:val="0"/>
                  <w:marTop w:val="0"/>
                  <w:marBottom w:val="0"/>
                  <w:divBdr>
                    <w:top w:val="none" w:sz="0" w:space="0" w:color="auto"/>
                    <w:left w:val="none" w:sz="0" w:space="0" w:color="auto"/>
                    <w:bottom w:val="none" w:sz="0" w:space="0" w:color="auto"/>
                    <w:right w:val="none" w:sz="0" w:space="0" w:color="auto"/>
                  </w:divBdr>
                </w:div>
                <w:div w:id="764181803">
                  <w:marLeft w:val="480"/>
                  <w:marRight w:val="0"/>
                  <w:marTop w:val="0"/>
                  <w:marBottom w:val="0"/>
                  <w:divBdr>
                    <w:top w:val="none" w:sz="0" w:space="0" w:color="auto"/>
                    <w:left w:val="none" w:sz="0" w:space="0" w:color="auto"/>
                    <w:bottom w:val="none" w:sz="0" w:space="0" w:color="auto"/>
                    <w:right w:val="none" w:sz="0" w:space="0" w:color="auto"/>
                  </w:divBdr>
                </w:div>
                <w:div w:id="833184403">
                  <w:marLeft w:val="480"/>
                  <w:marRight w:val="0"/>
                  <w:marTop w:val="0"/>
                  <w:marBottom w:val="0"/>
                  <w:divBdr>
                    <w:top w:val="none" w:sz="0" w:space="0" w:color="auto"/>
                    <w:left w:val="none" w:sz="0" w:space="0" w:color="auto"/>
                    <w:bottom w:val="none" w:sz="0" w:space="0" w:color="auto"/>
                    <w:right w:val="none" w:sz="0" w:space="0" w:color="auto"/>
                  </w:divBdr>
                </w:div>
                <w:div w:id="858859340">
                  <w:marLeft w:val="480"/>
                  <w:marRight w:val="0"/>
                  <w:marTop w:val="0"/>
                  <w:marBottom w:val="0"/>
                  <w:divBdr>
                    <w:top w:val="none" w:sz="0" w:space="0" w:color="auto"/>
                    <w:left w:val="none" w:sz="0" w:space="0" w:color="auto"/>
                    <w:bottom w:val="none" w:sz="0" w:space="0" w:color="auto"/>
                    <w:right w:val="none" w:sz="0" w:space="0" w:color="auto"/>
                  </w:divBdr>
                </w:div>
                <w:div w:id="860433072">
                  <w:marLeft w:val="480"/>
                  <w:marRight w:val="0"/>
                  <w:marTop w:val="0"/>
                  <w:marBottom w:val="0"/>
                  <w:divBdr>
                    <w:top w:val="none" w:sz="0" w:space="0" w:color="auto"/>
                    <w:left w:val="none" w:sz="0" w:space="0" w:color="auto"/>
                    <w:bottom w:val="none" w:sz="0" w:space="0" w:color="auto"/>
                    <w:right w:val="none" w:sz="0" w:space="0" w:color="auto"/>
                  </w:divBdr>
                </w:div>
                <w:div w:id="908928066">
                  <w:marLeft w:val="480"/>
                  <w:marRight w:val="0"/>
                  <w:marTop w:val="0"/>
                  <w:marBottom w:val="0"/>
                  <w:divBdr>
                    <w:top w:val="none" w:sz="0" w:space="0" w:color="auto"/>
                    <w:left w:val="none" w:sz="0" w:space="0" w:color="auto"/>
                    <w:bottom w:val="none" w:sz="0" w:space="0" w:color="auto"/>
                    <w:right w:val="none" w:sz="0" w:space="0" w:color="auto"/>
                  </w:divBdr>
                </w:div>
                <w:div w:id="921332069">
                  <w:marLeft w:val="480"/>
                  <w:marRight w:val="0"/>
                  <w:marTop w:val="0"/>
                  <w:marBottom w:val="0"/>
                  <w:divBdr>
                    <w:top w:val="none" w:sz="0" w:space="0" w:color="auto"/>
                    <w:left w:val="none" w:sz="0" w:space="0" w:color="auto"/>
                    <w:bottom w:val="none" w:sz="0" w:space="0" w:color="auto"/>
                    <w:right w:val="none" w:sz="0" w:space="0" w:color="auto"/>
                  </w:divBdr>
                </w:div>
                <w:div w:id="957492997">
                  <w:marLeft w:val="480"/>
                  <w:marRight w:val="0"/>
                  <w:marTop w:val="0"/>
                  <w:marBottom w:val="0"/>
                  <w:divBdr>
                    <w:top w:val="none" w:sz="0" w:space="0" w:color="auto"/>
                    <w:left w:val="none" w:sz="0" w:space="0" w:color="auto"/>
                    <w:bottom w:val="none" w:sz="0" w:space="0" w:color="auto"/>
                    <w:right w:val="none" w:sz="0" w:space="0" w:color="auto"/>
                  </w:divBdr>
                </w:div>
                <w:div w:id="1006522970">
                  <w:marLeft w:val="480"/>
                  <w:marRight w:val="0"/>
                  <w:marTop w:val="0"/>
                  <w:marBottom w:val="0"/>
                  <w:divBdr>
                    <w:top w:val="none" w:sz="0" w:space="0" w:color="auto"/>
                    <w:left w:val="none" w:sz="0" w:space="0" w:color="auto"/>
                    <w:bottom w:val="none" w:sz="0" w:space="0" w:color="auto"/>
                    <w:right w:val="none" w:sz="0" w:space="0" w:color="auto"/>
                  </w:divBdr>
                </w:div>
                <w:div w:id="1021711319">
                  <w:marLeft w:val="480"/>
                  <w:marRight w:val="0"/>
                  <w:marTop w:val="0"/>
                  <w:marBottom w:val="0"/>
                  <w:divBdr>
                    <w:top w:val="none" w:sz="0" w:space="0" w:color="auto"/>
                    <w:left w:val="none" w:sz="0" w:space="0" w:color="auto"/>
                    <w:bottom w:val="none" w:sz="0" w:space="0" w:color="auto"/>
                    <w:right w:val="none" w:sz="0" w:space="0" w:color="auto"/>
                  </w:divBdr>
                </w:div>
                <w:div w:id="1024477992">
                  <w:marLeft w:val="480"/>
                  <w:marRight w:val="0"/>
                  <w:marTop w:val="0"/>
                  <w:marBottom w:val="0"/>
                  <w:divBdr>
                    <w:top w:val="none" w:sz="0" w:space="0" w:color="auto"/>
                    <w:left w:val="none" w:sz="0" w:space="0" w:color="auto"/>
                    <w:bottom w:val="none" w:sz="0" w:space="0" w:color="auto"/>
                    <w:right w:val="none" w:sz="0" w:space="0" w:color="auto"/>
                  </w:divBdr>
                </w:div>
                <w:div w:id="1050377433">
                  <w:marLeft w:val="480"/>
                  <w:marRight w:val="0"/>
                  <w:marTop w:val="0"/>
                  <w:marBottom w:val="0"/>
                  <w:divBdr>
                    <w:top w:val="none" w:sz="0" w:space="0" w:color="auto"/>
                    <w:left w:val="none" w:sz="0" w:space="0" w:color="auto"/>
                    <w:bottom w:val="none" w:sz="0" w:space="0" w:color="auto"/>
                    <w:right w:val="none" w:sz="0" w:space="0" w:color="auto"/>
                  </w:divBdr>
                </w:div>
                <w:div w:id="1053584350">
                  <w:marLeft w:val="480"/>
                  <w:marRight w:val="0"/>
                  <w:marTop w:val="0"/>
                  <w:marBottom w:val="0"/>
                  <w:divBdr>
                    <w:top w:val="none" w:sz="0" w:space="0" w:color="auto"/>
                    <w:left w:val="none" w:sz="0" w:space="0" w:color="auto"/>
                    <w:bottom w:val="none" w:sz="0" w:space="0" w:color="auto"/>
                    <w:right w:val="none" w:sz="0" w:space="0" w:color="auto"/>
                  </w:divBdr>
                </w:div>
                <w:div w:id="1081679612">
                  <w:marLeft w:val="480"/>
                  <w:marRight w:val="0"/>
                  <w:marTop w:val="0"/>
                  <w:marBottom w:val="0"/>
                  <w:divBdr>
                    <w:top w:val="none" w:sz="0" w:space="0" w:color="auto"/>
                    <w:left w:val="none" w:sz="0" w:space="0" w:color="auto"/>
                    <w:bottom w:val="none" w:sz="0" w:space="0" w:color="auto"/>
                    <w:right w:val="none" w:sz="0" w:space="0" w:color="auto"/>
                  </w:divBdr>
                </w:div>
                <w:div w:id="1120538971">
                  <w:marLeft w:val="480"/>
                  <w:marRight w:val="0"/>
                  <w:marTop w:val="0"/>
                  <w:marBottom w:val="0"/>
                  <w:divBdr>
                    <w:top w:val="none" w:sz="0" w:space="0" w:color="auto"/>
                    <w:left w:val="none" w:sz="0" w:space="0" w:color="auto"/>
                    <w:bottom w:val="none" w:sz="0" w:space="0" w:color="auto"/>
                    <w:right w:val="none" w:sz="0" w:space="0" w:color="auto"/>
                  </w:divBdr>
                </w:div>
                <w:div w:id="1155338188">
                  <w:marLeft w:val="480"/>
                  <w:marRight w:val="0"/>
                  <w:marTop w:val="0"/>
                  <w:marBottom w:val="0"/>
                  <w:divBdr>
                    <w:top w:val="none" w:sz="0" w:space="0" w:color="auto"/>
                    <w:left w:val="none" w:sz="0" w:space="0" w:color="auto"/>
                    <w:bottom w:val="none" w:sz="0" w:space="0" w:color="auto"/>
                    <w:right w:val="none" w:sz="0" w:space="0" w:color="auto"/>
                  </w:divBdr>
                </w:div>
                <w:div w:id="1261796577">
                  <w:marLeft w:val="480"/>
                  <w:marRight w:val="0"/>
                  <w:marTop w:val="0"/>
                  <w:marBottom w:val="0"/>
                  <w:divBdr>
                    <w:top w:val="none" w:sz="0" w:space="0" w:color="auto"/>
                    <w:left w:val="none" w:sz="0" w:space="0" w:color="auto"/>
                    <w:bottom w:val="none" w:sz="0" w:space="0" w:color="auto"/>
                    <w:right w:val="none" w:sz="0" w:space="0" w:color="auto"/>
                  </w:divBdr>
                </w:div>
                <w:div w:id="1340549185">
                  <w:marLeft w:val="480"/>
                  <w:marRight w:val="0"/>
                  <w:marTop w:val="0"/>
                  <w:marBottom w:val="0"/>
                  <w:divBdr>
                    <w:top w:val="none" w:sz="0" w:space="0" w:color="auto"/>
                    <w:left w:val="none" w:sz="0" w:space="0" w:color="auto"/>
                    <w:bottom w:val="none" w:sz="0" w:space="0" w:color="auto"/>
                    <w:right w:val="none" w:sz="0" w:space="0" w:color="auto"/>
                  </w:divBdr>
                </w:div>
                <w:div w:id="1389261434">
                  <w:marLeft w:val="480"/>
                  <w:marRight w:val="0"/>
                  <w:marTop w:val="0"/>
                  <w:marBottom w:val="0"/>
                  <w:divBdr>
                    <w:top w:val="none" w:sz="0" w:space="0" w:color="auto"/>
                    <w:left w:val="none" w:sz="0" w:space="0" w:color="auto"/>
                    <w:bottom w:val="none" w:sz="0" w:space="0" w:color="auto"/>
                    <w:right w:val="none" w:sz="0" w:space="0" w:color="auto"/>
                  </w:divBdr>
                </w:div>
                <w:div w:id="1426613570">
                  <w:marLeft w:val="480"/>
                  <w:marRight w:val="0"/>
                  <w:marTop w:val="0"/>
                  <w:marBottom w:val="0"/>
                  <w:divBdr>
                    <w:top w:val="none" w:sz="0" w:space="0" w:color="auto"/>
                    <w:left w:val="none" w:sz="0" w:space="0" w:color="auto"/>
                    <w:bottom w:val="none" w:sz="0" w:space="0" w:color="auto"/>
                    <w:right w:val="none" w:sz="0" w:space="0" w:color="auto"/>
                  </w:divBdr>
                </w:div>
                <w:div w:id="1500192973">
                  <w:marLeft w:val="480"/>
                  <w:marRight w:val="0"/>
                  <w:marTop w:val="0"/>
                  <w:marBottom w:val="0"/>
                  <w:divBdr>
                    <w:top w:val="none" w:sz="0" w:space="0" w:color="auto"/>
                    <w:left w:val="none" w:sz="0" w:space="0" w:color="auto"/>
                    <w:bottom w:val="none" w:sz="0" w:space="0" w:color="auto"/>
                    <w:right w:val="none" w:sz="0" w:space="0" w:color="auto"/>
                  </w:divBdr>
                </w:div>
                <w:div w:id="1527256906">
                  <w:marLeft w:val="480"/>
                  <w:marRight w:val="0"/>
                  <w:marTop w:val="0"/>
                  <w:marBottom w:val="0"/>
                  <w:divBdr>
                    <w:top w:val="none" w:sz="0" w:space="0" w:color="auto"/>
                    <w:left w:val="none" w:sz="0" w:space="0" w:color="auto"/>
                    <w:bottom w:val="none" w:sz="0" w:space="0" w:color="auto"/>
                    <w:right w:val="none" w:sz="0" w:space="0" w:color="auto"/>
                  </w:divBdr>
                </w:div>
                <w:div w:id="1532036390">
                  <w:marLeft w:val="480"/>
                  <w:marRight w:val="0"/>
                  <w:marTop w:val="0"/>
                  <w:marBottom w:val="0"/>
                  <w:divBdr>
                    <w:top w:val="none" w:sz="0" w:space="0" w:color="auto"/>
                    <w:left w:val="none" w:sz="0" w:space="0" w:color="auto"/>
                    <w:bottom w:val="none" w:sz="0" w:space="0" w:color="auto"/>
                    <w:right w:val="none" w:sz="0" w:space="0" w:color="auto"/>
                  </w:divBdr>
                </w:div>
                <w:div w:id="1560095620">
                  <w:marLeft w:val="480"/>
                  <w:marRight w:val="0"/>
                  <w:marTop w:val="0"/>
                  <w:marBottom w:val="0"/>
                  <w:divBdr>
                    <w:top w:val="none" w:sz="0" w:space="0" w:color="auto"/>
                    <w:left w:val="none" w:sz="0" w:space="0" w:color="auto"/>
                    <w:bottom w:val="none" w:sz="0" w:space="0" w:color="auto"/>
                    <w:right w:val="none" w:sz="0" w:space="0" w:color="auto"/>
                  </w:divBdr>
                </w:div>
                <w:div w:id="1566600921">
                  <w:marLeft w:val="480"/>
                  <w:marRight w:val="0"/>
                  <w:marTop w:val="0"/>
                  <w:marBottom w:val="0"/>
                  <w:divBdr>
                    <w:top w:val="none" w:sz="0" w:space="0" w:color="auto"/>
                    <w:left w:val="none" w:sz="0" w:space="0" w:color="auto"/>
                    <w:bottom w:val="none" w:sz="0" w:space="0" w:color="auto"/>
                    <w:right w:val="none" w:sz="0" w:space="0" w:color="auto"/>
                  </w:divBdr>
                </w:div>
                <w:div w:id="1614628221">
                  <w:marLeft w:val="480"/>
                  <w:marRight w:val="0"/>
                  <w:marTop w:val="0"/>
                  <w:marBottom w:val="0"/>
                  <w:divBdr>
                    <w:top w:val="none" w:sz="0" w:space="0" w:color="auto"/>
                    <w:left w:val="none" w:sz="0" w:space="0" w:color="auto"/>
                    <w:bottom w:val="none" w:sz="0" w:space="0" w:color="auto"/>
                    <w:right w:val="none" w:sz="0" w:space="0" w:color="auto"/>
                  </w:divBdr>
                </w:div>
                <w:div w:id="1696535438">
                  <w:marLeft w:val="480"/>
                  <w:marRight w:val="0"/>
                  <w:marTop w:val="0"/>
                  <w:marBottom w:val="0"/>
                  <w:divBdr>
                    <w:top w:val="none" w:sz="0" w:space="0" w:color="auto"/>
                    <w:left w:val="none" w:sz="0" w:space="0" w:color="auto"/>
                    <w:bottom w:val="none" w:sz="0" w:space="0" w:color="auto"/>
                    <w:right w:val="none" w:sz="0" w:space="0" w:color="auto"/>
                  </w:divBdr>
                </w:div>
                <w:div w:id="1756708418">
                  <w:marLeft w:val="480"/>
                  <w:marRight w:val="0"/>
                  <w:marTop w:val="0"/>
                  <w:marBottom w:val="0"/>
                  <w:divBdr>
                    <w:top w:val="none" w:sz="0" w:space="0" w:color="auto"/>
                    <w:left w:val="none" w:sz="0" w:space="0" w:color="auto"/>
                    <w:bottom w:val="none" w:sz="0" w:space="0" w:color="auto"/>
                    <w:right w:val="none" w:sz="0" w:space="0" w:color="auto"/>
                  </w:divBdr>
                </w:div>
                <w:div w:id="1810201835">
                  <w:marLeft w:val="480"/>
                  <w:marRight w:val="0"/>
                  <w:marTop w:val="0"/>
                  <w:marBottom w:val="0"/>
                  <w:divBdr>
                    <w:top w:val="none" w:sz="0" w:space="0" w:color="auto"/>
                    <w:left w:val="none" w:sz="0" w:space="0" w:color="auto"/>
                    <w:bottom w:val="none" w:sz="0" w:space="0" w:color="auto"/>
                    <w:right w:val="none" w:sz="0" w:space="0" w:color="auto"/>
                  </w:divBdr>
                </w:div>
                <w:div w:id="1870020298">
                  <w:marLeft w:val="480"/>
                  <w:marRight w:val="0"/>
                  <w:marTop w:val="0"/>
                  <w:marBottom w:val="0"/>
                  <w:divBdr>
                    <w:top w:val="none" w:sz="0" w:space="0" w:color="auto"/>
                    <w:left w:val="none" w:sz="0" w:space="0" w:color="auto"/>
                    <w:bottom w:val="none" w:sz="0" w:space="0" w:color="auto"/>
                    <w:right w:val="none" w:sz="0" w:space="0" w:color="auto"/>
                  </w:divBdr>
                </w:div>
                <w:div w:id="1940480505">
                  <w:marLeft w:val="480"/>
                  <w:marRight w:val="0"/>
                  <w:marTop w:val="0"/>
                  <w:marBottom w:val="0"/>
                  <w:divBdr>
                    <w:top w:val="none" w:sz="0" w:space="0" w:color="auto"/>
                    <w:left w:val="none" w:sz="0" w:space="0" w:color="auto"/>
                    <w:bottom w:val="none" w:sz="0" w:space="0" w:color="auto"/>
                    <w:right w:val="none" w:sz="0" w:space="0" w:color="auto"/>
                  </w:divBdr>
                </w:div>
                <w:div w:id="2003390616">
                  <w:marLeft w:val="480"/>
                  <w:marRight w:val="0"/>
                  <w:marTop w:val="0"/>
                  <w:marBottom w:val="0"/>
                  <w:divBdr>
                    <w:top w:val="none" w:sz="0" w:space="0" w:color="auto"/>
                    <w:left w:val="none" w:sz="0" w:space="0" w:color="auto"/>
                    <w:bottom w:val="none" w:sz="0" w:space="0" w:color="auto"/>
                    <w:right w:val="none" w:sz="0" w:space="0" w:color="auto"/>
                  </w:divBdr>
                </w:div>
                <w:div w:id="2003660465">
                  <w:marLeft w:val="480"/>
                  <w:marRight w:val="0"/>
                  <w:marTop w:val="0"/>
                  <w:marBottom w:val="0"/>
                  <w:divBdr>
                    <w:top w:val="none" w:sz="0" w:space="0" w:color="auto"/>
                    <w:left w:val="none" w:sz="0" w:space="0" w:color="auto"/>
                    <w:bottom w:val="none" w:sz="0" w:space="0" w:color="auto"/>
                    <w:right w:val="none" w:sz="0" w:space="0" w:color="auto"/>
                  </w:divBdr>
                </w:div>
                <w:div w:id="2009744405">
                  <w:marLeft w:val="480"/>
                  <w:marRight w:val="0"/>
                  <w:marTop w:val="0"/>
                  <w:marBottom w:val="0"/>
                  <w:divBdr>
                    <w:top w:val="none" w:sz="0" w:space="0" w:color="auto"/>
                    <w:left w:val="none" w:sz="0" w:space="0" w:color="auto"/>
                    <w:bottom w:val="none" w:sz="0" w:space="0" w:color="auto"/>
                    <w:right w:val="none" w:sz="0" w:space="0" w:color="auto"/>
                  </w:divBdr>
                </w:div>
                <w:div w:id="2010599208">
                  <w:marLeft w:val="480"/>
                  <w:marRight w:val="0"/>
                  <w:marTop w:val="0"/>
                  <w:marBottom w:val="0"/>
                  <w:divBdr>
                    <w:top w:val="none" w:sz="0" w:space="0" w:color="auto"/>
                    <w:left w:val="none" w:sz="0" w:space="0" w:color="auto"/>
                    <w:bottom w:val="none" w:sz="0" w:space="0" w:color="auto"/>
                    <w:right w:val="none" w:sz="0" w:space="0" w:color="auto"/>
                  </w:divBdr>
                </w:div>
                <w:div w:id="2022856429">
                  <w:marLeft w:val="480"/>
                  <w:marRight w:val="0"/>
                  <w:marTop w:val="0"/>
                  <w:marBottom w:val="0"/>
                  <w:divBdr>
                    <w:top w:val="none" w:sz="0" w:space="0" w:color="auto"/>
                    <w:left w:val="none" w:sz="0" w:space="0" w:color="auto"/>
                    <w:bottom w:val="none" w:sz="0" w:space="0" w:color="auto"/>
                    <w:right w:val="none" w:sz="0" w:space="0" w:color="auto"/>
                  </w:divBdr>
                </w:div>
                <w:div w:id="2063866848">
                  <w:marLeft w:val="480"/>
                  <w:marRight w:val="0"/>
                  <w:marTop w:val="0"/>
                  <w:marBottom w:val="0"/>
                  <w:divBdr>
                    <w:top w:val="none" w:sz="0" w:space="0" w:color="auto"/>
                    <w:left w:val="none" w:sz="0" w:space="0" w:color="auto"/>
                    <w:bottom w:val="none" w:sz="0" w:space="0" w:color="auto"/>
                    <w:right w:val="none" w:sz="0" w:space="0" w:color="auto"/>
                  </w:divBdr>
                </w:div>
                <w:div w:id="2147310245">
                  <w:marLeft w:val="480"/>
                  <w:marRight w:val="0"/>
                  <w:marTop w:val="0"/>
                  <w:marBottom w:val="0"/>
                  <w:divBdr>
                    <w:top w:val="none" w:sz="0" w:space="0" w:color="auto"/>
                    <w:left w:val="none" w:sz="0" w:space="0" w:color="auto"/>
                    <w:bottom w:val="none" w:sz="0" w:space="0" w:color="auto"/>
                    <w:right w:val="none" w:sz="0" w:space="0" w:color="auto"/>
                  </w:divBdr>
                </w:div>
              </w:divsChild>
            </w:div>
            <w:div w:id="1793936602">
              <w:marLeft w:val="0"/>
              <w:marRight w:val="0"/>
              <w:marTop w:val="0"/>
              <w:marBottom w:val="0"/>
              <w:divBdr>
                <w:top w:val="none" w:sz="0" w:space="0" w:color="auto"/>
                <w:left w:val="none" w:sz="0" w:space="0" w:color="auto"/>
                <w:bottom w:val="none" w:sz="0" w:space="0" w:color="auto"/>
                <w:right w:val="none" w:sz="0" w:space="0" w:color="auto"/>
              </w:divBdr>
              <w:divsChild>
                <w:div w:id="9569161">
                  <w:marLeft w:val="480"/>
                  <w:marRight w:val="0"/>
                  <w:marTop w:val="0"/>
                  <w:marBottom w:val="0"/>
                  <w:divBdr>
                    <w:top w:val="none" w:sz="0" w:space="0" w:color="auto"/>
                    <w:left w:val="none" w:sz="0" w:space="0" w:color="auto"/>
                    <w:bottom w:val="none" w:sz="0" w:space="0" w:color="auto"/>
                    <w:right w:val="none" w:sz="0" w:space="0" w:color="auto"/>
                  </w:divBdr>
                </w:div>
                <w:div w:id="33043003">
                  <w:marLeft w:val="480"/>
                  <w:marRight w:val="0"/>
                  <w:marTop w:val="0"/>
                  <w:marBottom w:val="0"/>
                  <w:divBdr>
                    <w:top w:val="none" w:sz="0" w:space="0" w:color="auto"/>
                    <w:left w:val="none" w:sz="0" w:space="0" w:color="auto"/>
                    <w:bottom w:val="none" w:sz="0" w:space="0" w:color="auto"/>
                    <w:right w:val="none" w:sz="0" w:space="0" w:color="auto"/>
                  </w:divBdr>
                </w:div>
                <w:div w:id="164521690">
                  <w:marLeft w:val="480"/>
                  <w:marRight w:val="0"/>
                  <w:marTop w:val="0"/>
                  <w:marBottom w:val="0"/>
                  <w:divBdr>
                    <w:top w:val="none" w:sz="0" w:space="0" w:color="auto"/>
                    <w:left w:val="none" w:sz="0" w:space="0" w:color="auto"/>
                    <w:bottom w:val="none" w:sz="0" w:space="0" w:color="auto"/>
                    <w:right w:val="none" w:sz="0" w:space="0" w:color="auto"/>
                  </w:divBdr>
                </w:div>
                <w:div w:id="180902533">
                  <w:marLeft w:val="480"/>
                  <w:marRight w:val="0"/>
                  <w:marTop w:val="0"/>
                  <w:marBottom w:val="0"/>
                  <w:divBdr>
                    <w:top w:val="none" w:sz="0" w:space="0" w:color="auto"/>
                    <w:left w:val="none" w:sz="0" w:space="0" w:color="auto"/>
                    <w:bottom w:val="none" w:sz="0" w:space="0" w:color="auto"/>
                    <w:right w:val="none" w:sz="0" w:space="0" w:color="auto"/>
                  </w:divBdr>
                </w:div>
                <w:div w:id="284164910">
                  <w:marLeft w:val="480"/>
                  <w:marRight w:val="0"/>
                  <w:marTop w:val="0"/>
                  <w:marBottom w:val="0"/>
                  <w:divBdr>
                    <w:top w:val="none" w:sz="0" w:space="0" w:color="auto"/>
                    <w:left w:val="none" w:sz="0" w:space="0" w:color="auto"/>
                    <w:bottom w:val="none" w:sz="0" w:space="0" w:color="auto"/>
                    <w:right w:val="none" w:sz="0" w:space="0" w:color="auto"/>
                  </w:divBdr>
                </w:div>
                <w:div w:id="304510028">
                  <w:marLeft w:val="480"/>
                  <w:marRight w:val="0"/>
                  <w:marTop w:val="0"/>
                  <w:marBottom w:val="0"/>
                  <w:divBdr>
                    <w:top w:val="none" w:sz="0" w:space="0" w:color="auto"/>
                    <w:left w:val="none" w:sz="0" w:space="0" w:color="auto"/>
                    <w:bottom w:val="none" w:sz="0" w:space="0" w:color="auto"/>
                    <w:right w:val="none" w:sz="0" w:space="0" w:color="auto"/>
                  </w:divBdr>
                </w:div>
                <w:div w:id="309289736">
                  <w:marLeft w:val="480"/>
                  <w:marRight w:val="0"/>
                  <w:marTop w:val="0"/>
                  <w:marBottom w:val="0"/>
                  <w:divBdr>
                    <w:top w:val="none" w:sz="0" w:space="0" w:color="auto"/>
                    <w:left w:val="none" w:sz="0" w:space="0" w:color="auto"/>
                    <w:bottom w:val="none" w:sz="0" w:space="0" w:color="auto"/>
                    <w:right w:val="none" w:sz="0" w:space="0" w:color="auto"/>
                  </w:divBdr>
                </w:div>
                <w:div w:id="337923994">
                  <w:marLeft w:val="480"/>
                  <w:marRight w:val="0"/>
                  <w:marTop w:val="0"/>
                  <w:marBottom w:val="0"/>
                  <w:divBdr>
                    <w:top w:val="none" w:sz="0" w:space="0" w:color="auto"/>
                    <w:left w:val="none" w:sz="0" w:space="0" w:color="auto"/>
                    <w:bottom w:val="none" w:sz="0" w:space="0" w:color="auto"/>
                    <w:right w:val="none" w:sz="0" w:space="0" w:color="auto"/>
                  </w:divBdr>
                </w:div>
                <w:div w:id="344207487">
                  <w:marLeft w:val="480"/>
                  <w:marRight w:val="0"/>
                  <w:marTop w:val="0"/>
                  <w:marBottom w:val="0"/>
                  <w:divBdr>
                    <w:top w:val="none" w:sz="0" w:space="0" w:color="auto"/>
                    <w:left w:val="none" w:sz="0" w:space="0" w:color="auto"/>
                    <w:bottom w:val="none" w:sz="0" w:space="0" w:color="auto"/>
                    <w:right w:val="none" w:sz="0" w:space="0" w:color="auto"/>
                  </w:divBdr>
                </w:div>
                <w:div w:id="445395612">
                  <w:marLeft w:val="480"/>
                  <w:marRight w:val="0"/>
                  <w:marTop w:val="0"/>
                  <w:marBottom w:val="0"/>
                  <w:divBdr>
                    <w:top w:val="none" w:sz="0" w:space="0" w:color="auto"/>
                    <w:left w:val="none" w:sz="0" w:space="0" w:color="auto"/>
                    <w:bottom w:val="none" w:sz="0" w:space="0" w:color="auto"/>
                    <w:right w:val="none" w:sz="0" w:space="0" w:color="auto"/>
                  </w:divBdr>
                </w:div>
                <w:div w:id="598030863">
                  <w:marLeft w:val="480"/>
                  <w:marRight w:val="0"/>
                  <w:marTop w:val="0"/>
                  <w:marBottom w:val="0"/>
                  <w:divBdr>
                    <w:top w:val="none" w:sz="0" w:space="0" w:color="auto"/>
                    <w:left w:val="none" w:sz="0" w:space="0" w:color="auto"/>
                    <w:bottom w:val="none" w:sz="0" w:space="0" w:color="auto"/>
                    <w:right w:val="none" w:sz="0" w:space="0" w:color="auto"/>
                  </w:divBdr>
                </w:div>
                <w:div w:id="599917775">
                  <w:marLeft w:val="480"/>
                  <w:marRight w:val="0"/>
                  <w:marTop w:val="0"/>
                  <w:marBottom w:val="0"/>
                  <w:divBdr>
                    <w:top w:val="none" w:sz="0" w:space="0" w:color="auto"/>
                    <w:left w:val="none" w:sz="0" w:space="0" w:color="auto"/>
                    <w:bottom w:val="none" w:sz="0" w:space="0" w:color="auto"/>
                    <w:right w:val="none" w:sz="0" w:space="0" w:color="auto"/>
                  </w:divBdr>
                </w:div>
                <w:div w:id="620187387">
                  <w:marLeft w:val="480"/>
                  <w:marRight w:val="0"/>
                  <w:marTop w:val="0"/>
                  <w:marBottom w:val="0"/>
                  <w:divBdr>
                    <w:top w:val="none" w:sz="0" w:space="0" w:color="auto"/>
                    <w:left w:val="none" w:sz="0" w:space="0" w:color="auto"/>
                    <w:bottom w:val="none" w:sz="0" w:space="0" w:color="auto"/>
                    <w:right w:val="none" w:sz="0" w:space="0" w:color="auto"/>
                  </w:divBdr>
                </w:div>
                <w:div w:id="687680273">
                  <w:marLeft w:val="480"/>
                  <w:marRight w:val="0"/>
                  <w:marTop w:val="0"/>
                  <w:marBottom w:val="0"/>
                  <w:divBdr>
                    <w:top w:val="none" w:sz="0" w:space="0" w:color="auto"/>
                    <w:left w:val="none" w:sz="0" w:space="0" w:color="auto"/>
                    <w:bottom w:val="none" w:sz="0" w:space="0" w:color="auto"/>
                    <w:right w:val="none" w:sz="0" w:space="0" w:color="auto"/>
                  </w:divBdr>
                </w:div>
                <w:div w:id="692460826">
                  <w:marLeft w:val="480"/>
                  <w:marRight w:val="0"/>
                  <w:marTop w:val="0"/>
                  <w:marBottom w:val="0"/>
                  <w:divBdr>
                    <w:top w:val="none" w:sz="0" w:space="0" w:color="auto"/>
                    <w:left w:val="none" w:sz="0" w:space="0" w:color="auto"/>
                    <w:bottom w:val="none" w:sz="0" w:space="0" w:color="auto"/>
                    <w:right w:val="none" w:sz="0" w:space="0" w:color="auto"/>
                  </w:divBdr>
                </w:div>
                <w:div w:id="728303694">
                  <w:marLeft w:val="480"/>
                  <w:marRight w:val="0"/>
                  <w:marTop w:val="0"/>
                  <w:marBottom w:val="0"/>
                  <w:divBdr>
                    <w:top w:val="none" w:sz="0" w:space="0" w:color="auto"/>
                    <w:left w:val="none" w:sz="0" w:space="0" w:color="auto"/>
                    <w:bottom w:val="none" w:sz="0" w:space="0" w:color="auto"/>
                    <w:right w:val="none" w:sz="0" w:space="0" w:color="auto"/>
                  </w:divBdr>
                </w:div>
                <w:div w:id="728462461">
                  <w:marLeft w:val="480"/>
                  <w:marRight w:val="0"/>
                  <w:marTop w:val="0"/>
                  <w:marBottom w:val="0"/>
                  <w:divBdr>
                    <w:top w:val="none" w:sz="0" w:space="0" w:color="auto"/>
                    <w:left w:val="none" w:sz="0" w:space="0" w:color="auto"/>
                    <w:bottom w:val="none" w:sz="0" w:space="0" w:color="auto"/>
                    <w:right w:val="none" w:sz="0" w:space="0" w:color="auto"/>
                  </w:divBdr>
                </w:div>
                <w:div w:id="783110926">
                  <w:marLeft w:val="480"/>
                  <w:marRight w:val="0"/>
                  <w:marTop w:val="0"/>
                  <w:marBottom w:val="0"/>
                  <w:divBdr>
                    <w:top w:val="none" w:sz="0" w:space="0" w:color="auto"/>
                    <w:left w:val="none" w:sz="0" w:space="0" w:color="auto"/>
                    <w:bottom w:val="none" w:sz="0" w:space="0" w:color="auto"/>
                    <w:right w:val="none" w:sz="0" w:space="0" w:color="auto"/>
                  </w:divBdr>
                </w:div>
                <w:div w:id="807357765">
                  <w:marLeft w:val="480"/>
                  <w:marRight w:val="0"/>
                  <w:marTop w:val="0"/>
                  <w:marBottom w:val="0"/>
                  <w:divBdr>
                    <w:top w:val="none" w:sz="0" w:space="0" w:color="auto"/>
                    <w:left w:val="none" w:sz="0" w:space="0" w:color="auto"/>
                    <w:bottom w:val="none" w:sz="0" w:space="0" w:color="auto"/>
                    <w:right w:val="none" w:sz="0" w:space="0" w:color="auto"/>
                  </w:divBdr>
                </w:div>
                <w:div w:id="808597087">
                  <w:marLeft w:val="480"/>
                  <w:marRight w:val="0"/>
                  <w:marTop w:val="0"/>
                  <w:marBottom w:val="0"/>
                  <w:divBdr>
                    <w:top w:val="none" w:sz="0" w:space="0" w:color="auto"/>
                    <w:left w:val="none" w:sz="0" w:space="0" w:color="auto"/>
                    <w:bottom w:val="none" w:sz="0" w:space="0" w:color="auto"/>
                    <w:right w:val="none" w:sz="0" w:space="0" w:color="auto"/>
                  </w:divBdr>
                </w:div>
                <w:div w:id="811291326">
                  <w:marLeft w:val="480"/>
                  <w:marRight w:val="0"/>
                  <w:marTop w:val="0"/>
                  <w:marBottom w:val="0"/>
                  <w:divBdr>
                    <w:top w:val="none" w:sz="0" w:space="0" w:color="auto"/>
                    <w:left w:val="none" w:sz="0" w:space="0" w:color="auto"/>
                    <w:bottom w:val="none" w:sz="0" w:space="0" w:color="auto"/>
                    <w:right w:val="none" w:sz="0" w:space="0" w:color="auto"/>
                  </w:divBdr>
                </w:div>
                <w:div w:id="887840173">
                  <w:marLeft w:val="480"/>
                  <w:marRight w:val="0"/>
                  <w:marTop w:val="0"/>
                  <w:marBottom w:val="0"/>
                  <w:divBdr>
                    <w:top w:val="none" w:sz="0" w:space="0" w:color="auto"/>
                    <w:left w:val="none" w:sz="0" w:space="0" w:color="auto"/>
                    <w:bottom w:val="none" w:sz="0" w:space="0" w:color="auto"/>
                    <w:right w:val="none" w:sz="0" w:space="0" w:color="auto"/>
                  </w:divBdr>
                </w:div>
                <w:div w:id="947278811">
                  <w:marLeft w:val="480"/>
                  <w:marRight w:val="0"/>
                  <w:marTop w:val="0"/>
                  <w:marBottom w:val="0"/>
                  <w:divBdr>
                    <w:top w:val="none" w:sz="0" w:space="0" w:color="auto"/>
                    <w:left w:val="none" w:sz="0" w:space="0" w:color="auto"/>
                    <w:bottom w:val="none" w:sz="0" w:space="0" w:color="auto"/>
                    <w:right w:val="none" w:sz="0" w:space="0" w:color="auto"/>
                  </w:divBdr>
                </w:div>
                <w:div w:id="949121795">
                  <w:marLeft w:val="480"/>
                  <w:marRight w:val="0"/>
                  <w:marTop w:val="0"/>
                  <w:marBottom w:val="0"/>
                  <w:divBdr>
                    <w:top w:val="none" w:sz="0" w:space="0" w:color="auto"/>
                    <w:left w:val="none" w:sz="0" w:space="0" w:color="auto"/>
                    <w:bottom w:val="none" w:sz="0" w:space="0" w:color="auto"/>
                    <w:right w:val="none" w:sz="0" w:space="0" w:color="auto"/>
                  </w:divBdr>
                </w:div>
                <w:div w:id="1055665096">
                  <w:marLeft w:val="480"/>
                  <w:marRight w:val="0"/>
                  <w:marTop w:val="0"/>
                  <w:marBottom w:val="0"/>
                  <w:divBdr>
                    <w:top w:val="none" w:sz="0" w:space="0" w:color="auto"/>
                    <w:left w:val="none" w:sz="0" w:space="0" w:color="auto"/>
                    <w:bottom w:val="none" w:sz="0" w:space="0" w:color="auto"/>
                    <w:right w:val="none" w:sz="0" w:space="0" w:color="auto"/>
                  </w:divBdr>
                </w:div>
                <w:div w:id="1233932608">
                  <w:marLeft w:val="480"/>
                  <w:marRight w:val="0"/>
                  <w:marTop w:val="0"/>
                  <w:marBottom w:val="0"/>
                  <w:divBdr>
                    <w:top w:val="none" w:sz="0" w:space="0" w:color="auto"/>
                    <w:left w:val="none" w:sz="0" w:space="0" w:color="auto"/>
                    <w:bottom w:val="none" w:sz="0" w:space="0" w:color="auto"/>
                    <w:right w:val="none" w:sz="0" w:space="0" w:color="auto"/>
                  </w:divBdr>
                </w:div>
                <w:div w:id="1352881755">
                  <w:marLeft w:val="480"/>
                  <w:marRight w:val="0"/>
                  <w:marTop w:val="0"/>
                  <w:marBottom w:val="0"/>
                  <w:divBdr>
                    <w:top w:val="none" w:sz="0" w:space="0" w:color="auto"/>
                    <w:left w:val="none" w:sz="0" w:space="0" w:color="auto"/>
                    <w:bottom w:val="none" w:sz="0" w:space="0" w:color="auto"/>
                    <w:right w:val="none" w:sz="0" w:space="0" w:color="auto"/>
                  </w:divBdr>
                </w:div>
                <w:div w:id="1388184360">
                  <w:marLeft w:val="480"/>
                  <w:marRight w:val="0"/>
                  <w:marTop w:val="0"/>
                  <w:marBottom w:val="0"/>
                  <w:divBdr>
                    <w:top w:val="none" w:sz="0" w:space="0" w:color="auto"/>
                    <w:left w:val="none" w:sz="0" w:space="0" w:color="auto"/>
                    <w:bottom w:val="none" w:sz="0" w:space="0" w:color="auto"/>
                    <w:right w:val="none" w:sz="0" w:space="0" w:color="auto"/>
                  </w:divBdr>
                </w:div>
                <w:div w:id="1388412200">
                  <w:marLeft w:val="480"/>
                  <w:marRight w:val="0"/>
                  <w:marTop w:val="0"/>
                  <w:marBottom w:val="0"/>
                  <w:divBdr>
                    <w:top w:val="none" w:sz="0" w:space="0" w:color="auto"/>
                    <w:left w:val="none" w:sz="0" w:space="0" w:color="auto"/>
                    <w:bottom w:val="none" w:sz="0" w:space="0" w:color="auto"/>
                    <w:right w:val="none" w:sz="0" w:space="0" w:color="auto"/>
                  </w:divBdr>
                </w:div>
                <w:div w:id="1391805634">
                  <w:marLeft w:val="480"/>
                  <w:marRight w:val="0"/>
                  <w:marTop w:val="0"/>
                  <w:marBottom w:val="0"/>
                  <w:divBdr>
                    <w:top w:val="none" w:sz="0" w:space="0" w:color="auto"/>
                    <w:left w:val="none" w:sz="0" w:space="0" w:color="auto"/>
                    <w:bottom w:val="none" w:sz="0" w:space="0" w:color="auto"/>
                    <w:right w:val="none" w:sz="0" w:space="0" w:color="auto"/>
                  </w:divBdr>
                </w:div>
                <w:div w:id="1401253428">
                  <w:marLeft w:val="480"/>
                  <w:marRight w:val="0"/>
                  <w:marTop w:val="0"/>
                  <w:marBottom w:val="0"/>
                  <w:divBdr>
                    <w:top w:val="none" w:sz="0" w:space="0" w:color="auto"/>
                    <w:left w:val="none" w:sz="0" w:space="0" w:color="auto"/>
                    <w:bottom w:val="none" w:sz="0" w:space="0" w:color="auto"/>
                    <w:right w:val="none" w:sz="0" w:space="0" w:color="auto"/>
                  </w:divBdr>
                </w:div>
                <w:div w:id="1422600322">
                  <w:marLeft w:val="480"/>
                  <w:marRight w:val="0"/>
                  <w:marTop w:val="0"/>
                  <w:marBottom w:val="0"/>
                  <w:divBdr>
                    <w:top w:val="none" w:sz="0" w:space="0" w:color="auto"/>
                    <w:left w:val="none" w:sz="0" w:space="0" w:color="auto"/>
                    <w:bottom w:val="none" w:sz="0" w:space="0" w:color="auto"/>
                    <w:right w:val="none" w:sz="0" w:space="0" w:color="auto"/>
                  </w:divBdr>
                </w:div>
                <w:div w:id="1457485394">
                  <w:marLeft w:val="480"/>
                  <w:marRight w:val="0"/>
                  <w:marTop w:val="0"/>
                  <w:marBottom w:val="0"/>
                  <w:divBdr>
                    <w:top w:val="none" w:sz="0" w:space="0" w:color="auto"/>
                    <w:left w:val="none" w:sz="0" w:space="0" w:color="auto"/>
                    <w:bottom w:val="none" w:sz="0" w:space="0" w:color="auto"/>
                    <w:right w:val="none" w:sz="0" w:space="0" w:color="auto"/>
                  </w:divBdr>
                </w:div>
                <w:div w:id="1488285805">
                  <w:marLeft w:val="480"/>
                  <w:marRight w:val="0"/>
                  <w:marTop w:val="0"/>
                  <w:marBottom w:val="0"/>
                  <w:divBdr>
                    <w:top w:val="none" w:sz="0" w:space="0" w:color="auto"/>
                    <w:left w:val="none" w:sz="0" w:space="0" w:color="auto"/>
                    <w:bottom w:val="none" w:sz="0" w:space="0" w:color="auto"/>
                    <w:right w:val="none" w:sz="0" w:space="0" w:color="auto"/>
                  </w:divBdr>
                </w:div>
                <w:div w:id="1582712703">
                  <w:marLeft w:val="480"/>
                  <w:marRight w:val="0"/>
                  <w:marTop w:val="0"/>
                  <w:marBottom w:val="0"/>
                  <w:divBdr>
                    <w:top w:val="none" w:sz="0" w:space="0" w:color="auto"/>
                    <w:left w:val="none" w:sz="0" w:space="0" w:color="auto"/>
                    <w:bottom w:val="none" w:sz="0" w:space="0" w:color="auto"/>
                    <w:right w:val="none" w:sz="0" w:space="0" w:color="auto"/>
                  </w:divBdr>
                </w:div>
                <w:div w:id="1615290688">
                  <w:marLeft w:val="480"/>
                  <w:marRight w:val="0"/>
                  <w:marTop w:val="0"/>
                  <w:marBottom w:val="0"/>
                  <w:divBdr>
                    <w:top w:val="none" w:sz="0" w:space="0" w:color="auto"/>
                    <w:left w:val="none" w:sz="0" w:space="0" w:color="auto"/>
                    <w:bottom w:val="none" w:sz="0" w:space="0" w:color="auto"/>
                    <w:right w:val="none" w:sz="0" w:space="0" w:color="auto"/>
                  </w:divBdr>
                </w:div>
                <w:div w:id="1677614101">
                  <w:marLeft w:val="480"/>
                  <w:marRight w:val="0"/>
                  <w:marTop w:val="0"/>
                  <w:marBottom w:val="0"/>
                  <w:divBdr>
                    <w:top w:val="none" w:sz="0" w:space="0" w:color="auto"/>
                    <w:left w:val="none" w:sz="0" w:space="0" w:color="auto"/>
                    <w:bottom w:val="none" w:sz="0" w:space="0" w:color="auto"/>
                    <w:right w:val="none" w:sz="0" w:space="0" w:color="auto"/>
                  </w:divBdr>
                </w:div>
                <w:div w:id="1679967275">
                  <w:marLeft w:val="480"/>
                  <w:marRight w:val="0"/>
                  <w:marTop w:val="0"/>
                  <w:marBottom w:val="0"/>
                  <w:divBdr>
                    <w:top w:val="none" w:sz="0" w:space="0" w:color="auto"/>
                    <w:left w:val="none" w:sz="0" w:space="0" w:color="auto"/>
                    <w:bottom w:val="none" w:sz="0" w:space="0" w:color="auto"/>
                    <w:right w:val="none" w:sz="0" w:space="0" w:color="auto"/>
                  </w:divBdr>
                </w:div>
                <w:div w:id="1694188358">
                  <w:marLeft w:val="480"/>
                  <w:marRight w:val="0"/>
                  <w:marTop w:val="0"/>
                  <w:marBottom w:val="0"/>
                  <w:divBdr>
                    <w:top w:val="none" w:sz="0" w:space="0" w:color="auto"/>
                    <w:left w:val="none" w:sz="0" w:space="0" w:color="auto"/>
                    <w:bottom w:val="none" w:sz="0" w:space="0" w:color="auto"/>
                    <w:right w:val="none" w:sz="0" w:space="0" w:color="auto"/>
                  </w:divBdr>
                </w:div>
                <w:div w:id="1736198829">
                  <w:marLeft w:val="480"/>
                  <w:marRight w:val="0"/>
                  <w:marTop w:val="0"/>
                  <w:marBottom w:val="0"/>
                  <w:divBdr>
                    <w:top w:val="none" w:sz="0" w:space="0" w:color="auto"/>
                    <w:left w:val="none" w:sz="0" w:space="0" w:color="auto"/>
                    <w:bottom w:val="none" w:sz="0" w:space="0" w:color="auto"/>
                    <w:right w:val="none" w:sz="0" w:space="0" w:color="auto"/>
                  </w:divBdr>
                </w:div>
                <w:div w:id="1757707799">
                  <w:marLeft w:val="480"/>
                  <w:marRight w:val="0"/>
                  <w:marTop w:val="0"/>
                  <w:marBottom w:val="0"/>
                  <w:divBdr>
                    <w:top w:val="none" w:sz="0" w:space="0" w:color="auto"/>
                    <w:left w:val="none" w:sz="0" w:space="0" w:color="auto"/>
                    <w:bottom w:val="none" w:sz="0" w:space="0" w:color="auto"/>
                    <w:right w:val="none" w:sz="0" w:space="0" w:color="auto"/>
                  </w:divBdr>
                </w:div>
                <w:div w:id="1763067438">
                  <w:marLeft w:val="480"/>
                  <w:marRight w:val="0"/>
                  <w:marTop w:val="0"/>
                  <w:marBottom w:val="0"/>
                  <w:divBdr>
                    <w:top w:val="none" w:sz="0" w:space="0" w:color="auto"/>
                    <w:left w:val="none" w:sz="0" w:space="0" w:color="auto"/>
                    <w:bottom w:val="none" w:sz="0" w:space="0" w:color="auto"/>
                    <w:right w:val="none" w:sz="0" w:space="0" w:color="auto"/>
                  </w:divBdr>
                </w:div>
                <w:div w:id="1776753396">
                  <w:marLeft w:val="480"/>
                  <w:marRight w:val="0"/>
                  <w:marTop w:val="0"/>
                  <w:marBottom w:val="0"/>
                  <w:divBdr>
                    <w:top w:val="none" w:sz="0" w:space="0" w:color="auto"/>
                    <w:left w:val="none" w:sz="0" w:space="0" w:color="auto"/>
                    <w:bottom w:val="none" w:sz="0" w:space="0" w:color="auto"/>
                    <w:right w:val="none" w:sz="0" w:space="0" w:color="auto"/>
                  </w:divBdr>
                </w:div>
                <w:div w:id="1830975073">
                  <w:marLeft w:val="480"/>
                  <w:marRight w:val="0"/>
                  <w:marTop w:val="0"/>
                  <w:marBottom w:val="0"/>
                  <w:divBdr>
                    <w:top w:val="none" w:sz="0" w:space="0" w:color="auto"/>
                    <w:left w:val="none" w:sz="0" w:space="0" w:color="auto"/>
                    <w:bottom w:val="none" w:sz="0" w:space="0" w:color="auto"/>
                    <w:right w:val="none" w:sz="0" w:space="0" w:color="auto"/>
                  </w:divBdr>
                </w:div>
                <w:div w:id="1872183051">
                  <w:marLeft w:val="480"/>
                  <w:marRight w:val="0"/>
                  <w:marTop w:val="0"/>
                  <w:marBottom w:val="0"/>
                  <w:divBdr>
                    <w:top w:val="none" w:sz="0" w:space="0" w:color="auto"/>
                    <w:left w:val="none" w:sz="0" w:space="0" w:color="auto"/>
                    <w:bottom w:val="none" w:sz="0" w:space="0" w:color="auto"/>
                    <w:right w:val="none" w:sz="0" w:space="0" w:color="auto"/>
                  </w:divBdr>
                </w:div>
                <w:div w:id="1892156033">
                  <w:marLeft w:val="480"/>
                  <w:marRight w:val="0"/>
                  <w:marTop w:val="0"/>
                  <w:marBottom w:val="0"/>
                  <w:divBdr>
                    <w:top w:val="none" w:sz="0" w:space="0" w:color="auto"/>
                    <w:left w:val="none" w:sz="0" w:space="0" w:color="auto"/>
                    <w:bottom w:val="none" w:sz="0" w:space="0" w:color="auto"/>
                    <w:right w:val="none" w:sz="0" w:space="0" w:color="auto"/>
                  </w:divBdr>
                </w:div>
                <w:div w:id="1956204442">
                  <w:marLeft w:val="480"/>
                  <w:marRight w:val="0"/>
                  <w:marTop w:val="0"/>
                  <w:marBottom w:val="0"/>
                  <w:divBdr>
                    <w:top w:val="none" w:sz="0" w:space="0" w:color="auto"/>
                    <w:left w:val="none" w:sz="0" w:space="0" w:color="auto"/>
                    <w:bottom w:val="none" w:sz="0" w:space="0" w:color="auto"/>
                    <w:right w:val="none" w:sz="0" w:space="0" w:color="auto"/>
                  </w:divBdr>
                </w:div>
                <w:div w:id="1963488480">
                  <w:marLeft w:val="480"/>
                  <w:marRight w:val="0"/>
                  <w:marTop w:val="0"/>
                  <w:marBottom w:val="0"/>
                  <w:divBdr>
                    <w:top w:val="none" w:sz="0" w:space="0" w:color="auto"/>
                    <w:left w:val="none" w:sz="0" w:space="0" w:color="auto"/>
                    <w:bottom w:val="none" w:sz="0" w:space="0" w:color="auto"/>
                    <w:right w:val="none" w:sz="0" w:space="0" w:color="auto"/>
                  </w:divBdr>
                </w:div>
                <w:div w:id="1975793046">
                  <w:marLeft w:val="480"/>
                  <w:marRight w:val="0"/>
                  <w:marTop w:val="0"/>
                  <w:marBottom w:val="0"/>
                  <w:divBdr>
                    <w:top w:val="none" w:sz="0" w:space="0" w:color="auto"/>
                    <w:left w:val="none" w:sz="0" w:space="0" w:color="auto"/>
                    <w:bottom w:val="none" w:sz="0" w:space="0" w:color="auto"/>
                    <w:right w:val="none" w:sz="0" w:space="0" w:color="auto"/>
                  </w:divBdr>
                </w:div>
                <w:div w:id="2003854561">
                  <w:marLeft w:val="480"/>
                  <w:marRight w:val="0"/>
                  <w:marTop w:val="0"/>
                  <w:marBottom w:val="0"/>
                  <w:divBdr>
                    <w:top w:val="none" w:sz="0" w:space="0" w:color="auto"/>
                    <w:left w:val="none" w:sz="0" w:space="0" w:color="auto"/>
                    <w:bottom w:val="none" w:sz="0" w:space="0" w:color="auto"/>
                    <w:right w:val="none" w:sz="0" w:space="0" w:color="auto"/>
                  </w:divBdr>
                </w:div>
                <w:div w:id="2074427380">
                  <w:marLeft w:val="480"/>
                  <w:marRight w:val="0"/>
                  <w:marTop w:val="0"/>
                  <w:marBottom w:val="0"/>
                  <w:divBdr>
                    <w:top w:val="none" w:sz="0" w:space="0" w:color="auto"/>
                    <w:left w:val="none" w:sz="0" w:space="0" w:color="auto"/>
                    <w:bottom w:val="none" w:sz="0" w:space="0" w:color="auto"/>
                    <w:right w:val="none" w:sz="0" w:space="0" w:color="auto"/>
                  </w:divBdr>
                </w:div>
                <w:div w:id="2076201846">
                  <w:marLeft w:val="480"/>
                  <w:marRight w:val="0"/>
                  <w:marTop w:val="0"/>
                  <w:marBottom w:val="0"/>
                  <w:divBdr>
                    <w:top w:val="none" w:sz="0" w:space="0" w:color="auto"/>
                    <w:left w:val="none" w:sz="0" w:space="0" w:color="auto"/>
                    <w:bottom w:val="none" w:sz="0" w:space="0" w:color="auto"/>
                    <w:right w:val="none" w:sz="0" w:space="0" w:color="auto"/>
                  </w:divBdr>
                </w:div>
                <w:div w:id="214068376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715085542">
          <w:marLeft w:val="480"/>
          <w:marRight w:val="0"/>
          <w:marTop w:val="0"/>
          <w:marBottom w:val="0"/>
          <w:divBdr>
            <w:top w:val="none" w:sz="0" w:space="0" w:color="auto"/>
            <w:left w:val="none" w:sz="0" w:space="0" w:color="auto"/>
            <w:bottom w:val="none" w:sz="0" w:space="0" w:color="auto"/>
            <w:right w:val="none" w:sz="0" w:space="0" w:color="auto"/>
          </w:divBdr>
        </w:div>
        <w:div w:id="721372515">
          <w:marLeft w:val="480"/>
          <w:marRight w:val="0"/>
          <w:marTop w:val="0"/>
          <w:marBottom w:val="0"/>
          <w:divBdr>
            <w:top w:val="none" w:sz="0" w:space="0" w:color="auto"/>
            <w:left w:val="none" w:sz="0" w:space="0" w:color="auto"/>
            <w:bottom w:val="none" w:sz="0" w:space="0" w:color="auto"/>
            <w:right w:val="none" w:sz="0" w:space="0" w:color="auto"/>
          </w:divBdr>
        </w:div>
        <w:div w:id="804548695">
          <w:marLeft w:val="480"/>
          <w:marRight w:val="0"/>
          <w:marTop w:val="0"/>
          <w:marBottom w:val="0"/>
          <w:divBdr>
            <w:top w:val="none" w:sz="0" w:space="0" w:color="auto"/>
            <w:left w:val="none" w:sz="0" w:space="0" w:color="auto"/>
            <w:bottom w:val="none" w:sz="0" w:space="0" w:color="auto"/>
            <w:right w:val="none" w:sz="0" w:space="0" w:color="auto"/>
          </w:divBdr>
        </w:div>
        <w:div w:id="824050881">
          <w:marLeft w:val="480"/>
          <w:marRight w:val="0"/>
          <w:marTop w:val="0"/>
          <w:marBottom w:val="0"/>
          <w:divBdr>
            <w:top w:val="none" w:sz="0" w:space="0" w:color="auto"/>
            <w:left w:val="none" w:sz="0" w:space="0" w:color="auto"/>
            <w:bottom w:val="none" w:sz="0" w:space="0" w:color="auto"/>
            <w:right w:val="none" w:sz="0" w:space="0" w:color="auto"/>
          </w:divBdr>
        </w:div>
        <w:div w:id="861626816">
          <w:marLeft w:val="480"/>
          <w:marRight w:val="0"/>
          <w:marTop w:val="0"/>
          <w:marBottom w:val="0"/>
          <w:divBdr>
            <w:top w:val="none" w:sz="0" w:space="0" w:color="auto"/>
            <w:left w:val="none" w:sz="0" w:space="0" w:color="auto"/>
            <w:bottom w:val="none" w:sz="0" w:space="0" w:color="auto"/>
            <w:right w:val="none" w:sz="0" w:space="0" w:color="auto"/>
          </w:divBdr>
        </w:div>
        <w:div w:id="929893912">
          <w:marLeft w:val="480"/>
          <w:marRight w:val="0"/>
          <w:marTop w:val="0"/>
          <w:marBottom w:val="0"/>
          <w:divBdr>
            <w:top w:val="none" w:sz="0" w:space="0" w:color="auto"/>
            <w:left w:val="none" w:sz="0" w:space="0" w:color="auto"/>
            <w:bottom w:val="none" w:sz="0" w:space="0" w:color="auto"/>
            <w:right w:val="none" w:sz="0" w:space="0" w:color="auto"/>
          </w:divBdr>
        </w:div>
        <w:div w:id="1025181312">
          <w:marLeft w:val="480"/>
          <w:marRight w:val="0"/>
          <w:marTop w:val="0"/>
          <w:marBottom w:val="0"/>
          <w:divBdr>
            <w:top w:val="none" w:sz="0" w:space="0" w:color="auto"/>
            <w:left w:val="none" w:sz="0" w:space="0" w:color="auto"/>
            <w:bottom w:val="none" w:sz="0" w:space="0" w:color="auto"/>
            <w:right w:val="none" w:sz="0" w:space="0" w:color="auto"/>
          </w:divBdr>
        </w:div>
        <w:div w:id="1028409106">
          <w:marLeft w:val="480"/>
          <w:marRight w:val="0"/>
          <w:marTop w:val="0"/>
          <w:marBottom w:val="0"/>
          <w:divBdr>
            <w:top w:val="none" w:sz="0" w:space="0" w:color="auto"/>
            <w:left w:val="none" w:sz="0" w:space="0" w:color="auto"/>
            <w:bottom w:val="none" w:sz="0" w:space="0" w:color="auto"/>
            <w:right w:val="none" w:sz="0" w:space="0" w:color="auto"/>
          </w:divBdr>
        </w:div>
        <w:div w:id="1106576563">
          <w:marLeft w:val="480"/>
          <w:marRight w:val="0"/>
          <w:marTop w:val="0"/>
          <w:marBottom w:val="0"/>
          <w:divBdr>
            <w:top w:val="none" w:sz="0" w:space="0" w:color="auto"/>
            <w:left w:val="none" w:sz="0" w:space="0" w:color="auto"/>
            <w:bottom w:val="none" w:sz="0" w:space="0" w:color="auto"/>
            <w:right w:val="none" w:sz="0" w:space="0" w:color="auto"/>
          </w:divBdr>
        </w:div>
        <w:div w:id="1112553500">
          <w:marLeft w:val="480"/>
          <w:marRight w:val="0"/>
          <w:marTop w:val="0"/>
          <w:marBottom w:val="0"/>
          <w:divBdr>
            <w:top w:val="none" w:sz="0" w:space="0" w:color="auto"/>
            <w:left w:val="none" w:sz="0" w:space="0" w:color="auto"/>
            <w:bottom w:val="none" w:sz="0" w:space="0" w:color="auto"/>
            <w:right w:val="none" w:sz="0" w:space="0" w:color="auto"/>
          </w:divBdr>
        </w:div>
        <w:div w:id="1161775552">
          <w:marLeft w:val="480"/>
          <w:marRight w:val="0"/>
          <w:marTop w:val="0"/>
          <w:marBottom w:val="0"/>
          <w:divBdr>
            <w:top w:val="none" w:sz="0" w:space="0" w:color="auto"/>
            <w:left w:val="none" w:sz="0" w:space="0" w:color="auto"/>
            <w:bottom w:val="none" w:sz="0" w:space="0" w:color="auto"/>
            <w:right w:val="none" w:sz="0" w:space="0" w:color="auto"/>
          </w:divBdr>
        </w:div>
        <w:div w:id="1197430305">
          <w:marLeft w:val="480"/>
          <w:marRight w:val="0"/>
          <w:marTop w:val="0"/>
          <w:marBottom w:val="0"/>
          <w:divBdr>
            <w:top w:val="none" w:sz="0" w:space="0" w:color="auto"/>
            <w:left w:val="none" w:sz="0" w:space="0" w:color="auto"/>
            <w:bottom w:val="none" w:sz="0" w:space="0" w:color="auto"/>
            <w:right w:val="none" w:sz="0" w:space="0" w:color="auto"/>
          </w:divBdr>
        </w:div>
        <w:div w:id="1246184364">
          <w:marLeft w:val="480"/>
          <w:marRight w:val="0"/>
          <w:marTop w:val="0"/>
          <w:marBottom w:val="0"/>
          <w:divBdr>
            <w:top w:val="none" w:sz="0" w:space="0" w:color="auto"/>
            <w:left w:val="none" w:sz="0" w:space="0" w:color="auto"/>
            <w:bottom w:val="none" w:sz="0" w:space="0" w:color="auto"/>
            <w:right w:val="none" w:sz="0" w:space="0" w:color="auto"/>
          </w:divBdr>
        </w:div>
        <w:div w:id="1250114645">
          <w:marLeft w:val="480"/>
          <w:marRight w:val="0"/>
          <w:marTop w:val="0"/>
          <w:marBottom w:val="0"/>
          <w:divBdr>
            <w:top w:val="none" w:sz="0" w:space="0" w:color="auto"/>
            <w:left w:val="none" w:sz="0" w:space="0" w:color="auto"/>
            <w:bottom w:val="none" w:sz="0" w:space="0" w:color="auto"/>
            <w:right w:val="none" w:sz="0" w:space="0" w:color="auto"/>
          </w:divBdr>
        </w:div>
        <w:div w:id="1302927101">
          <w:marLeft w:val="480"/>
          <w:marRight w:val="0"/>
          <w:marTop w:val="0"/>
          <w:marBottom w:val="0"/>
          <w:divBdr>
            <w:top w:val="none" w:sz="0" w:space="0" w:color="auto"/>
            <w:left w:val="none" w:sz="0" w:space="0" w:color="auto"/>
            <w:bottom w:val="none" w:sz="0" w:space="0" w:color="auto"/>
            <w:right w:val="none" w:sz="0" w:space="0" w:color="auto"/>
          </w:divBdr>
        </w:div>
        <w:div w:id="1340425863">
          <w:marLeft w:val="480"/>
          <w:marRight w:val="0"/>
          <w:marTop w:val="0"/>
          <w:marBottom w:val="0"/>
          <w:divBdr>
            <w:top w:val="none" w:sz="0" w:space="0" w:color="auto"/>
            <w:left w:val="none" w:sz="0" w:space="0" w:color="auto"/>
            <w:bottom w:val="none" w:sz="0" w:space="0" w:color="auto"/>
            <w:right w:val="none" w:sz="0" w:space="0" w:color="auto"/>
          </w:divBdr>
        </w:div>
        <w:div w:id="1399018201">
          <w:marLeft w:val="480"/>
          <w:marRight w:val="0"/>
          <w:marTop w:val="0"/>
          <w:marBottom w:val="0"/>
          <w:divBdr>
            <w:top w:val="none" w:sz="0" w:space="0" w:color="auto"/>
            <w:left w:val="none" w:sz="0" w:space="0" w:color="auto"/>
            <w:bottom w:val="none" w:sz="0" w:space="0" w:color="auto"/>
            <w:right w:val="none" w:sz="0" w:space="0" w:color="auto"/>
          </w:divBdr>
        </w:div>
        <w:div w:id="1439253896">
          <w:marLeft w:val="480"/>
          <w:marRight w:val="0"/>
          <w:marTop w:val="0"/>
          <w:marBottom w:val="0"/>
          <w:divBdr>
            <w:top w:val="none" w:sz="0" w:space="0" w:color="auto"/>
            <w:left w:val="none" w:sz="0" w:space="0" w:color="auto"/>
            <w:bottom w:val="none" w:sz="0" w:space="0" w:color="auto"/>
            <w:right w:val="none" w:sz="0" w:space="0" w:color="auto"/>
          </w:divBdr>
        </w:div>
        <w:div w:id="1464956552">
          <w:marLeft w:val="480"/>
          <w:marRight w:val="0"/>
          <w:marTop w:val="0"/>
          <w:marBottom w:val="0"/>
          <w:divBdr>
            <w:top w:val="none" w:sz="0" w:space="0" w:color="auto"/>
            <w:left w:val="none" w:sz="0" w:space="0" w:color="auto"/>
            <w:bottom w:val="none" w:sz="0" w:space="0" w:color="auto"/>
            <w:right w:val="none" w:sz="0" w:space="0" w:color="auto"/>
          </w:divBdr>
        </w:div>
        <w:div w:id="1484390436">
          <w:marLeft w:val="480"/>
          <w:marRight w:val="0"/>
          <w:marTop w:val="0"/>
          <w:marBottom w:val="0"/>
          <w:divBdr>
            <w:top w:val="none" w:sz="0" w:space="0" w:color="auto"/>
            <w:left w:val="none" w:sz="0" w:space="0" w:color="auto"/>
            <w:bottom w:val="none" w:sz="0" w:space="0" w:color="auto"/>
            <w:right w:val="none" w:sz="0" w:space="0" w:color="auto"/>
          </w:divBdr>
        </w:div>
        <w:div w:id="1613048895">
          <w:marLeft w:val="480"/>
          <w:marRight w:val="0"/>
          <w:marTop w:val="0"/>
          <w:marBottom w:val="0"/>
          <w:divBdr>
            <w:top w:val="none" w:sz="0" w:space="0" w:color="auto"/>
            <w:left w:val="none" w:sz="0" w:space="0" w:color="auto"/>
            <w:bottom w:val="none" w:sz="0" w:space="0" w:color="auto"/>
            <w:right w:val="none" w:sz="0" w:space="0" w:color="auto"/>
          </w:divBdr>
        </w:div>
        <w:div w:id="1623610219">
          <w:marLeft w:val="480"/>
          <w:marRight w:val="0"/>
          <w:marTop w:val="0"/>
          <w:marBottom w:val="0"/>
          <w:divBdr>
            <w:top w:val="none" w:sz="0" w:space="0" w:color="auto"/>
            <w:left w:val="none" w:sz="0" w:space="0" w:color="auto"/>
            <w:bottom w:val="none" w:sz="0" w:space="0" w:color="auto"/>
            <w:right w:val="none" w:sz="0" w:space="0" w:color="auto"/>
          </w:divBdr>
        </w:div>
        <w:div w:id="1639263556">
          <w:marLeft w:val="480"/>
          <w:marRight w:val="0"/>
          <w:marTop w:val="0"/>
          <w:marBottom w:val="0"/>
          <w:divBdr>
            <w:top w:val="none" w:sz="0" w:space="0" w:color="auto"/>
            <w:left w:val="none" w:sz="0" w:space="0" w:color="auto"/>
            <w:bottom w:val="none" w:sz="0" w:space="0" w:color="auto"/>
            <w:right w:val="none" w:sz="0" w:space="0" w:color="auto"/>
          </w:divBdr>
        </w:div>
        <w:div w:id="1669821641">
          <w:marLeft w:val="480"/>
          <w:marRight w:val="0"/>
          <w:marTop w:val="0"/>
          <w:marBottom w:val="0"/>
          <w:divBdr>
            <w:top w:val="none" w:sz="0" w:space="0" w:color="auto"/>
            <w:left w:val="none" w:sz="0" w:space="0" w:color="auto"/>
            <w:bottom w:val="none" w:sz="0" w:space="0" w:color="auto"/>
            <w:right w:val="none" w:sz="0" w:space="0" w:color="auto"/>
          </w:divBdr>
        </w:div>
        <w:div w:id="1716661957">
          <w:marLeft w:val="480"/>
          <w:marRight w:val="0"/>
          <w:marTop w:val="0"/>
          <w:marBottom w:val="0"/>
          <w:divBdr>
            <w:top w:val="none" w:sz="0" w:space="0" w:color="auto"/>
            <w:left w:val="none" w:sz="0" w:space="0" w:color="auto"/>
            <w:bottom w:val="none" w:sz="0" w:space="0" w:color="auto"/>
            <w:right w:val="none" w:sz="0" w:space="0" w:color="auto"/>
          </w:divBdr>
        </w:div>
        <w:div w:id="1728185587">
          <w:marLeft w:val="480"/>
          <w:marRight w:val="0"/>
          <w:marTop w:val="0"/>
          <w:marBottom w:val="0"/>
          <w:divBdr>
            <w:top w:val="none" w:sz="0" w:space="0" w:color="auto"/>
            <w:left w:val="none" w:sz="0" w:space="0" w:color="auto"/>
            <w:bottom w:val="none" w:sz="0" w:space="0" w:color="auto"/>
            <w:right w:val="none" w:sz="0" w:space="0" w:color="auto"/>
          </w:divBdr>
        </w:div>
        <w:div w:id="1735854957">
          <w:marLeft w:val="480"/>
          <w:marRight w:val="0"/>
          <w:marTop w:val="0"/>
          <w:marBottom w:val="0"/>
          <w:divBdr>
            <w:top w:val="none" w:sz="0" w:space="0" w:color="auto"/>
            <w:left w:val="none" w:sz="0" w:space="0" w:color="auto"/>
            <w:bottom w:val="none" w:sz="0" w:space="0" w:color="auto"/>
            <w:right w:val="none" w:sz="0" w:space="0" w:color="auto"/>
          </w:divBdr>
        </w:div>
        <w:div w:id="1797601367">
          <w:marLeft w:val="480"/>
          <w:marRight w:val="0"/>
          <w:marTop w:val="0"/>
          <w:marBottom w:val="0"/>
          <w:divBdr>
            <w:top w:val="none" w:sz="0" w:space="0" w:color="auto"/>
            <w:left w:val="none" w:sz="0" w:space="0" w:color="auto"/>
            <w:bottom w:val="none" w:sz="0" w:space="0" w:color="auto"/>
            <w:right w:val="none" w:sz="0" w:space="0" w:color="auto"/>
          </w:divBdr>
        </w:div>
        <w:div w:id="1814592939">
          <w:marLeft w:val="480"/>
          <w:marRight w:val="0"/>
          <w:marTop w:val="0"/>
          <w:marBottom w:val="0"/>
          <w:divBdr>
            <w:top w:val="none" w:sz="0" w:space="0" w:color="auto"/>
            <w:left w:val="none" w:sz="0" w:space="0" w:color="auto"/>
            <w:bottom w:val="none" w:sz="0" w:space="0" w:color="auto"/>
            <w:right w:val="none" w:sz="0" w:space="0" w:color="auto"/>
          </w:divBdr>
        </w:div>
        <w:div w:id="1821651863">
          <w:marLeft w:val="480"/>
          <w:marRight w:val="0"/>
          <w:marTop w:val="0"/>
          <w:marBottom w:val="0"/>
          <w:divBdr>
            <w:top w:val="none" w:sz="0" w:space="0" w:color="auto"/>
            <w:left w:val="none" w:sz="0" w:space="0" w:color="auto"/>
            <w:bottom w:val="none" w:sz="0" w:space="0" w:color="auto"/>
            <w:right w:val="none" w:sz="0" w:space="0" w:color="auto"/>
          </w:divBdr>
        </w:div>
        <w:div w:id="1822892304">
          <w:marLeft w:val="480"/>
          <w:marRight w:val="0"/>
          <w:marTop w:val="0"/>
          <w:marBottom w:val="0"/>
          <w:divBdr>
            <w:top w:val="none" w:sz="0" w:space="0" w:color="auto"/>
            <w:left w:val="none" w:sz="0" w:space="0" w:color="auto"/>
            <w:bottom w:val="none" w:sz="0" w:space="0" w:color="auto"/>
            <w:right w:val="none" w:sz="0" w:space="0" w:color="auto"/>
          </w:divBdr>
        </w:div>
        <w:div w:id="1824930270">
          <w:marLeft w:val="480"/>
          <w:marRight w:val="0"/>
          <w:marTop w:val="0"/>
          <w:marBottom w:val="0"/>
          <w:divBdr>
            <w:top w:val="none" w:sz="0" w:space="0" w:color="auto"/>
            <w:left w:val="none" w:sz="0" w:space="0" w:color="auto"/>
            <w:bottom w:val="none" w:sz="0" w:space="0" w:color="auto"/>
            <w:right w:val="none" w:sz="0" w:space="0" w:color="auto"/>
          </w:divBdr>
        </w:div>
        <w:div w:id="1882399078">
          <w:marLeft w:val="480"/>
          <w:marRight w:val="0"/>
          <w:marTop w:val="0"/>
          <w:marBottom w:val="0"/>
          <w:divBdr>
            <w:top w:val="none" w:sz="0" w:space="0" w:color="auto"/>
            <w:left w:val="none" w:sz="0" w:space="0" w:color="auto"/>
            <w:bottom w:val="none" w:sz="0" w:space="0" w:color="auto"/>
            <w:right w:val="none" w:sz="0" w:space="0" w:color="auto"/>
          </w:divBdr>
        </w:div>
        <w:div w:id="1954511063">
          <w:marLeft w:val="480"/>
          <w:marRight w:val="0"/>
          <w:marTop w:val="0"/>
          <w:marBottom w:val="0"/>
          <w:divBdr>
            <w:top w:val="none" w:sz="0" w:space="0" w:color="auto"/>
            <w:left w:val="none" w:sz="0" w:space="0" w:color="auto"/>
            <w:bottom w:val="none" w:sz="0" w:space="0" w:color="auto"/>
            <w:right w:val="none" w:sz="0" w:space="0" w:color="auto"/>
          </w:divBdr>
        </w:div>
        <w:div w:id="1980571888">
          <w:marLeft w:val="480"/>
          <w:marRight w:val="0"/>
          <w:marTop w:val="0"/>
          <w:marBottom w:val="0"/>
          <w:divBdr>
            <w:top w:val="none" w:sz="0" w:space="0" w:color="auto"/>
            <w:left w:val="none" w:sz="0" w:space="0" w:color="auto"/>
            <w:bottom w:val="none" w:sz="0" w:space="0" w:color="auto"/>
            <w:right w:val="none" w:sz="0" w:space="0" w:color="auto"/>
          </w:divBdr>
        </w:div>
        <w:div w:id="2015381421">
          <w:marLeft w:val="480"/>
          <w:marRight w:val="0"/>
          <w:marTop w:val="0"/>
          <w:marBottom w:val="0"/>
          <w:divBdr>
            <w:top w:val="none" w:sz="0" w:space="0" w:color="auto"/>
            <w:left w:val="none" w:sz="0" w:space="0" w:color="auto"/>
            <w:bottom w:val="none" w:sz="0" w:space="0" w:color="auto"/>
            <w:right w:val="none" w:sz="0" w:space="0" w:color="auto"/>
          </w:divBdr>
        </w:div>
        <w:div w:id="2048531823">
          <w:marLeft w:val="480"/>
          <w:marRight w:val="0"/>
          <w:marTop w:val="0"/>
          <w:marBottom w:val="0"/>
          <w:divBdr>
            <w:top w:val="none" w:sz="0" w:space="0" w:color="auto"/>
            <w:left w:val="none" w:sz="0" w:space="0" w:color="auto"/>
            <w:bottom w:val="none" w:sz="0" w:space="0" w:color="auto"/>
            <w:right w:val="none" w:sz="0" w:space="0" w:color="auto"/>
          </w:divBdr>
        </w:div>
        <w:div w:id="2058506467">
          <w:marLeft w:val="480"/>
          <w:marRight w:val="0"/>
          <w:marTop w:val="0"/>
          <w:marBottom w:val="0"/>
          <w:divBdr>
            <w:top w:val="none" w:sz="0" w:space="0" w:color="auto"/>
            <w:left w:val="none" w:sz="0" w:space="0" w:color="auto"/>
            <w:bottom w:val="none" w:sz="0" w:space="0" w:color="auto"/>
            <w:right w:val="none" w:sz="0" w:space="0" w:color="auto"/>
          </w:divBdr>
        </w:div>
        <w:div w:id="2104521957">
          <w:marLeft w:val="480"/>
          <w:marRight w:val="0"/>
          <w:marTop w:val="0"/>
          <w:marBottom w:val="0"/>
          <w:divBdr>
            <w:top w:val="none" w:sz="0" w:space="0" w:color="auto"/>
            <w:left w:val="none" w:sz="0" w:space="0" w:color="auto"/>
            <w:bottom w:val="none" w:sz="0" w:space="0" w:color="auto"/>
            <w:right w:val="none" w:sz="0" w:space="0" w:color="auto"/>
          </w:divBdr>
        </w:div>
        <w:div w:id="2118985355">
          <w:marLeft w:val="480"/>
          <w:marRight w:val="0"/>
          <w:marTop w:val="0"/>
          <w:marBottom w:val="0"/>
          <w:divBdr>
            <w:top w:val="none" w:sz="0" w:space="0" w:color="auto"/>
            <w:left w:val="none" w:sz="0" w:space="0" w:color="auto"/>
            <w:bottom w:val="none" w:sz="0" w:space="0" w:color="auto"/>
            <w:right w:val="none" w:sz="0" w:space="0" w:color="auto"/>
          </w:divBdr>
        </w:div>
        <w:div w:id="2129659174">
          <w:marLeft w:val="480"/>
          <w:marRight w:val="0"/>
          <w:marTop w:val="0"/>
          <w:marBottom w:val="0"/>
          <w:divBdr>
            <w:top w:val="none" w:sz="0" w:space="0" w:color="auto"/>
            <w:left w:val="none" w:sz="0" w:space="0" w:color="auto"/>
            <w:bottom w:val="none" w:sz="0" w:space="0" w:color="auto"/>
            <w:right w:val="none" w:sz="0" w:space="0" w:color="auto"/>
          </w:divBdr>
        </w:div>
      </w:divsChild>
    </w:div>
    <w:div w:id="765929797">
      <w:bodyDiv w:val="1"/>
      <w:marLeft w:val="0"/>
      <w:marRight w:val="0"/>
      <w:marTop w:val="0"/>
      <w:marBottom w:val="0"/>
      <w:divBdr>
        <w:top w:val="none" w:sz="0" w:space="0" w:color="auto"/>
        <w:left w:val="none" w:sz="0" w:space="0" w:color="auto"/>
        <w:bottom w:val="none" w:sz="0" w:space="0" w:color="auto"/>
        <w:right w:val="none" w:sz="0" w:space="0" w:color="auto"/>
      </w:divBdr>
    </w:div>
    <w:div w:id="790785716">
      <w:bodyDiv w:val="1"/>
      <w:marLeft w:val="0"/>
      <w:marRight w:val="0"/>
      <w:marTop w:val="0"/>
      <w:marBottom w:val="0"/>
      <w:divBdr>
        <w:top w:val="none" w:sz="0" w:space="0" w:color="auto"/>
        <w:left w:val="none" w:sz="0" w:space="0" w:color="auto"/>
        <w:bottom w:val="none" w:sz="0" w:space="0" w:color="auto"/>
        <w:right w:val="none" w:sz="0" w:space="0" w:color="auto"/>
      </w:divBdr>
    </w:div>
    <w:div w:id="807356823">
      <w:bodyDiv w:val="1"/>
      <w:marLeft w:val="0"/>
      <w:marRight w:val="0"/>
      <w:marTop w:val="0"/>
      <w:marBottom w:val="0"/>
      <w:divBdr>
        <w:top w:val="none" w:sz="0" w:space="0" w:color="auto"/>
        <w:left w:val="none" w:sz="0" w:space="0" w:color="auto"/>
        <w:bottom w:val="none" w:sz="0" w:space="0" w:color="auto"/>
        <w:right w:val="none" w:sz="0" w:space="0" w:color="auto"/>
      </w:divBdr>
    </w:div>
    <w:div w:id="817503260">
      <w:bodyDiv w:val="1"/>
      <w:marLeft w:val="0"/>
      <w:marRight w:val="0"/>
      <w:marTop w:val="0"/>
      <w:marBottom w:val="0"/>
      <w:divBdr>
        <w:top w:val="none" w:sz="0" w:space="0" w:color="auto"/>
        <w:left w:val="none" w:sz="0" w:space="0" w:color="auto"/>
        <w:bottom w:val="none" w:sz="0" w:space="0" w:color="auto"/>
        <w:right w:val="none" w:sz="0" w:space="0" w:color="auto"/>
      </w:divBdr>
      <w:divsChild>
        <w:div w:id="13270641">
          <w:marLeft w:val="480"/>
          <w:marRight w:val="0"/>
          <w:marTop w:val="0"/>
          <w:marBottom w:val="0"/>
          <w:divBdr>
            <w:top w:val="none" w:sz="0" w:space="0" w:color="auto"/>
            <w:left w:val="none" w:sz="0" w:space="0" w:color="auto"/>
            <w:bottom w:val="none" w:sz="0" w:space="0" w:color="auto"/>
            <w:right w:val="none" w:sz="0" w:space="0" w:color="auto"/>
          </w:divBdr>
        </w:div>
        <w:div w:id="28265725">
          <w:marLeft w:val="480"/>
          <w:marRight w:val="0"/>
          <w:marTop w:val="0"/>
          <w:marBottom w:val="0"/>
          <w:divBdr>
            <w:top w:val="none" w:sz="0" w:space="0" w:color="auto"/>
            <w:left w:val="none" w:sz="0" w:space="0" w:color="auto"/>
            <w:bottom w:val="none" w:sz="0" w:space="0" w:color="auto"/>
            <w:right w:val="none" w:sz="0" w:space="0" w:color="auto"/>
          </w:divBdr>
        </w:div>
        <w:div w:id="80151068">
          <w:marLeft w:val="480"/>
          <w:marRight w:val="0"/>
          <w:marTop w:val="0"/>
          <w:marBottom w:val="0"/>
          <w:divBdr>
            <w:top w:val="none" w:sz="0" w:space="0" w:color="auto"/>
            <w:left w:val="none" w:sz="0" w:space="0" w:color="auto"/>
            <w:bottom w:val="none" w:sz="0" w:space="0" w:color="auto"/>
            <w:right w:val="none" w:sz="0" w:space="0" w:color="auto"/>
          </w:divBdr>
        </w:div>
        <w:div w:id="113646297">
          <w:marLeft w:val="480"/>
          <w:marRight w:val="0"/>
          <w:marTop w:val="0"/>
          <w:marBottom w:val="0"/>
          <w:divBdr>
            <w:top w:val="none" w:sz="0" w:space="0" w:color="auto"/>
            <w:left w:val="none" w:sz="0" w:space="0" w:color="auto"/>
            <w:bottom w:val="none" w:sz="0" w:space="0" w:color="auto"/>
            <w:right w:val="none" w:sz="0" w:space="0" w:color="auto"/>
          </w:divBdr>
        </w:div>
        <w:div w:id="117844617">
          <w:marLeft w:val="480"/>
          <w:marRight w:val="0"/>
          <w:marTop w:val="0"/>
          <w:marBottom w:val="0"/>
          <w:divBdr>
            <w:top w:val="none" w:sz="0" w:space="0" w:color="auto"/>
            <w:left w:val="none" w:sz="0" w:space="0" w:color="auto"/>
            <w:bottom w:val="none" w:sz="0" w:space="0" w:color="auto"/>
            <w:right w:val="none" w:sz="0" w:space="0" w:color="auto"/>
          </w:divBdr>
        </w:div>
        <w:div w:id="265045912">
          <w:marLeft w:val="480"/>
          <w:marRight w:val="0"/>
          <w:marTop w:val="0"/>
          <w:marBottom w:val="0"/>
          <w:divBdr>
            <w:top w:val="none" w:sz="0" w:space="0" w:color="auto"/>
            <w:left w:val="none" w:sz="0" w:space="0" w:color="auto"/>
            <w:bottom w:val="none" w:sz="0" w:space="0" w:color="auto"/>
            <w:right w:val="none" w:sz="0" w:space="0" w:color="auto"/>
          </w:divBdr>
        </w:div>
        <w:div w:id="370423067">
          <w:marLeft w:val="480"/>
          <w:marRight w:val="0"/>
          <w:marTop w:val="0"/>
          <w:marBottom w:val="0"/>
          <w:divBdr>
            <w:top w:val="none" w:sz="0" w:space="0" w:color="auto"/>
            <w:left w:val="none" w:sz="0" w:space="0" w:color="auto"/>
            <w:bottom w:val="none" w:sz="0" w:space="0" w:color="auto"/>
            <w:right w:val="none" w:sz="0" w:space="0" w:color="auto"/>
          </w:divBdr>
        </w:div>
        <w:div w:id="377972197">
          <w:marLeft w:val="480"/>
          <w:marRight w:val="0"/>
          <w:marTop w:val="0"/>
          <w:marBottom w:val="0"/>
          <w:divBdr>
            <w:top w:val="none" w:sz="0" w:space="0" w:color="auto"/>
            <w:left w:val="none" w:sz="0" w:space="0" w:color="auto"/>
            <w:bottom w:val="none" w:sz="0" w:space="0" w:color="auto"/>
            <w:right w:val="none" w:sz="0" w:space="0" w:color="auto"/>
          </w:divBdr>
        </w:div>
        <w:div w:id="395006937">
          <w:marLeft w:val="480"/>
          <w:marRight w:val="0"/>
          <w:marTop w:val="0"/>
          <w:marBottom w:val="0"/>
          <w:divBdr>
            <w:top w:val="none" w:sz="0" w:space="0" w:color="auto"/>
            <w:left w:val="none" w:sz="0" w:space="0" w:color="auto"/>
            <w:bottom w:val="none" w:sz="0" w:space="0" w:color="auto"/>
            <w:right w:val="none" w:sz="0" w:space="0" w:color="auto"/>
          </w:divBdr>
        </w:div>
        <w:div w:id="397167615">
          <w:marLeft w:val="480"/>
          <w:marRight w:val="0"/>
          <w:marTop w:val="0"/>
          <w:marBottom w:val="0"/>
          <w:divBdr>
            <w:top w:val="none" w:sz="0" w:space="0" w:color="auto"/>
            <w:left w:val="none" w:sz="0" w:space="0" w:color="auto"/>
            <w:bottom w:val="none" w:sz="0" w:space="0" w:color="auto"/>
            <w:right w:val="none" w:sz="0" w:space="0" w:color="auto"/>
          </w:divBdr>
        </w:div>
        <w:div w:id="415053870">
          <w:marLeft w:val="480"/>
          <w:marRight w:val="0"/>
          <w:marTop w:val="0"/>
          <w:marBottom w:val="0"/>
          <w:divBdr>
            <w:top w:val="none" w:sz="0" w:space="0" w:color="auto"/>
            <w:left w:val="none" w:sz="0" w:space="0" w:color="auto"/>
            <w:bottom w:val="none" w:sz="0" w:space="0" w:color="auto"/>
            <w:right w:val="none" w:sz="0" w:space="0" w:color="auto"/>
          </w:divBdr>
        </w:div>
        <w:div w:id="482359512">
          <w:marLeft w:val="480"/>
          <w:marRight w:val="0"/>
          <w:marTop w:val="0"/>
          <w:marBottom w:val="0"/>
          <w:divBdr>
            <w:top w:val="none" w:sz="0" w:space="0" w:color="auto"/>
            <w:left w:val="none" w:sz="0" w:space="0" w:color="auto"/>
            <w:bottom w:val="none" w:sz="0" w:space="0" w:color="auto"/>
            <w:right w:val="none" w:sz="0" w:space="0" w:color="auto"/>
          </w:divBdr>
        </w:div>
        <w:div w:id="504395522">
          <w:marLeft w:val="480"/>
          <w:marRight w:val="0"/>
          <w:marTop w:val="0"/>
          <w:marBottom w:val="0"/>
          <w:divBdr>
            <w:top w:val="none" w:sz="0" w:space="0" w:color="auto"/>
            <w:left w:val="none" w:sz="0" w:space="0" w:color="auto"/>
            <w:bottom w:val="none" w:sz="0" w:space="0" w:color="auto"/>
            <w:right w:val="none" w:sz="0" w:space="0" w:color="auto"/>
          </w:divBdr>
        </w:div>
        <w:div w:id="532496501">
          <w:marLeft w:val="480"/>
          <w:marRight w:val="0"/>
          <w:marTop w:val="0"/>
          <w:marBottom w:val="0"/>
          <w:divBdr>
            <w:top w:val="none" w:sz="0" w:space="0" w:color="auto"/>
            <w:left w:val="none" w:sz="0" w:space="0" w:color="auto"/>
            <w:bottom w:val="none" w:sz="0" w:space="0" w:color="auto"/>
            <w:right w:val="none" w:sz="0" w:space="0" w:color="auto"/>
          </w:divBdr>
        </w:div>
        <w:div w:id="540939765">
          <w:marLeft w:val="480"/>
          <w:marRight w:val="0"/>
          <w:marTop w:val="0"/>
          <w:marBottom w:val="0"/>
          <w:divBdr>
            <w:top w:val="none" w:sz="0" w:space="0" w:color="auto"/>
            <w:left w:val="none" w:sz="0" w:space="0" w:color="auto"/>
            <w:bottom w:val="none" w:sz="0" w:space="0" w:color="auto"/>
            <w:right w:val="none" w:sz="0" w:space="0" w:color="auto"/>
          </w:divBdr>
        </w:div>
        <w:div w:id="569316695">
          <w:marLeft w:val="480"/>
          <w:marRight w:val="0"/>
          <w:marTop w:val="0"/>
          <w:marBottom w:val="0"/>
          <w:divBdr>
            <w:top w:val="none" w:sz="0" w:space="0" w:color="auto"/>
            <w:left w:val="none" w:sz="0" w:space="0" w:color="auto"/>
            <w:bottom w:val="none" w:sz="0" w:space="0" w:color="auto"/>
            <w:right w:val="none" w:sz="0" w:space="0" w:color="auto"/>
          </w:divBdr>
        </w:div>
        <w:div w:id="630480823">
          <w:marLeft w:val="480"/>
          <w:marRight w:val="0"/>
          <w:marTop w:val="0"/>
          <w:marBottom w:val="0"/>
          <w:divBdr>
            <w:top w:val="none" w:sz="0" w:space="0" w:color="auto"/>
            <w:left w:val="none" w:sz="0" w:space="0" w:color="auto"/>
            <w:bottom w:val="none" w:sz="0" w:space="0" w:color="auto"/>
            <w:right w:val="none" w:sz="0" w:space="0" w:color="auto"/>
          </w:divBdr>
        </w:div>
        <w:div w:id="638612599">
          <w:marLeft w:val="480"/>
          <w:marRight w:val="0"/>
          <w:marTop w:val="0"/>
          <w:marBottom w:val="0"/>
          <w:divBdr>
            <w:top w:val="none" w:sz="0" w:space="0" w:color="auto"/>
            <w:left w:val="none" w:sz="0" w:space="0" w:color="auto"/>
            <w:bottom w:val="none" w:sz="0" w:space="0" w:color="auto"/>
            <w:right w:val="none" w:sz="0" w:space="0" w:color="auto"/>
          </w:divBdr>
        </w:div>
        <w:div w:id="641231506">
          <w:marLeft w:val="480"/>
          <w:marRight w:val="0"/>
          <w:marTop w:val="0"/>
          <w:marBottom w:val="0"/>
          <w:divBdr>
            <w:top w:val="none" w:sz="0" w:space="0" w:color="auto"/>
            <w:left w:val="none" w:sz="0" w:space="0" w:color="auto"/>
            <w:bottom w:val="none" w:sz="0" w:space="0" w:color="auto"/>
            <w:right w:val="none" w:sz="0" w:space="0" w:color="auto"/>
          </w:divBdr>
        </w:div>
        <w:div w:id="655426010">
          <w:marLeft w:val="480"/>
          <w:marRight w:val="0"/>
          <w:marTop w:val="0"/>
          <w:marBottom w:val="0"/>
          <w:divBdr>
            <w:top w:val="none" w:sz="0" w:space="0" w:color="auto"/>
            <w:left w:val="none" w:sz="0" w:space="0" w:color="auto"/>
            <w:bottom w:val="none" w:sz="0" w:space="0" w:color="auto"/>
            <w:right w:val="none" w:sz="0" w:space="0" w:color="auto"/>
          </w:divBdr>
        </w:div>
        <w:div w:id="699748635">
          <w:marLeft w:val="480"/>
          <w:marRight w:val="0"/>
          <w:marTop w:val="0"/>
          <w:marBottom w:val="0"/>
          <w:divBdr>
            <w:top w:val="none" w:sz="0" w:space="0" w:color="auto"/>
            <w:left w:val="none" w:sz="0" w:space="0" w:color="auto"/>
            <w:bottom w:val="none" w:sz="0" w:space="0" w:color="auto"/>
            <w:right w:val="none" w:sz="0" w:space="0" w:color="auto"/>
          </w:divBdr>
        </w:div>
        <w:div w:id="753210155">
          <w:marLeft w:val="480"/>
          <w:marRight w:val="0"/>
          <w:marTop w:val="0"/>
          <w:marBottom w:val="0"/>
          <w:divBdr>
            <w:top w:val="none" w:sz="0" w:space="0" w:color="auto"/>
            <w:left w:val="none" w:sz="0" w:space="0" w:color="auto"/>
            <w:bottom w:val="none" w:sz="0" w:space="0" w:color="auto"/>
            <w:right w:val="none" w:sz="0" w:space="0" w:color="auto"/>
          </w:divBdr>
        </w:div>
        <w:div w:id="800226455">
          <w:marLeft w:val="480"/>
          <w:marRight w:val="0"/>
          <w:marTop w:val="0"/>
          <w:marBottom w:val="0"/>
          <w:divBdr>
            <w:top w:val="none" w:sz="0" w:space="0" w:color="auto"/>
            <w:left w:val="none" w:sz="0" w:space="0" w:color="auto"/>
            <w:bottom w:val="none" w:sz="0" w:space="0" w:color="auto"/>
            <w:right w:val="none" w:sz="0" w:space="0" w:color="auto"/>
          </w:divBdr>
        </w:div>
        <w:div w:id="804274545">
          <w:marLeft w:val="480"/>
          <w:marRight w:val="0"/>
          <w:marTop w:val="0"/>
          <w:marBottom w:val="0"/>
          <w:divBdr>
            <w:top w:val="none" w:sz="0" w:space="0" w:color="auto"/>
            <w:left w:val="none" w:sz="0" w:space="0" w:color="auto"/>
            <w:bottom w:val="none" w:sz="0" w:space="0" w:color="auto"/>
            <w:right w:val="none" w:sz="0" w:space="0" w:color="auto"/>
          </w:divBdr>
        </w:div>
        <w:div w:id="852575623">
          <w:marLeft w:val="480"/>
          <w:marRight w:val="0"/>
          <w:marTop w:val="0"/>
          <w:marBottom w:val="0"/>
          <w:divBdr>
            <w:top w:val="none" w:sz="0" w:space="0" w:color="auto"/>
            <w:left w:val="none" w:sz="0" w:space="0" w:color="auto"/>
            <w:bottom w:val="none" w:sz="0" w:space="0" w:color="auto"/>
            <w:right w:val="none" w:sz="0" w:space="0" w:color="auto"/>
          </w:divBdr>
        </w:div>
        <w:div w:id="902520029">
          <w:marLeft w:val="480"/>
          <w:marRight w:val="0"/>
          <w:marTop w:val="0"/>
          <w:marBottom w:val="0"/>
          <w:divBdr>
            <w:top w:val="none" w:sz="0" w:space="0" w:color="auto"/>
            <w:left w:val="none" w:sz="0" w:space="0" w:color="auto"/>
            <w:bottom w:val="none" w:sz="0" w:space="0" w:color="auto"/>
            <w:right w:val="none" w:sz="0" w:space="0" w:color="auto"/>
          </w:divBdr>
        </w:div>
        <w:div w:id="938214609">
          <w:marLeft w:val="480"/>
          <w:marRight w:val="0"/>
          <w:marTop w:val="0"/>
          <w:marBottom w:val="0"/>
          <w:divBdr>
            <w:top w:val="none" w:sz="0" w:space="0" w:color="auto"/>
            <w:left w:val="none" w:sz="0" w:space="0" w:color="auto"/>
            <w:bottom w:val="none" w:sz="0" w:space="0" w:color="auto"/>
            <w:right w:val="none" w:sz="0" w:space="0" w:color="auto"/>
          </w:divBdr>
        </w:div>
        <w:div w:id="994335341">
          <w:marLeft w:val="480"/>
          <w:marRight w:val="0"/>
          <w:marTop w:val="0"/>
          <w:marBottom w:val="0"/>
          <w:divBdr>
            <w:top w:val="none" w:sz="0" w:space="0" w:color="auto"/>
            <w:left w:val="none" w:sz="0" w:space="0" w:color="auto"/>
            <w:bottom w:val="none" w:sz="0" w:space="0" w:color="auto"/>
            <w:right w:val="none" w:sz="0" w:space="0" w:color="auto"/>
          </w:divBdr>
        </w:div>
        <w:div w:id="1175458251">
          <w:marLeft w:val="480"/>
          <w:marRight w:val="0"/>
          <w:marTop w:val="0"/>
          <w:marBottom w:val="0"/>
          <w:divBdr>
            <w:top w:val="none" w:sz="0" w:space="0" w:color="auto"/>
            <w:left w:val="none" w:sz="0" w:space="0" w:color="auto"/>
            <w:bottom w:val="none" w:sz="0" w:space="0" w:color="auto"/>
            <w:right w:val="none" w:sz="0" w:space="0" w:color="auto"/>
          </w:divBdr>
        </w:div>
        <w:div w:id="1247378411">
          <w:marLeft w:val="480"/>
          <w:marRight w:val="0"/>
          <w:marTop w:val="0"/>
          <w:marBottom w:val="0"/>
          <w:divBdr>
            <w:top w:val="none" w:sz="0" w:space="0" w:color="auto"/>
            <w:left w:val="none" w:sz="0" w:space="0" w:color="auto"/>
            <w:bottom w:val="none" w:sz="0" w:space="0" w:color="auto"/>
            <w:right w:val="none" w:sz="0" w:space="0" w:color="auto"/>
          </w:divBdr>
        </w:div>
        <w:div w:id="1262643506">
          <w:marLeft w:val="480"/>
          <w:marRight w:val="0"/>
          <w:marTop w:val="0"/>
          <w:marBottom w:val="0"/>
          <w:divBdr>
            <w:top w:val="none" w:sz="0" w:space="0" w:color="auto"/>
            <w:left w:val="none" w:sz="0" w:space="0" w:color="auto"/>
            <w:bottom w:val="none" w:sz="0" w:space="0" w:color="auto"/>
            <w:right w:val="none" w:sz="0" w:space="0" w:color="auto"/>
          </w:divBdr>
        </w:div>
        <w:div w:id="1309868857">
          <w:marLeft w:val="480"/>
          <w:marRight w:val="0"/>
          <w:marTop w:val="0"/>
          <w:marBottom w:val="0"/>
          <w:divBdr>
            <w:top w:val="none" w:sz="0" w:space="0" w:color="auto"/>
            <w:left w:val="none" w:sz="0" w:space="0" w:color="auto"/>
            <w:bottom w:val="none" w:sz="0" w:space="0" w:color="auto"/>
            <w:right w:val="none" w:sz="0" w:space="0" w:color="auto"/>
          </w:divBdr>
        </w:div>
        <w:div w:id="1397774925">
          <w:marLeft w:val="480"/>
          <w:marRight w:val="0"/>
          <w:marTop w:val="0"/>
          <w:marBottom w:val="0"/>
          <w:divBdr>
            <w:top w:val="none" w:sz="0" w:space="0" w:color="auto"/>
            <w:left w:val="none" w:sz="0" w:space="0" w:color="auto"/>
            <w:bottom w:val="none" w:sz="0" w:space="0" w:color="auto"/>
            <w:right w:val="none" w:sz="0" w:space="0" w:color="auto"/>
          </w:divBdr>
        </w:div>
        <w:div w:id="1400708830">
          <w:marLeft w:val="480"/>
          <w:marRight w:val="0"/>
          <w:marTop w:val="0"/>
          <w:marBottom w:val="0"/>
          <w:divBdr>
            <w:top w:val="none" w:sz="0" w:space="0" w:color="auto"/>
            <w:left w:val="none" w:sz="0" w:space="0" w:color="auto"/>
            <w:bottom w:val="none" w:sz="0" w:space="0" w:color="auto"/>
            <w:right w:val="none" w:sz="0" w:space="0" w:color="auto"/>
          </w:divBdr>
        </w:div>
        <w:div w:id="1481262362">
          <w:marLeft w:val="480"/>
          <w:marRight w:val="0"/>
          <w:marTop w:val="0"/>
          <w:marBottom w:val="0"/>
          <w:divBdr>
            <w:top w:val="none" w:sz="0" w:space="0" w:color="auto"/>
            <w:left w:val="none" w:sz="0" w:space="0" w:color="auto"/>
            <w:bottom w:val="none" w:sz="0" w:space="0" w:color="auto"/>
            <w:right w:val="none" w:sz="0" w:space="0" w:color="auto"/>
          </w:divBdr>
        </w:div>
        <w:div w:id="1522430027">
          <w:marLeft w:val="480"/>
          <w:marRight w:val="0"/>
          <w:marTop w:val="0"/>
          <w:marBottom w:val="0"/>
          <w:divBdr>
            <w:top w:val="none" w:sz="0" w:space="0" w:color="auto"/>
            <w:left w:val="none" w:sz="0" w:space="0" w:color="auto"/>
            <w:bottom w:val="none" w:sz="0" w:space="0" w:color="auto"/>
            <w:right w:val="none" w:sz="0" w:space="0" w:color="auto"/>
          </w:divBdr>
        </w:div>
        <w:div w:id="1554927910">
          <w:marLeft w:val="480"/>
          <w:marRight w:val="0"/>
          <w:marTop w:val="0"/>
          <w:marBottom w:val="0"/>
          <w:divBdr>
            <w:top w:val="none" w:sz="0" w:space="0" w:color="auto"/>
            <w:left w:val="none" w:sz="0" w:space="0" w:color="auto"/>
            <w:bottom w:val="none" w:sz="0" w:space="0" w:color="auto"/>
            <w:right w:val="none" w:sz="0" w:space="0" w:color="auto"/>
          </w:divBdr>
        </w:div>
        <w:div w:id="1571112276">
          <w:marLeft w:val="480"/>
          <w:marRight w:val="0"/>
          <w:marTop w:val="0"/>
          <w:marBottom w:val="0"/>
          <w:divBdr>
            <w:top w:val="none" w:sz="0" w:space="0" w:color="auto"/>
            <w:left w:val="none" w:sz="0" w:space="0" w:color="auto"/>
            <w:bottom w:val="none" w:sz="0" w:space="0" w:color="auto"/>
            <w:right w:val="none" w:sz="0" w:space="0" w:color="auto"/>
          </w:divBdr>
        </w:div>
        <w:div w:id="1598828243">
          <w:marLeft w:val="480"/>
          <w:marRight w:val="0"/>
          <w:marTop w:val="0"/>
          <w:marBottom w:val="0"/>
          <w:divBdr>
            <w:top w:val="none" w:sz="0" w:space="0" w:color="auto"/>
            <w:left w:val="none" w:sz="0" w:space="0" w:color="auto"/>
            <w:bottom w:val="none" w:sz="0" w:space="0" w:color="auto"/>
            <w:right w:val="none" w:sz="0" w:space="0" w:color="auto"/>
          </w:divBdr>
        </w:div>
        <w:div w:id="1605502499">
          <w:marLeft w:val="480"/>
          <w:marRight w:val="0"/>
          <w:marTop w:val="0"/>
          <w:marBottom w:val="0"/>
          <w:divBdr>
            <w:top w:val="none" w:sz="0" w:space="0" w:color="auto"/>
            <w:left w:val="none" w:sz="0" w:space="0" w:color="auto"/>
            <w:bottom w:val="none" w:sz="0" w:space="0" w:color="auto"/>
            <w:right w:val="none" w:sz="0" w:space="0" w:color="auto"/>
          </w:divBdr>
        </w:div>
        <w:div w:id="1631593764">
          <w:marLeft w:val="480"/>
          <w:marRight w:val="0"/>
          <w:marTop w:val="0"/>
          <w:marBottom w:val="0"/>
          <w:divBdr>
            <w:top w:val="none" w:sz="0" w:space="0" w:color="auto"/>
            <w:left w:val="none" w:sz="0" w:space="0" w:color="auto"/>
            <w:bottom w:val="none" w:sz="0" w:space="0" w:color="auto"/>
            <w:right w:val="none" w:sz="0" w:space="0" w:color="auto"/>
          </w:divBdr>
        </w:div>
        <w:div w:id="1632707167">
          <w:marLeft w:val="480"/>
          <w:marRight w:val="0"/>
          <w:marTop w:val="0"/>
          <w:marBottom w:val="0"/>
          <w:divBdr>
            <w:top w:val="none" w:sz="0" w:space="0" w:color="auto"/>
            <w:left w:val="none" w:sz="0" w:space="0" w:color="auto"/>
            <w:bottom w:val="none" w:sz="0" w:space="0" w:color="auto"/>
            <w:right w:val="none" w:sz="0" w:space="0" w:color="auto"/>
          </w:divBdr>
        </w:div>
        <w:div w:id="1645040745">
          <w:marLeft w:val="480"/>
          <w:marRight w:val="0"/>
          <w:marTop w:val="0"/>
          <w:marBottom w:val="0"/>
          <w:divBdr>
            <w:top w:val="none" w:sz="0" w:space="0" w:color="auto"/>
            <w:left w:val="none" w:sz="0" w:space="0" w:color="auto"/>
            <w:bottom w:val="none" w:sz="0" w:space="0" w:color="auto"/>
            <w:right w:val="none" w:sz="0" w:space="0" w:color="auto"/>
          </w:divBdr>
        </w:div>
        <w:div w:id="1739013460">
          <w:marLeft w:val="480"/>
          <w:marRight w:val="0"/>
          <w:marTop w:val="0"/>
          <w:marBottom w:val="0"/>
          <w:divBdr>
            <w:top w:val="none" w:sz="0" w:space="0" w:color="auto"/>
            <w:left w:val="none" w:sz="0" w:space="0" w:color="auto"/>
            <w:bottom w:val="none" w:sz="0" w:space="0" w:color="auto"/>
            <w:right w:val="none" w:sz="0" w:space="0" w:color="auto"/>
          </w:divBdr>
        </w:div>
        <w:div w:id="1779445619">
          <w:marLeft w:val="480"/>
          <w:marRight w:val="0"/>
          <w:marTop w:val="0"/>
          <w:marBottom w:val="0"/>
          <w:divBdr>
            <w:top w:val="none" w:sz="0" w:space="0" w:color="auto"/>
            <w:left w:val="none" w:sz="0" w:space="0" w:color="auto"/>
            <w:bottom w:val="none" w:sz="0" w:space="0" w:color="auto"/>
            <w:right w:val="none" w:sz="0" w:space="0" w:color="auto"/>
          </w:divBdr>
        </w:div>
        <w:div w:id="1812598798">
          <w:marLeft w:val="480"/>
          <w:marRight w:val="0"/>
          <w:marTop w:val="0"/>
          <w:marBottom w:val="0"/>
          <w:divBdr>
            <w:top w:val="none" w:sz="0" w:space="0" w:color="auto"/>
            <w:left w:val="none" w:sz="0" w:space="0" w:color="auto"/>
            <w:bottom w:val="none" w:sz="0" w:space="0" w:color="auto"/>
            <w:right w:val="none" w:sz="0" w:space="0" w:color="auto"/>
          </w:divBdr>
        </w:div>
        <w:div w:id="1830099906">
          <w:marLeft w:val="480"/>
          <w:marRight w:val="0"/>
          <w:marTop w:val="0"/>
          <w:marBottom w:val="0"/>
          <w:divBdr>
            <w:top w:val="none" w:sz="0" w:space="0" w:color="auto"/>
            <w:left w:val="none" w:sz="0" w:space="0" w:color="auto"/>
            <w:bottom w:val="none" w:sz="0" w:space="0" w:color="auto"/>
            <w:right w:val="none" w:sz="0" w:space="0" w:color="auto"/>
          </w:divBdr>
        </w:div>
        <w:div w:id="1845197226">
          <w:marLeft w:val="480"/>
          <w:marRight w:val="0"/>
          <w:marTop w:val="0"/>
          <w:marBottom w:val="0"/>
          <w:divBdr>
            <w:top w:val="none" w:sz="0" w:space="0" w:color="auto"/>
            <w:left w:val="none" w:sz="0" w:space="0" w:color="auto"/>
            <w:bottom w:val="none" w:sz="0" w:space="0" w:color="auto"/>
            <w:right w:val="none" w:sz="0" w:space="0" w:color="auto"/>
          </w:divBdr>
        </w:div>
        <w:div w:id="1879900623">
          <w:marLeft w:val="480"/>
          <w:marRight w:val="0"/>
          <w:marTop w:val="0"/>
          <w:marBottom w:val="0"/>
          <w:divBdr>
            <w:top w:val="none" w:sz="0" w:space="0" w:color="auto"/>
            <w:left w:val="none" w:sz="0" w:space="0" w:color="auto"/>
            <w:bottom w:val="none" w:sz="0" w:space="0" w:color="auto"/>
            <w:right w:val="none" w:sz="0" w:space="0" w:color="auto"/>
          </w:divBdr>
        </w:div>
        <w:div w:id="1920867823">
          <w:marLeft w:val="480"/>
          <w:marRight w:val="0"/>
          <w:marTop w:val="0"/>
          <w:marBottom w:val="0"/>
          <w:divBdr>
            <w:top w:val="none" w:sz="0" w:space="0" w:color="auto"/>
            <w:left w:val="none" w:sz="0" w:space="0" w:color="auto"/>
            <w:bottom w:val="none" w:sz="0" w:space="0" w:color="auto"/>
            <w:right w:val="none" w:sz="0" w:space="0" w:color="auto"/>
          </w:divBdr>
        </w:div>
        <w:div w:id="1967002828">
          <w:marLeft w:val="480"/>
          <w:marRight w:val="0"/>
          <w:marTop w:val="0"/>
          <w:marBottom w:val="0"/>
          <w:divBdr>
            <w:top w:val="none" w:sz="0" w:space="0" w:color="auto"/>
            <w:left w:val="none" w:sz="0" w:space="0" w:color="auto"/>
            <w:bottom w:val="none" w:sz="0" w:space="0" w:color="auto"/>
            <w:right w:val="none" w:sz="0" w:space="0" w:color="auto"/>
          </w:divBdr>
        </w:div>
        <w:div w:id="1971279711">
          <w:marLeft w:val="480"/>
          <w:marRight w:val="0"/>
          <w:marTop w:val="0"/>
          <w:marBottom w:val="0"/>
          <w:divBdr>
            <w:top w:val="none" w:sz="0" w:space="0" w:color="auto"/>
            <w:left w:val="none" w:sz="0" w:space="0" w:color="auto"/>
            <w:bottom w:val="none" w:sz="0" w:space="0" w:color="auto"/>
            <w:right w:val="none" w:sz="0" w:space="0" w:color="auto"/>
          </w:divBdr>
        </w:div>
        <w:div w:id="1976598271">
          <w:marLeft w:val="480"/>
          <w:marRight w:val="0"/>
          <w:marTop w:val="0"/>
          <w:marBottom w:val="0"/>
          <w:divBdr>
            <w:top w:val="none" w:sz="0" w:space="0" w:color="auto"/>
            <w:left w:val="none" w:sz="0" w:space="0" w:color="auto"/>
            <w:bottom w:val="none" w:sz="0" w:space="0" w:color="auto"/>
            <w:right w:val="none" w:sz="0" w:space="0" w:color="auto"/>
          </w:divBdr>
        </w:div>
      </w:divsChild>
    </w:div>
    <w:div w:id="817570055">
      <w:bodyDiv w:val="1"/>
      <w:marLeft w:val="0"/>
      <w:marRight w:val="0"/>
      <w:marTop w:val="0"/>
      <w:marBottom w:val="0"/>
      <w:divBdr>
        <w:top w:val="none" w:sz="0" w:space="0" w:color="auto"/>
        <w:left w:val="none" w:sz="0" w:space="0" w:color="auto"/>
        <w:bottom w:val="none" w:sz="0" w:space="0" w:color="auto"/>
        <w:right w:val="none" w:sz="0" w:space="0" w:color="auto"/>
      </w:divBdr>
    </w:div>
    <w:div w:id="824249864">
      <w:bodyDiv w:val="1"/>
      <w:marLeft w:val="0"/>
      <w:marRight w:val="0"/>
      <w:marTop w:val="0"/>
      <w:marBottom w:val="0"/>
      <w:divBdr>
        <w:top w:val="none" w:sz="0" w:space="0" w:color="auto"/>
        <w:left w:val="none" w:sz="0" w:space="0" w:color="auto"/>
        <w:bottom w:val="none" w:sz="0" w:space="0" w:color="auto"/>
        <w:right w:val="none" w:sz="0" w:space="0" w:color="auto"/>
      </w:divBdr>
    </w:div>
    <w:div w:id="832571806">
      <w:bodyDiv w:val="1"/>
      <w:marLeft w:val="0"/>
      <w:marRight w:val="0"/>
      <w:marTop w:val="0"/>
      <w:marBottom w:val="0"/>
      <w:divBdr>
        <w:top w:val="none" w:sz="0" w:space="0" w:color="auto"/>
        <w:left w:val="none" w:sz="0" w:space="0" w:color="auto"/>
        <w:bottom w:val="none" w:sz="0" w:space="0" w:color="auto"/>
        <w:right w:val="none" w:sz="0" w:space="0" w:color="auto"/>
      </w:divBdr>
    </w:div>
    <w:div w:id="842013373">
      <w:bodyDiv w:val="1"/>
      <w:marLeft w:val="0"/>
      <w:marRight w:val="0"/>
      <w:marTop w:val="0"/>
      <w:marBottom w:val="0"/>
      <w:divBdr>
        <w:top w:val="none" w:sz="0" w:space="0" w:color="auto"/>
        <w:left w:val="none" w:sz="0" w:space="0" w:color="auto"/>
        <w:bottom w:val="none" w:sz="0" w:space="0" w:color="auto"/>
        <w:right w:val="none" w:sz="0" w:space="0" w:color="auto"/>
      </w:divBdr>
    </w:div>
    <w:div w:id="844129073">
      <w:bodyDiv w:val="1"/>
      <w:marLeft w:val="0"/>
      <w:marRight w:val="0"/>
      <w:marTop w:val="0"/>
      <w:marBottom w:val="0"/>
      <w:divBdr>
        <w:top w:val="none" w:sz="0" w:space="0" w:color="auto"/>
        <w:left w:val="none" w:sz="0" w:space="0" w:color="auto"/>
        <w:bottom w:val="none" w:sz="0" w:space="0" w:color="auto"/>
        <w:right w:val="none" w:sz="0" w:space="0" w:color="auto"/>
      </w:divBdr>
    </w:div>
    <w:div w:id="846599655">
      <w:bodyDiv w:val="1"/>
      <w:marLeft w:val="0"/>
      <w:marRight w:val="0"/>
      <w:marTop w:val="0"/>
      <w:marBottom w:val="0"/>
      <w:divBdr>
        <w:top w:val="none" w:sz="0" w:space="0" w:color="auto"/>
        <w:left w:val="none" w:sz="0" w:space="0" w:color="auto"/>
        <w:bottom w:val="none" w:sz="0" w:space="0" w:color="auto"/>
        <w:right w:val="none" w:sz="0" w:space="0" w:color="auto"/>
      </w:divBdr>
    </w:div>
    <w:div w:id="848329547">
      <w:bodyDiv w:val="1"/>
      <w:marLeft w:val="0"/>
      <w:marRight w:val="0"/>
      <w:marTop w:val="0"/>
      <w:marBottom w:val="0"/>
      <w:divBdr>
        <w:top w:val="none" w:sz="0" w:space="0" w:color="auto"/>
        <w:left w:val="none" w:sz="0" w:space="0" w:color="auto"/>
        <w:bottom w:val="none" w:sz="0" w:space="0" w:color="auto"/>
        <w:right w:val="none" w:sz="0" w:space="0" w:color="auto"/>
      </w:divBdr>
    </w:div>
    <w:div w:id="867331431">
      <w:bodyDiv w:val="1"/>
      <w:marLeft w:val="0"/>
      <w:marRight w:val="0"/>
      <w:marTop w:val="0"/>
      <w:marBottom w:val="0"/>
      <w:divBdr>
        <w:top w:val="none" w:sz="0" w:space="0" w:color="auto"/>
        <w:left w:val="none" w:sz="0" w:space="0" w:color="auto"/>
        <w:bottom w:val="none" w:sz="0" w:space="0" w:color="auto"/>
        <w:right w:val="none" w:sz="0" w:space="0" w:color="auto"/>
      </w:divBdr>
    </w:div>
    <w:div w:id="868879532">
      <w:bodyDiv w:val="1"/>
      <w:marLeft w:val="0"/>
      <w:marRight w:val="0"/>
      <w:marTop w:val="0"/>
      <w:marBottom w:val="0"/>
      <w:divBdr>
        <w:top w:val="none" w:sz="0" w:space="0" w:color="auto"/>
        <w:left w:val="none" w:sz="0" w:space="0" w:color="auto"/>
        <w:bottom w:val="none" w:sz="0" w:space="0" w:color="auto"/>
        <w:right w:val="none" w:sz="0" w:space="0" w:color="auto"/>
      </w:divBdr>
      <w:divsChild>
        <w:div w:id="11340619">
          <w:marLeft w:val="480"/>
          <w:marRight w:val="0"/>
          <w:marTop w:val="0"/>
          <w:marBottom w:val="0"/>
          <w:divBdr>
            <w:top w:val="none" w:sz="0" w:space="0" w:color="auto"/>
            <w:left w:val="none" w:sz="0" w:space="0" w:color="auto"/>
            <w:bottom w:val="none" w:sz="0" w:space="0" w:color="auto"/>
            <w:right w:val="none" w:sz="0" w:space="0" w:color="auto"/>
          </w:divBdr>
        </w:div>
        <w:div w:id="42563849">
          <w:marLeft w:val="480"/>
          <w:marRight w:val="0"/>
          <w:marTop w:val="0"/>
          <w:marBottom w:val="0"/>
          <w:divBdr>
            <w:top w:val="none" w:sz="0" w:space="0" w:color="auto"/>
            <w:left w:val="none" w:sz="0" w:space="0" w:color="auto"/>
            <w:bottom w:val="none" w:sz="0" w:space="0" w:color="auto"/>
            <w:right w:val="none" w:sz="0" w:space="0" w:color="auto"/>
          </w:divBdr>
        </w:div>
        <w:div w:id="91052077">
          <w:marLeft w:val="480"/>
          <w:marRight w:val="0"/>
          <w:marTop w:val="0"/>
          <w:marBottom w:val="0"/>
          <w:divBdr>
            <w:top w:val="none" w:sz="0" w:space="0" w:color="auto"/>
            <w:left w:val="none" w:sz="0" w:space="0" w:color="auto"/>
            <w:bottom w:val="none" w:sz="0" w:space="0" w:color="auto"/>
            <w:right w:val="none" w:sz="0" w:space="0" w:color="auto"/>
          </w:divBdr>
        </w:div>
        <w:div w:id="117573336">
          <w:marLeft w:val="480"/>
          <w:marRight w:val="0"/>
          <w:marTop w:val="0"/>
          <w:marBottom w:val="0"/>
          <w:divBdr>
            <w:top w:val="none" w:sz="0" w:space="0" w:color="auto"/>
            <w:left w:val="none" w:sz="0" w:space="0" w:color="auto"/>
            <w:bottom w:val="none" w:sz="0" w:space="0" w:color="auto"/>
            <w:right w:val="none" w:sz="0" w:space="0" w:color="auto"/>
          </w:divBdr>
        </w:div>
        <w:div w:id="195047622">
          <w:marLeft w:val="480"/>
          <w:marRight w:val="0"/>
          <w:marTop w:val="0"/>
          <w:marBottom w:val="0"/>
          <w:divBdr>
            <w:top w:val="none" w:sz="0" w:space="0" w:color="auto"/>
            <w:left w:val="none" w:sz="0" w:space="0" w:color="auto"/>
            <w:bottom w:val="none" w:sz="0" w:space="0" w:color="auto"/>
            <w:right w:val="none" w:sz="0" w:space="0" w:color="auto"/>
          </w:divBdr>
        </w:div>
        <w:div w:id="210461235">
          <w:marLeft w:val="480"/>
          <w:marRight w:val="0"/>
          <w:marTop w:val="0"/>
          <w:marBottom w:val="0"/>
          <w:divBdr>
            <w:top w:val="none" w:sz="0" w:space="0" w:color="auto"/>
            <w:left w:val="none" w:sz="0" w:space="0" w:color="auto"/>
            <w:bottom w:val="none" w:sz="0" w:space="0" w:color="auto"/>
            <w:right w:val="none" w:sz="0" w:space="0" w:color="auto"/>
          </w:divBdr>
        </w:div>
        <w:div w:id="261888372">
          <w:marLeft w:val="480"/>
          <w:marRight w:val="0"/>
          <w:marTop w:val="0"/>
          <w:marBottom w:val="0"/>
          <w:divBdr>
            <w:top w:val="none" w:sz="0" w:space="0" w:color="auto"/>
            <w:left w:val="none" w:sz="0" w:space="0" w:color="auto"/>
            <w:bottom w:val="none" w:sz="0" w:space="0" w:color="auto"/>
            <w:right w:val="none" w:sz="0" w:space="0" w:color="auto"/>
          </w:divBdr>
        </w:div>
        <w:div w:id="382212559">
          <w:marLeft w:val="480"/>
          <w:marRight w:val="0"/>
          <w:marTop w:val="0"/>
          <w:marBottom w:val="0"/>
          <w:divBdr>
            <w:top w:val="none" w:sz="0" w:space="0" w:color="auto"/>
            <w:left w:val="none" w:sz="0" w:space="0" w:color="auto"/>
            <w:bottom w:val="none" w:sz="0" w:space="0" w:color="auto"/>
            <w:right w:val="none" w:sz="0" w:space="0" w:color="auto"/>
          </w:divBdr>
        </w:div>
        <w:div w:id="401292257">
          <w:marLeft w:val="480"/>
          <w:marRight w:val="0"/>
          <w:marTop w:val="0"/>
          <w:marBottom w:val="0"/>
          <w:divBdr>
            <w:top w:val="none" w:sz="0" w:space="0" w:color="auto"/>
            <w:left w:val="none" w:sz="0" w:space="0" w:color="auto"/>
            <w:bottom w:val="none" w:sz="0" w:space="0" w:color="auto"/>
            <w:right w:val="none" w:sz="0" w:space="0" w:color="auto"/>
          </w:divBdr>
        </w:div>
        <w:div w:id="465515921">
          <w:marLeft w:val="480"/>
          <w:marRight w:val="0"/>
          <w:marTop w:val="0"/>
          <w:marBottom w:val="0"/>
          <w:divBdr>
            <w:top w:val="none" w:sz="0" w:space="0" w:color="auto"/>
            <w:left w:val="none" w:sz="0" w:space="0" w:color="auto"/>
            <w:bottom w:val="none" w:sz="0" w:space="0" w:color="auto"/>
            <w:right w:val="none" w:sz="0" w:space="0" w:color="auto"/>
          </w:divBdr>
        </w:div>
        <w:div w:id="496772854">
          <w:marLeft w:val="480"/>
          <w:marRight w:val="0"/>
          <w:marTop w:val="0"/>
          <w:marBottom w:val="0"/>
          <w:divBdr>
            <w:top w:val="none" w:sz="0" w:space="0" w:color="auto"/>
            <w:left w:val="none" w:sz="0" w:space="0" w:color="auto"/>
            <w:bottom w:val="none" w:sz="0" w:space="0" w:color="auto"/>
            <w:right w:val="none" w:sz="0" w:space="0" w:color="auto"/>
          </w:divBdr>
        </w:div>
        <w:div w:id="499395261">
          <w:marLeft w:val="480"/>
          <w:marRight w:val="0"/>
          <w:marTop w:val="0"/>
          <w:marBottom w:val="0"/>
          <w:divBdr>
            <w:top w:val="none" w:sz="0" w:space="0" w:color="auto"/>
            <w:left w:val="none" w:sz="0" w:space="0" w:color="auto"/>
            <w:bottom w:val="none" w:sz="0" w:space="0" w:color="auto"/>
            <w:right w:val="none" w:sz="0" w:space="0" w:color="auto"/>
          </w:divBdr>
        </w:div>
        <w:div w:id="568658574">
          <w:marLeft w:val="480"/>
          <w:marRight w:val="0"/>
          <w:marTop w:val="0"/>
          <w:marBottom w:val="0"/>
          <w:divBdr>
            <w:top w:val="none" w:sz="0" w:space="0" w:color="auto"/>
            <w:left w:val="none" w:sz="0" w:space="0" w:color="auto"/>
            <w:bottom w:val="none" w:sz="0" w:space="0" w:color="auto"/>
            <w:right w:val="none" w:sz="0" w:space="0" w:color="auto"/>
          </w:divBdr>
        </w:div>
        <w:div w:id="587009131">
          <w:marLeft w:val="480"/>
          <w:marRight w:val="0"/>
          <w:marTop w:val="0"/>
          <w:marBottom w:val="0"/>
          <w:divBdr>
            <w:top w:val="none" w:sz="0" w:space="0" w:color="auto"/>
            <w:left w:val="none" w:sz="0" w:space="0" w:color="auto"/>
            <w:bottom w:val="none" w:sz="0" w:space="0" w:color="auto"/>
            <w:right w:val="none" w:sz="0" w:space="0" w:color="auto"/>
          </w:divBdr>
        </w:div>
        <w:div w:id="702899974">
          <w:marLeft w:val="480"/>
          <w:marRight w:val="0"/>
          <w:marTop w:val="0"/>
          <w:marBottom w:val="0"/>
          <w:divBdr>
            <w:top w:val="none" w:sz="0" w:space="0" w:color="auto"/>
            <w:left w:val="none" w:sz="0" w:space="0" w:color="auto"/>
            <w:bottom w:val="none" w:sz="0" w:space="0" w:color="auto"/>
            <w:right w:val="none" w:sz="0" w:space="0" w:color="auto"/>
          </w:divBdr>
        </w:div>
        <w:div w:id="740325407">
          <w:marLeft w:val="480"/>
          <w:marRight w:val="0"/>
          <w:marTop w:val="0"/>
          <w:marBottom w:val="0"/>
          <w:divBdr>
            <w:top w:val="none" w:sz="0" w:space="0" w:color="auto"/>
            <w:left w:val="none" w:sz="0" w:space="0" w:color="auto"/>
            <w:bottom w:val="none" w:sz="0" w:space="0" w:color="auto"/>
            <w:right w:val="none" w:sz="0" w:space="0" w:color="auto"/>
          </w:divBdr>
        </w:div>
        <w:div w:id="763494738">
          <w:marLeft w:val="480"/>
          <w:marRight w:val="0"/>
          <w:marTop w:val="0"/>
          <w:marBottom w:val="0"/>
          <w:divBdr>
            <w:top w:val="none" w:sz="0" w:space="0" w:color="auto"/>
            <w:left w:val="none" w:sz="0" w:space="0" w:color="auto"/>
            <w:bottom w:val="none" w:sz="0" w:space="0" w:color="auto"/>
            <w:right w:val="none" w:sz="0" w:space="0" w:color="auto"/>
          </w:divBdr>
        </w:div>
        <w:div w:id="793714924">
          <w:marLeft w:val="480"/>
          <w:marRight w:val="0"/>
          <w:marTop w:val="0"/>
          <w:marBottom w:val="0"/>
          <w:divBdr>
            <w:top w:val="none" w:sz="0" w:space="0" w:color="auto"/>
            <w:left w:val="none" w:sz="0" w:space="0" w:color="auto"/>
            <w:bottom w:val="none" w:sz="0" w:space="0" w:color="auto"/>
            <w:right w:val="none" w:sz="0" w:space="0" w:color="auto"/>
          </w:divBdr>
        </w:div>
        <w:div w:id="825440052">
          <w:marLeft w:val="480"/>
          <w:marRight w:val="0"/>
          <w:marTop w:val="0"/>
          <w:marBottom w:val="0"/>
          <w:divBdr>
            <w:top w:val="none" w:sz="0" w:space="0" w:color="auto"/>
            <w:left w:val="none" w:sz="0" w:space="0" w:color="auto"/>
            <w:bottom w:val="none" w:sz="0" w:space="0" w:color="auto"/>
            <w:right w:val="none" w:sz="0" w:space="0" w:color="auto"/>
          </w:divBdr>
        </w:div>
        <w:div w:id="868418502">
          <w:marLeft w:val="480"/>
          <w:marRight w:val="0"/>
          <w:marTop w:val="0"/>
          <w:marBottom w:val="0"/>
          <w:divBdr>
            <w:top w:val="none" w:sz="0" w:space="0" w:color="auto"/>
            <w:left w:val="none" w:sz="0" w:space="0" w:color="auto"/>
            <w:bottom w:val="none" w:sz="0" w:space="0" w:color="auto"/>
            <w:right w:val="none" w:sz="0" w:space="0" w:color="auto"/>
          </w:divBdr>
        </w:div>
        <w:div w:id="917979583">
          <w:marLeft w:val="480"/>
          <w:marRight w:val="0"/>
          <w:marTop w:val="0"/>
          <w:marBottom w:val="0"/>
          <w:divBdr>
            <w:top w:val="none" w:sz="0" w:space="0" w:color="auto"/>
            <w:left w:val="none" w:sz="0" w:space="0" w:color="auto"/>
            <w:bottom w:val="none" w:sz="0" w:space="0" w:color="auto"/>
            <w:right w:val="none" w:sz="0" w:space="0" w:color="auto"/>
          </w:divBdr>
        </w:div>
        <w:div w:id="918900705">
          <w:marLeft w:val="480"/>
          <w:marRight w:val="0"/>
          <w:marTop w:val="0"/>
          <w:marBottom w:val="0"/>
          <w:divBdr>
            <w:top w:val="none" w:sz="0" w:space="0" w:color="auto"/>
            <w:left w:val="none" w:sz="0" w:space="0" w:color="auto"/>
            <w:bottom w:val="none" w:sz="0" w:space="0" w:color="auto"/>
            <w:right w:val="none" w:sz="0" w:space="0" w:color="auto"/>
          </w:divBdr>
        </w:div>
        <w:div w:id="929050118">
          <w:marLeft w:val="480"/>
          <w:marRight w:val="0"/>
          <w:marTop w:val="0"/>
          <w:marBottom w:val="0"/>
          <w:divBdr>
            <w:top w:val="none" w:sz="0" w:space="0" w:color="auto"/>
            <w:left w:val="none" w:sz="0" w:space="0" w:color="auto"/>
            <w:bottom w:val="none" w:sz="0" w:space="0" w:color="auto"/>
            <w:right w:val="none" w:sz="0" w:space="0" w:color="auto"/>
          </w:divBdr>
        </w:div>
        <w:div w:id="948704444">
          <w:marLeft w:val="480"/>
          <w:marRight w:val="0"/>
          <w:marTop w:val="0"/>
          <w:marBottom w:val="0"/>
          <w:divBdr>
            <w:top w:val="none" w:sz="0" w:space="0" w:color="auto"/>
            <w:left w:val="none" w:sz="0" w:space="0" w:color="auto"/>
            <w:bottom w:val="none" w:sz="0" w:space="0" w:color="auto"/>
            <w:right w:val="none" w:sz="0" w:space="0" w:color="auto"/>
          </w:divBdr>
        </w:div>
        <w:div w:id="963969207">
          <w:marLeft w:val="480"/>
          <w:marRight w:val="0"/>
          <w:marTop w:val="0"/>
          <w:marBottom w:val="0"/>
          <w:divBdr>
            <w:top w:val="none" w:sz="0" w:space="0" w:color="auto"/>
            <w:left w:val="none" w:sz="0" w:space="0" w:color="auto"/>
            <w:bottom w:val="none" w:sz="0" w:space="0" w:color="auto"/>
            <w:right w:val="none" w:sz="0" w:space="0" w:color="auto"/>
          </w:divBdr>
        </w:div>
        <w:div w:id="1160929689">
          <w:marLeft w:val="480"/>
          <w:marRight w:val="0"/>
          <w:marTop w:val="0"/>
          <w:marBottom w:val="0"/>
          <w:divBdr>
            <w:top w:val="none" w:sz="0" w:space="0" w:color="auto"/>
            <w:left w:val="none" w:sz="0" w:space="0" w:color="auto"/>
            <w:bottom w:val="none" w:sz="0" w:space="0" w:color="auto"/>
            <w:right w:val="none" w:sz="0" w:space="0" w:color="auto"/>
          </w:divBdr>
        </w:div>
        <w:div w:id="1202326016">
          <w:marLeft w:val="480"/>
          <w:marRight w:val="0"/>
          <w:marTop w:val="0"/>
          <w:marBottom w:val="0"/>
          <w:divBdr>
            <w:top w:val="none" w:sz="0" w:space="0" w:color="auto"/>
            <w:left w:val="none" w:sz="0" w:space="0" w:color="auto"/>
            <w:bottom w:val="none" w:sz="0" w:space="0" w:color="auto"/>
            <w:right w:val="none" w:sz="0" w:space="0" w:color="auto"/>
          </w:divBdr>
        </w:div>
        <w:div w:id="1221867828">
          <w:marLeft w:val="480"/>
          <w:marRight w:val="0"/>
          <w:marTop w:val="0"/>
          <w:marBottom w:val="0"/>
          <w:divBdr>
            <w:top w:val="none" w:sz="0" w:space="0" w:color="auto"/>
            <w:left w:val="none" w:sz="0" w:space="0" w:color="auto"/>
            <w:bottom w:val="none" w:sz="0" w:space="0" w:color="auto"/>
            <w:right w:val="none" w:sz="0" w:space="0" w:color="auto"/>
          </w:divBdr>
        </w:div>
        <w:div w:id="1234780114">
          <w:marLeft w:val="480"/>
          <w:marRight w:val="0"/>
          <w:marTop w:val="0"/>
          <w:marBottom w:val="0"/>
          <w:divBdr>
            <w:top w:val="none" w:sz="0" w:space="0" w:color="auto"/>
            <w:left w:val="none" w:sz="0" w:space="0" w:color="auto"/>
            <w:bottom w:val="none" w:sz="0" w:space="0" w:color="auto"/>
            <w:right w:val="none" w:sz="0" w:space="0" w:color="auto"/>
          </w:divBdr>
        </w:div>
        <w:div w:id="1239707651">
          <w:marLeft w:val="480"/>
          <w:marRight w:val="0"/>
          <w:marTop w:val="0"/>
          <w:marBottom w:val="0"/>
          <w:divBdr>
            <w:top w:val="none" w:sz="0" w:space="0" w:color="auto"/>
            <w:left w:val="none" w:sz="0" w:space="0" w:color="auto"/>
            <w:bottom w:val="none" w:sz="0" w:space="0" w:color="auto"/>
            <w:right w:val="none" w:sz="0" w:space="0" w:color="auto"/>
          </w:divBdr>
        </w:div>
        <w:div w:id="1252277098">
          <w:marLeft w:val="480"/>
          <w:marRight w:val="0"/>
          <w:marTop w:val="0"/>
          <w:marBottom w:val="0"/>
          <w:divBdr>
            <w:top w:val="none" w:sz="0" w:space="0" w:color="auto"/>
            <w:left w:val="none" w:sz="0" w:space="0" w:color="auto"/>
            <w:bottom w:val="none" w:sz="0" w:space="0" w:color="auto"/>
            <w:right w:val="none" w:sz="0" w:space="0" w:color="auto"/>
          </w:divBdr>
        </w:div>
        <w:div w:id="1299872101">
          <w:marLeft w:val="480"/>
          <w:marRight w:val="0"/>
          <w:marTop w:val="0"/>
          <w:marBottom w:val="0"/>
          <w:divBdr>
            <w:top w:val="none" w:sz="0" w:space="0" w:color="auto"/>
            <w:left w:val="none" w:sz="0" w:space="0" w:color="auto"/>
            <w:bottom w:val="none" w:sz="0" w:space="0" w:color="auto"/>
            <w:right w:val="none" w:sz="0" w:space="0" w:color="auto"/>
          </w:divBdr>
        </w:div>
        <w:div w:id="1356420012">
          <w:marLeft w:val="480"/>
          <w:marRight w:val="0"/>
          <w:marTop w:val="0"/>
          <w:marBottom w:val="0"/>
          <w:divBdr>
            <w:top w:val="none" w:sz="0" w:space="0" w:color="auto"/>
            <w:left w:val="none" w:sz="0" w:space="0" w:color="auto"/>
            <w:bottom w:val="none" w:sz="0" w:space="0" w:color="auto"/>
            <w:right w:val="none" w:sz="0" w:space="0" w:color="auto"/>
          </w:divBdr>
        </w:div>
        <w:div w:id="1371224571">
          <w:marLeft w:val="480"/>
          <w:marRight w:val="0"/>
          <w:marTop w:val="0"/>
          <w:marBottom w:val="0"/>
          <w:divBdr>
            <w:top w:val="none" w:sz="0" w:space="0" w:color="auto"/>
            <w:left w:val="none" w:sz="0" w:space="0" w:color="auto"/>
            <w:bottom w:val="none" w:sz="0" w:space="0" w:color="auto"/>
            <w:right w:val="none" w:sz="0" w:space="0" w:color="auto"/>
          </w:divBdr>
        </w:div>
        <w:div w:id="1375040877">
          <w:marLeft w:val="480"/>
          <w:marRight w:val="0"/>
          <w:marTop w:val="0"/>
          <w:marBottom w:val="0"/>
          <w:divBdr>
            <w:top w:val="none" w:sz="0" w:space="0" w:color="auto"/>
            <w:left w:val="none" w:sz="0" w:space="0" w:color="auto"/>
            <w:bottom w:val="none" w:sz="0" w:space="0" w:color="auto"/>
            <w:right w:val="none" w:sz="0" w:space="0" w:color="auto"/>
          </w:divBdr>
        </w:div>
        <w:div w:id="1459302919">
          <w:marLeft w:val="480"/>
          <w:marRight w:val="0"/>
          <w:marTop w:val="0"/>
          <w:marBottom w:val="0"/>
          <w:divBdr>
            <w:top w:val="none" w:sz="0" w:space="0" w:color="auto"/>
            <w:left w:val="none" w:sz="0" w:space="0" w:color="auto"/>
            <w:bottom w:val="none" w:sz="0" w:space="0" w:color="auto"/>
            <w:right w:val="none" w:sz="0" w:space="0" w:color="auto"/>
          </w:divBdr>
        </w:div>
        <w:div w:id="1504391616">
          <w:marLeft w:val="480"/>
          <w:marRight w:val="0"/>
          <w:marTop w:val="0"/>
          <w:marBottom w:val="0"/>
          <w:divBdr>
            <w:top w:val="none" w:sz="0" w:space="0" w:color="auto"/>
            <w:left w:val="none" w:sz="0" w:space="0" w:color="auto"/>
            <w:bottom w:val="none" w:sz="0" w:space="0" w:color="auto"/>
            <w:right w:val="none" w:sz="0" w:space="0" w:color="auto"/>
          </w:divBdr>
        </w:div>
        <w:div w:id="1553926882">
          <w:marLeft w:val="480"/>
          <w:marRight w:val="0"/>
          <w:marTop w:val="0"/>
          <w:marBottom w:val="0"/>
          <w:divBdr>
            <w:top w:val="none" w:sz="0" w:space="0" w:color="auto"/>
            <w:left w:val="none" w:sz="0" w:space="0" w:color="auto"/>
            <w:bottom w:val="none" w:sz="0" w:space="0" w:color="auto"/>
            <w:right w:val="none" w:sz="0" w:space="0" w:color="auto"/>
          </w:divBdr>
        </w:div>
        <w:div w:id="1559244608">
          <w:marLeft w:val="480"/>
          <w:marRight w:val="0"/>
          <w:marTop w:val="0"/>
          <w:marBottom w:val="0"/>
          <w:divBdr>
            <w:top w:val="none" w:sz="0" w:space="0" w:color="auto"/>
            <w:left w:val="none" w:sz="0" w:space="0" w:color="auto"/>
            <w:bottom w:val="none" w:sz="0" w:space="0" w:color="auto"/>
            <w:right w:val="none" w:sz="0" w:space="0" w:color="auto"/>
          </w:divBdr>
        </w:div>
        <w:div w:id="1640529457">
          <w:marLeft w:val="480"/>
          <w:marRight w:val="0"/>
          <w:marTop w:val="0"/>
          <w:marBottom w:val="0"/>
          <w:divBdr>
            <w:top w:val="none" w:sz="0" w:space="0" w:color="auto"/>
            <w:left w:val="none" w:sz="0" w:space="0" w:color="auto"/>
            <w:bottom w:val="none" w:sz="0" w:space="0" w:color="auto"/>
            <w:right w:val="none" w:sz="0" w:space="0" w:color="auto"/>
          </w:divBdr>
        </w:div>
        <w:div w:id="1654142195">
          <w:marLeft w:val="480"/>
          <w:marRight w:val="0"/>
          <w:marTop w:val="0"/>
          <w:marBottom w:val="0"/>
          <w:divBdr>
            <w:top w:val="none" w:sz="0" w:space="0" w:color="auto"/>
            <w:left w:val="none" w:sz="0" w:space="0" w:color="auto"/>
            <w:bottom w:val="none" w:sz="0" w:space="0" w:color="auto"/>
            <w:right w:val="none" w:sz="0" w:space="0" w:color="auto"/>
          </w:divBdr>
        </w:div>
        <w:div w:id="1725106912">
          <w:marLeft w:val="480"/>
          <w:marRight w:val="0"/>
          <w:marTop w:val="0"/>
          <w:marBottom w:val="0"/>
          <w:divBdr>
            <w:top w:val="none" w:sz="0" w:space="0" w:color="auto"/>
            <w:left w:val="none" w:sz="0" w:space="0" w:color="auto"/>
            <w:bottom w:val="none" w:sz="0" w:space="0" w:color="auto"/>
            <w:right w:val="none" w:sz="0" w:space="0" w:color="auto"/>
          </w:divBdr>
        </w:div>
        <w:div w:id="1736048855">
          <w:marLeft w:val="480"/>
          <w:marRight w:val="0"/>
          <w:marTop w:val="0"/>
          <w:marBottom w:val="0"/>
          <w:divBdr>
            <w:top w:val="none" w:sz="0" w:space="0" w:color="auto"/>
            <w:left w:val="none" w:sz="0" w:space="0" w:color="auto"/>
            <w:bottom w:val="none" w:sz="0" w:space="0" w:color="auto"/>
            <w:right w:val="none" w:sz="0" w:space="0" w:color="auto"/>
          </w:divBdr>
        </w:div>
        <w:div w:id="1749107717">
          <w:marLeft w:val="480"/>
          <w:marRight w:val="0"/>
          <w:marTop w:val="0"/>
          <w:marBottom w:val="0"/>
          <w:divBdr>
            <w:top w:val="none" w:sz="0" w:space="0" w:color="auto"/>
            <w:left w:val="none" w:sz="0" w:space="0" w:color="auto"/>
            <w:bottom w:val="none" w:sz="0" w:space="0" w:color="auto"/>
            <w:right w:val="none" w:sz="0" w:space="0" w:color="auto"/>
          </w:divBdr>
        </w:div>
        <w:div w:id="1765488675">
          <w:marLeft w:val="480"/>
          <w:marRight w:val="0"/>
          <w:marTop w:val="0"/>
          <w:marBottom w:val="0"/>
          <w:divBdr>
            <w:top w:val="none" w:sz="0" w:space="0" w:color="auto"/>
            <w:left w:val="none" w:sz="0" w:space="0" w:color="auto"/>
            <w:bottom w:val="none" w:sz="0" w:space="0" w:color="auto"/>
            <w:right w:val="none" w:sz="0" w:space="0" w:color="auto"/>
          </w:divBdr>
        </w:div>
        <w:div w:id="1769960283">
          <w:marLeft w:val="480"/>
          <w:marRight w:val="0"/>
          <w:marTop w:val="0"/>
          <w:marBottom w:val="0"/>
          <w:divBdr>
            <w:top w:val="none" w:sz="0" w:space="0" w:color="auto"/>
            <w:left w:val="none" w:sz="0" w:space="0" w:color="auto"/>
            <w:bottom w:val="none" w:sz="0" w:space="0" w:color="auto"/>
            <w:right w:val="none" w:sz="0" w:space="0" w:color="auto"/>
          </w:divBdr>
        </w:div>
        <w:div w:id="1967082935">
          <w:marLeft w:val="480"/>
          <w:marRight w:val="0"/>
          <w:marTop w:val="0"/>
          <w:marBottom w:val="0"/>
          <w:divBdr>
            <w:top w:val="none" w:sz="0" w:space="0" w:color="auto"/>
            <w:left w:val="none" w:sz="0" w:space="0" w:color="auto"/>
            <w:bottom w:val="none" w:sz="0" w:space="0" w:color="auto"/>
            <w:right w:val="none" w:sz="0" w:space="0" w:color="auto"/>
          </w:divBdr>
        </w:div>
        <w:div w:id="1980453405">
          <w:marLeft w:val="480"/>
          <w:marRight w:val="0"/>
          <w:marTop w:val="0"/>
          <w:marBottom w:val="0"/>
          <w:divBdr>
            <w:top w:val="none" w:sz="0" w:space="0" w:color="auto"/>
            <w:left w:val="none" w:sz="0" w:space="0" w:color="auto"/>
            <w:bottom w:val="none" w:sz="0" w:space="0" w:color="auto"/>
            <w:right w:val="none" w:sz="0" w:space="0" w:color="auto"/>
          </w:divBdr>
        </w:div>
        <w:div w:id="2012250065">
          <w:marLeft w:val="480"/>
          <w:marRight w:val="0"/>
          <w:marTop w:val="0"/>
          <w:marBottom w:val="0"/>
          <w:divBdr>
            <w:top w:val="none" w:sz="0" w:space="0" w:color="auto"/>
            <w:left w:val="none" w:sz="0" w:space="0" w:color="auto"/>
            <w:bottom w:val="none" w:sz="0" w:space="0" w:color="auto"/>
            <w:right w:val="none" w:sz="0" w:space="0" w:color="auto"/>
          </w:divBdr>
        </w:div>
        <w:div w:id="2059626715">
          <w:marLeft w:val="480"/>
          <w:marRight w:val="0"/>
          <w:marTop w:val="0"/>
          <w:marBottom w:val="0"/>
          <w:divBdr>
            <w:top w:val="none" w:sz="0" w:space="0" w:color="auto"/>
            <w:left w:val="none" w:sz="0" w:space="0" w:color="auto"/>
            <w:bottom w:val="none" w:sz="0" w:space="0" w:color="auto"/>
            <w:right w:val="none" w:sz="0" w:space="0" w:color="auto"/>
          </w:divBdr>
        </w:div>
        <w:div w:id="2079790580">
          <w:marLeft w:val="480"/>
          <w:marRight w:val="0"/>
          <w:marTop w:val="0"/>
          <w:marBottom w:val="0"/>
          <w:divBdr>
            <w:top w:val="none" w:sz="0" w:space="0" w:color="auto"/>
            <w:left w:val="none" w:sz="0" w:space="0" w:color="auto"/>
            <w:bottom w:val="none" w:sz="0" w:space="0" w:color="auto"/>
            <w:right w:val="none" w:sz="0" w:space="0" w:color="auto"/>
          </w:divBdr>
        </w:div>
        <w:div w:id="2112897989">
          <w:marLeft w:val="480"/>
          <w:marRight w:val="0"/>
          <w:marTop w:val="0"/>
          <w:marBottom w:val="0"/>
          <w:divBdr>
            <w:top w:val="none" w:sz="0" w:space="0" w:color="auto"/>
            <w:left w:val="none" w:sz="0" w:space="0" w:color="auto"/>
            <w:bottom w:val="none" w:sz="0" w:space="0" w:color="auto"/>
            <w:right w:val="none" w:sz="0" w:space="0" w:color="auto"/>
          </w:divBdr>
        </w:div>
        <w:div w:id="2145148379">
          <w:marLeft w:val="480"/>
          <w:marRight w:val="0"/>
          <w:marTop w:val="0"/>
          <w:marBottom w:val="0"/>
          <w:divBdr>
            <w:top w:val="none" w:sz="0" w:space="0" w:color="auto"/>
            <w:left w:val="none" w:sz="0" w:space="0" w:color="auto"/>
            <w:bottom w:val="none" w:sz="0" w:space="0" w:color="auto"/>
            <w:right w:val="none" w:sz="0" w:space="0" w:color="auto"/>
          </w:divBdr>
        </w:div>
      </w:divsChild>
    </w:div>
    <w:div w:id="869798228">
      <w:bodyDiv w:val="1"/>
      <w:marLeft w:val="0"/>
      <w:marRight w:val="0"/>
      <w:marTop w:val="0"/>
      <w:marBottom w:val="0"/>
      <w:divBdr>
        <w:top w:val="none" w:sz="0" w:space="0" w:color="auto"/>
        <w:left w:val="none" w:sz="0" w:space="0" w:color="auto"/>
        <w:bottom w:val="none" w:sz="0" w:space="0" w:color="auto"/>
        <w:right w:val="none" w:sz="0" w:space="0" w:color="auto"/>
      </w:divBdr>
    </w:div>
    <w:div w:id="872887976">
      <w:bodyDiv w:val="1"/>
      <w:marLeft w:val="0"/>
      <w:marRight w:val="0"/>
      <w:marTop w:val="0"/>
      <w:marBottom w:val="0"/>
      <w:divBdr>
        <w:top w:val="none" w:sz="0" w:space="0" w:color="auto"/>
        <w:left w:val="none" w:sz="0" w:space="0" w:color="auto"/>
        <w:bottom w:val="none" w:sz="0" w:space="0" w:color="auto"/>
        <w:right w:val="none" w:sz="0" w:space="0" w:color="auto"/>
      </w:divBdr>
    </w:div>
    <w:div w:id="877470288">
      <w:bodyDiv w:val="1"/>
      <w:marLeft w:val="0"/>
      <w:marRight w:val="0"/>
      <w:marTop w:val="0"/>
      <w:marBottom w:val="0"/>
      <w:divBdr>
        <w:top w:val="none" w:sz="0" w:space="0" w:color="auto"/>
        <w:left w:val="none" w:sz="0" w:space="0" w:color="auto"/>
        <w:bottom w:val="none" w:sz="0" w:space="0" w:color="auto"/>
        <w:right w:val="none" w:sz="0" w:space="0" w:color="auto"/>
      </w:divBdr>
    </w:div>
    <w:div w:id="879706205">
      <w:bodyDiv w:val="1"/>
      <w:marLeft w:val="0"/>
      <w:marRight w:val="0"/>
      <w:marTop w:val="0"/>
      <w:marBottom w:val="0"/>
      <w:divBdr>
        <w:top w:val="none" w:sz="0" w:space="0" w:color="auto"/>
        <w:left w:val="none" w:sz="0" w:space="0" w:color="auto"/>
        <w:bottom w:val="none" w:sz="0" w:space="0" w:color="auto"/>
        <w:right w:val="none" w:sz="0" w:space="0" w:color="auto"/>
      </w:divBdr>
      <w:divsChild>
        <w:div w:id="44137522">
          <w:marLeft w:val="480"/>
          <w:marRight w:val="0"/>
          <w:marTop w:val="0"/>
          <w:marBottom w:val="0"/>
          <w:divBdr>
            <w:top w:val="none" w:sz="0" w:space="0" w:color="auto"/>
            <w:left w:val="none" w:sz="0" w:space="0" w:color="auto"/>
            <w:bottom w:val="none" w:sz="0" w:space="0" w:color="auto"/>
            <w:right w:val="none" w:sz="0" w:space="0" w:color="auto"/>
          </w:divBdr>
        </w:div>
        <w:div w:id="101803575">
          <w:marLeft w:val="480"/>
          <w:marRight w:val="0"/>
          <w:marTop w:val="0"/>
          <w:marBottom w:val="0"/>
          <w:divBdr>
            <w:top w:val="none" w:sz="0" w:space="0" w:color="auto"/>
            <w:left w:val="none" w:sz="0" w:space="0" w:color="auto"/>
            <w:bottom w:val="none" w:sz="0" w:space="0" w:color="auto"/>
            <w:right w:val="none" w:sz="0" w:space="0" w:color="auto"/>
          </w:divBdr>
        </w:div>
        <w:div w:id="131871203">
          <w:marLeft w:val="480"/>
          <w:marRight w:val="0"/>
          <w:marTop w:val="0"/>
          <w:marBottom w:val="0"/>
          <w:divBdr>
            <w:top w:val="none" w:sz="0" w:space="0" w:color="auto"/>
            <w:left w:val="none" w:sz="0" w:space="0" w:color="auto"/>
            <w:bottom w:val="none" w:sz="0" w:space="0" w:color="auto"/>
            <w:right w:val="none" w:sz="0" w:space="0" w:color="auto"/>
          </w:divBdr>
        </w:div>
        <w:div w:id="224687792">
          <w:marLeft w:val="480"/>
          <w:marRight w:val="0"/>
          <w:marTop w:val="0"/>
          <w:marBottom w:val="0"/>
          <w:divBdr>
            <w:top w:val="none" w:sz="0" w:space="0" w:color="auto"/>
            <w:left w:val="none" w:sz="0" w:space="0" w:color="auto"/>
            <w:bottom w:val="none" w:sz="0" w:space="0" w:color="auto"/>
            <w:right w:val="none" w:sz="0" w:space="0" w:color="auto"/>
          </w:divBdr>
        </w:div>
        <w:div w:id="234631157">
          <w:marLeft w:val="480"/>
          <w:marRight w:val="0"/>
          <w:marTop w:val="0"/>
          <w:marBottom w:val="0"/>
          <w:divBdr>
            <w:top w:val="none" w:sz="0" w:space="0" w:color="auto"/>
            <w:left w:val="none" w:sz="0" w:space="0" w:color="auto"/>
            <w:bottom w:val="none" w:sz="0" w:space="0" w:color="auto"/>
            <w:right w:val="none" w:sz="0" w:space="0" w:color="auto"/>
          </w:divBdr>
        </w:div>
        <w:div w:id="240020059">
          <w:marLeft w:val="480"/>
          <w:marRight w:val="0"/>
          <w:marTop w:val="0"/>
          <w:marBottom w:val="0"/>
          <w:divBdr>
            <w:top w:val="none" w:sz="0" w:space="0" w:color="auto"/>
            <w:left w:val="none" w:sz="0" w:space="0" w:color="auto"/>
            <w:bottom w:val="none" w:sz="0" w:space="0" w:color="auto"/>
            <w:right w:val="none" w:sz="0" w:space="0" w:color="auto"/>
          </w:divBdr>
        </w:div>
        <w:div w:id="278344069">
          <w:marLeft w:val="480"/>
          <w:marRight w:val="0"/>
          <w:marTop w:val="0"/>
          <w:marBottom w:val="0"/>
          <w:divBdr>
            <w:top w:val="none" w:sz="0" w:space="0" w:color="auto"/>
            <w:left w:val="none" w:sz="0" w:space="0" w:color="auto"/>
            <w:bottom w:val="none" w:sz="0" w:space="0" w:color="auto"/>
            <w:right w:val="none" w:sz="0" w:space="0" w:color="auto"/>
          </w:divBdr>
        </w:div>
        <w:div w:id="341014543">
          <w:marLeft w:val="480"/>
          <w:marRight w:val="0"/>
          <w:marTop w:val="0"/>
          <w:marBottom w:val="0"/>
          <w:divBdr>
            <w:top w:val="none" w:sz="0" w:space="0" w:color="auto"/>
            <w:left w:val="none" w:sz="0" w:space="0" w:color="auto"/>
            <w:bottom w:val="none" w:sz="0" w:space="0" w:color="auto"/>
            <w:right w:val="none" w:sz="0" w:space="0" w:color="auto"/>
          </w:divBdr>
        </w:div>
        <w:div w:id="363791925">
          <w:marLeft w:val="480"/>
          <w:marRight w:val="0"/>
          <w:marTop w:val="0"/>
          <w:marBottom w:val="0"/>
          <w:divBdr>
            <w:top w:val="none" w:sz="0" w:space="0" w:color="auto"/>
            <w:left w:val="none" w:sz="0" w:space="0" w:color="auto"/>
            <w:bottom w:val="none" w:sz="0" w:space="0" w:color="auto"/>
            <w:right w:val="none" w:sz="0" w:space="0" w:color="auto"/>
          </w:divBdr>
        </w:div>
        <w:div w:id="384380438">
          <w:marLeft w:val="480"/>
          <w:marRight w:val="0"/>
          <w:marTop w:val="0"/>
          <w:marBottom w:val="0"/>
          <w:divBdr>
            <w:top w:val="none" w:sz="0" w:space="0" w:color="auto"/>
            <w:left w:val="none" w:sz="0" w:space="0" w:color="auto"/>
            <w:bottom w:val="none" w:sz="0" w:space="0" w:color="auto"/>
            <w:right w:val="none" w:sz="0" w:space="0" w:color="auto"/>
          </w:divBdr>
        </w:div>
        <w:div w:id="553203880">
          <w:marLeft w:val="480"/>
          <w:marRight w:val="0"/>
          <w:marTop w:val="0"/>
          <w:marBottom w:val="0"/>
          <w:divBdr>
            <w:top w:val="none" w:sz="0" w:space="0" w:color="auto"/>
            <w:left w:val="none" w:sz="0" w:space="0" w:color="auto"/>
            <w:bottom w:val="none" w:sz="0" w:space="0" w:color="auto"/>
            <w:right w:val="none" w:sz="0" w:space="0" w:color="auto"/>
          </w:divBdr>
        </w:div>
        <w:div w:id="602032761">
          <w:marLeft w:val="480"/>
          <w:marRight w:val="0"/>
          <w:marTop w:val="0"/>
          <w:marBottom w:val="0"/>
          <w:divBdr>
            <w:top w:val="none" w:sz="0" w:space="0" w:color="auto"/>
            <w:left w:val="none" w:sz="0" w:space="0" w:color="auto"/>
            <w:bottom w:val="none" w:sz="0" w:space="0" w:color="auto"/>
            <w:right w:val="none" w:sz="0" w:space="0" w:color="auto"/>
          </w:divBdr>
        </w:div>
        <w:div w:id="637995862">
          <w:marLeft w:val="480"/>
          <w:marRight w:val="0"/>
          <w:marTop w:val="0"/>
          <w:marBottom w:val="0"/>
          <w:divBdr>
            <w:top w:val="none" w:sz="0" w:space="0" w:color="auto"/>
            <w:left w:val="none" w:sz="0" w:space="0" w:color="auto"/>
            <w:bottom w:val="none" w:sz="0" w:space="0" w:color="auto"/>
            <w:right w:val="none" w:sz="0" w:space="0" w:color="auto"/>
          </w:divBdr>
        </w:div>
        <w:div w:id="695890108">
          <w:marLeft w:val="480"/>
          <w:marRight w:val="0"/>
          <w:marTop w:val="0"/>
          <w:marBottom w:val="0"/>
          <w:divBdr>
            <w:top w:val="none" w:sz="0" w:space="0" w:color="auto"/>
            <w:left w:val="none" w:sz="0" w:space="0" w:color="auto"/>
            <w:bottom w:val="none" w:sz="0" w:space="0" w:color="auto"/>
            <w:right w:val="none" w:sz="0" w:space="0" w:color="auto"/>
          </w:divBdr>
        </w:div>
        <w:div w:id="703290271">
          <w:marLeft w:val="480"/>
          <w:marRight w:val="0"/>
          <w:marTop w:val="0"/>
          <w:marBottom w:val="0"/>
          <w:divBdr>
            <w:top w:val="none" w:sz="0" w:space="0" w:color="auto"/>
            <w:left w:val="none" w:sz="0" w:space="0" w:color="auto"/>
            <w:bottom w:val="none" w:sz="0" w:space="0" w:color="auto"/>
            <w:right w:val="none" w:sz="0" w:space="0" w:color="auto"/>
          </w:divBdr>
        </w:div>
        <w:div w:id="704139277">
          <w:marLeft w:val="480"/>
          <w:marRight w:val="0"/>
          <w:marTop w:val="0"/>
          <w:marBottom w:val="0"/>
          <w:divBdr>
            <w:top w:val="none" w:sz="0" w:space="0" w:color="auto"/>
            <w:left w:val="none" w:sz="0" w:space="0" w:color="auto"/>
            <w:bottom w:val="none" w:sz="0" w:space="0" w:color="auto"/>
            <w:right w:val="none" w:sz="0" w:space="0" w:color="auto"/>
          </w:divBdr>
        </w:div>
        <w:div w:id="757212614">
          <w:marLeft w:val="480"/>
          <w:marRight w:val="0"/>
          <w:marTop w:val="0"/>
          <w:marBottom w:val="0"/>
          <w:divBdr>
            <w:top w:val="none" w:sz="0" w:space="0" w:color="auto"/>
            <w:left w:val="none" w:sz="0" w:space="0" w:color="auto"/>
            <w:bottom w:val="none" w:sz="0" w:space="0" w:color="auto"/>
            <w:right w:val="none" w:sz="0" w:space="0" w:color="auto"/>
          </w:divBdr>
        </w:div>
        <w:div w:id="763654123">
          <w:marLeft w:val="480"/>
          <w:marRight w:val="0"/>
          <w:marTop w:val="0"/>
          <w:marBottom w:val="0"/>
          <w:divBdr>
            <w:top w:val="none" w:sz="0" w:space="0" w:color="auto"/>
            <w:left w:val="none" w:sz="0" w:space="0" w:color="auto"/>
            <w:bottom w:val="none" w:sz="0" w:space="0" w:color="auto"/>
            <w:right w:val="none" w:sz="0" w:space="0" w:color="auto"/>
          </w:divBdr>
        </w:div>
        <w:div w:id="830606138">
          <w:marLeft w:val="480"/>
          <w:marRight w:val="0"/>
          <w:marTop w:val="0"/>
          <w:marBottom w:val="0"/>
          <w:divBdr>
            <w:top w:val="none" w:sz="0" w:space="0" w:color="auto"/>
            <w:left w:val="none" w:sz="0" w:space="0" w:color="auto"/>
            <w:bottom w:val="none" w:sz="0" w:space="0" w:color="auto"/>
            <w:right w:val="none" w:sz="0" w:space="0" w:color="auto"/>
          </w:divBdr>
        </w:div>
        <w:div w:id="917440254">
          <w:marLeft w:val="480"/>
          <w:marRight w:val="0"/>
          <w:marTop w:val="0"/>
          <w:marBottom w:val="0"/>
          <w:divBdr>
            <w:top w:val="none" w:sz="0" w:space="0" w:color="auto"/>
            <w:left w:val="none" w:sz="0" w:space="0" w:color="auto"/>
            <w:bottom w:val="none" w:sz="0" w:space="0" w:color="auto"/>
            <w:right w:val="none" w:sz="0" w:space="0" w:color="auto"/>
          </w:divBdr>
        </w:div>
        <w:div w:id="936016500">
          <w:marLeft w:val="480"/>
          <w:marRight w:val="0"/>
          <w:marTop w:val="0"/>
          <w:marBottom w:val="0"/>
          <w:divBdr>
            <w:top w:val="none" w:sz="0" w:space="0" w:color="auto"/>
            <w:left w:val="none" w:sz="0" w:space="0" w:color="auto"/>
            <w:bottom w:val="none" w:sz="0" w:space="0" w:color="auto"/>
            <w:right w:val="none" w:sz="0" w:space="0" w:color="auto"/>
          </w:divBdr>
        </w:div>
        <w:div w:id="949580698">
          <w:marLeft w:val="480"/>
          <w:marRight w:val="0"/>
          <w:marTop w:val="0"/>
          <w:marBottom w:val="0"/>
          <w:divBdr>
            <w:top w:val="none" w:sz="0" w:space="0" w:color="auto"/>
            <w:left w:val="none" w:sz="0" w:space="0" w:color="auto"/>
            <w:bottom w:val="none" w:sz="0" w:space="0" w:color="auto"/>
            <w:right w:val="none" w:sz="0" w:space="0" w:color="auto"/>
          </w:divBdr>
        </w:div>
        <w:div w:id="978268561">
          <w:marLeft w:val="480"/>
          <w:marRight w:val="0"/>
          <w:marTop w:val="0"/>
          <w:marBottom w:val="0"/>
          <w:divBdr>
            <w:top w:val="none" w:sz="0" w:space="0" w:color="auto"/>
            <w:left w:val="none" w:sz="0" w:space="0" w:color="auto"/>
            <w:bottom w:val="none" w:sz="0" w:space="0" w:color="auto"/>
            <w:right w:val="none" w:sz="0" w:space="0" w:color="auto"/>
          </w:divBdr>
        </w:div>
        <w:div w:id="994645319">
          <w:marLeft w:val="480"/>
          <w:marRight w:val="0"/>
          <w:marTop w:val="0"/>
          <w:marBottom w:val="0"/>
          <w:divBdr>
            <w:top w:val="none" w:sz="0" w:space="0" w:color="auto"/>
            <w:left w:val="none" w:sz="0" w:space="0" w:color="auto"/>
            <w:bottom w:val="none" w:sz="0" w:space="0" w:color="auto"/>
            <w:right w:val="none" w:sz="0" w:space="0" w:color="auto"/>
          </w:divBdr>
        </w:div>
        <w:div w:id="1011683466">
          <w:marLeft w:val="480"/>
          <w:marRight w:val="0"/>
          <w:marTop w:val="0"/>
          <w:marBottom w:val="0"/>
          <w:divBdr>
            <w:top w:val="none" w:sz="0" w:space="0" w:color="auto"/>
            <w:left w:val="none" w:sz="0" w:space="0" w:color="auto"/>
            <w:bottom w:val="none" w:sz="0" w:space="0" w:color="auto"/>
            <w:right w:val="none" w:sz="0" w:space="0" w:color="auto"/>
          </w:divBdr>
        </w:div>
        <w:div w:id="1032344539">
          <w:marLeft w:val="480"/>
          <w:marRight w:val="0"/>
          <w:marTop w:val="0"/>
          <w:marBottom w:val="0"/>
          <w:divBdr>
            <w:top w:val="none" w:sz="0" w:space="0" w:color="auto"/>
            <w:left w:val="none" w:sz="0" w:space="0" w:color="auto"/>
            <w:bottom w:val="none" w:sz="0" w:space="0" w:color="auto"/>
            <w:right w:val="none" w:sz="0" w:space="0" w:color="auto"/>
          </w:divBdr>
        </w:div>
        <w:div w:id="1061052441">
          <w:marLeft w:val="480"/>
          <w:marRight w:val="0"/>
          <w:marTop w:val="0"/>
          <w:marBottom w:val="0"/>
          <w:divBdr>
            <w:top w:val="none" w:sz="0" w:space="0" w:color="auto"/>
            <w:left w:val="none" w:sz="0" w:space="0" w:color="auto"/>
            <w:bottom w:val="none" w:sz="0" w:space="0" w:color="auto"/>
            <w:right w:val="none" w:sz="0" w:space="0" w:color="auto"/>
          </w:divBdr>
        </w:div>
        <w:div w:id="1093014983">
          <w:marLeft w:val="480"/>
          <w:marRight w:val="0"/>
          <w:marTop w:val="0"/>
          <w:marBottom w:val="0"/>
          <w:divBdr>
            <w:top w:val="none" w:sz="0" w:space="0" w:color="auto"/>
            <w:left w:val="none" w:sz="0" w:space="0" w:color="auto"/>
            <w:bottom w:val="none" w:sz="0" w:space="0" w:color="auto"/>
            <w:right w:val="none" w:sz="0" w:space="0" w:color="auto"/>
          </w:divBdr>
        </w:div>
        <w:div w:id="1104038626">
          <w:marLeft w:val="480"/>
          <w:marRight w:val="0"/>
          <w:marTop w:val="0"/>
          <w:marBottom w:val="0"/>
          <w:divBdr>
            <w:top w:val="none" w:sz="0" w:space="0" w:color="auto"/>
            <w:left w:val="none" w:sz="0" w:space="0" w:color="auto"/>
            <w:bottom w:val="none" w:sz="0" w:space="0" w:color="auto"/>
            <w:right w:val="none" w:sz="0" w:space="0" w:color="auto"/>
          </w:divBdr>
        </w:div>
        <w:div w:id="1143933060">
          <w:marLeft w:val="480"/>
          <w:marRight w:val="0"/>
          <w:marTop w:val="0"/>
          <w:marBottom w:val="0"/>
          <w:divBdr>
            <w:top w:val="none" w:sz="0" w:space="0" w:color="auto"/>
            <w:left w:val="none" w:sz="0" w:space="0" w:color="auto"/>
            <w:bottom w:val="none" w:sz="0" w:space="0" w:color="auto"/>
            <w:right w:val="none" w:sz="0" w:space="0" w:color="auto"/>
          </w:divBdr>
        </w:div>
        <w:div w:id="1213271091">
          <w:marLeft w:val="480"/>
          <w:marRight w:val="0"/>
          <w:marTop w:val="0"/>
          <w:marBottom w:val="0"/>
          <w:divBdr>
            <w:top w:val="none" w:sz="0" w:space="0" w:color="auto"/>
            <w:left w:val="none" w:sz="0" w:space="0" w:color="auto"/>
            <w:bottom w:val="none" w:sz="0" w:space="0" w:color="auto"/>
            <w:right w:val="none" w:sz="0" w:space="0" w:color="auto"/>
          </w:divBdr>
        </w:div>
        <w:div w:id="1259174535">
          <w:marLeft w:val="480"/>
          <w:marRight w:val="0"/>
          <w:marTop w:val="0"/>
          <w:marBottom w:val="0"/>
          <w:divBdr>
            <w:top w:val="none" w:sz="0" w:space="0" w:color="auto"/>
            <w:left w:val="none" w:sz="0" w:space="0" w:color="auto"/>
            <w:bottom w:val="none" w:sz="0" w:space="0" w:color="auto"/>
            <w:right w:val="none" w:sz="0" w:space="0" w:color="auto"/>
          </w:divBdr>
        </w:div>
        <w:div w:id="1377923772">
          <w:marLeft w:val="480"/>
          <w:marRight w:val="0"/>
          <w:marTop w:val="0"/>
          <w:marBottom w:val="0"/>
          <w:divBdr>
            <w:top w:val="none" w:sz="0" w:space="0" w:color="auto"/>
            <w:left w:val="none" w:sz="0" w:space="0" w:color="auto"/>
            <w:bottom w:val="none" w:sz="0" w:space="0" w:color="auto"/>
            <w:right w:val="none" w:sz="0" w:space="0" w:color="auto"/>
          </w:divBdr>
        </w:div>
        <w:div w:id="1428161410">
          <w:marLeft w:val="480"/>
          <w:marRight w:val="0"/>
          <w:marTop w:val="0"/>
          <w:marBottom w:val="0"/>
          <w:divBdr>
            <w:top w:val="none" w:sz="0" w:space="0" w:color="auto"/>
            <w:left w:val="none" w:sz="0" w:space="0" w:color="auto"/>
            <w:bottom w:val="none" w:sz="0" w:space="0" w:color="auto"/>
            <w:right w:val="none" w:sz="0" w:space="0" w:color="auto"/>
          </w:divBdr>
        </w:div>
        <w:div w:id="1455713033">
          <w:marLeft w:val="480"/>
          <w:marRight w:val="0"/>
          <w:marTop w:val="0"/>
          <w:marBottom w:val="0"/>
          <w:divBdr>
            <w:top w:val="none" w:sz="0" w:space="0" w:color="auto"/>
            <w:left w:val="none" w:sz="0" w:space="0" w:color="auto"/>
            <w:bottom w:val="none" w:sz="0" w:space="0" w:color="auto"/>
            <w:right w:val="none" w:sz="0" w:space="0" w:color="auto"/>
          </w:divBdr>
        </w:div>
        <w:div w:id="1472598041">
          <w:marLeft w:val="480"/>
          <w:marRight w:val="0"/>
          <w:marTop w:val="0"/>
          <w:marBottom w:val="0"/>
          <w:divBdr>
            <w:top w:val="none" w:sz="0" w:space="0" w:color="auto"/>
            <w:left w:val="none" w:sz="0" w:space="0" w:color="auto"/>
            <w:bottom w:val="none" w:sz="0" w:space="0" w:color="auto"/>
            <w:right w:val="none" w:sz="0" w:space="0" w:color="auto"/>
          </w:divBdr>
        </w:div>
        <w:div w:id="1509056269">
          <w:marLeft w:val="480"/>
          <w:marRight w:val="0"/>
          <w:marTop w:val="0"/>
          <w:marBottom w:val="0"/>
          <w:divBdr>
            <w:top w:val="none" w:sz="0" w:space="0" w:color="auto"/>
            <w:left w:val="none" w:sz="0" w:space="0" w:color="auto"/>
            <w:bottom w:val="none" w:sz="0" w:space="0" w:color="auto"/>
            <w:right w:val="none" w:sz="0" w:space="0" w:color="auto"/>
          </w:divBdr>
        </w:div>
        <w:div w:id="1509518077">
          <w:marLeft w:val="480"/>
          <w:marRight w:val="0"/>
          <w:marTop w:val="0"/>
          <w:marBottom w:val="0"/>
          <w:divBdr>
            <w:top w:val="none" w:sz="0" w:space="0" w:color="auto"/>
            <w:left w:val="none" w:sz="0" w:space="0" w:color="auto"/>
            <w:bottom w:val="none" w:sz="0" w:space="0" w:color="auto"/>
            <w:right w:val="none" w:sz="0" w:space="0" w:color="auto"/>
          </w:divBdr>
        </w:div>
        <w:div w:id="1511674288">
          <w:marLeft w:val="480"/>
          <w:marRight w:val="0"/>
          <w:marTop w:val="0"/>
          <w:marBottom w:val="0"/>
          <w:divBdr>
            <w:top w:val="none" w:sz="0" w:space="0" w:color="auto"/>
            <w:left w:val="none" w:sz="0" w:space="0" w:color="auto"/>
            <w:bottom w:val="none" w:sz="0" w:space="0" w:color="auto"/>
            <w:right w:val="none" w:sz="0" w:space="0" w:color="auto"/>
          </w:divBdr>
        </w:div>
        <w:div w:id="1563756300">
          <w:marLeft w:val="480"/>
          <w:marRight w:val="0"/>
          <w:marTop w:val="0"/>
          <w:marBottom w:val="0"/>
          <w:divBdr>
            <w:top w:val="none" w:sz="0" w:space="0" w:color="auto"/>
            <w:left w:val="none" w:sz="0" w:space="0" w:color="auto"/>
            <w:bottom w:val="none" w:sz="0" w:space="0" w:color="auto"/>
            <w:right w:val="none" w:sz="0" w:space="0" w:color="auto"/>
          </w:divBdr>
        </w:div>
        <w:div w:id="1678968967">
          <w:marLeft w:val="480"/>
          <w:marRight w:val="0"/>
          <w:marTop w:val="0"/>
          <w:marBottom w:val="0"/>
          <w:divBdr>
            <w:top w:val="none" w:sz="0" w:space="0" w:color="auto"/>
            <w:left w:val="none" w:sz="0" w:space="0" w:color="auto"/>
            <w:bottom w:val="none" w:sz="0" w:space="0" w:color="auto"/>
            <w:right w:val="none" w:sz="0" w:space="0" w:color="auto"/>
          </w:divBdr>
        </w:div>
        <w:div w:id="1731877315">
          <w:marLeft w:val="480"/>
          <w:marRight w:val="0"/>
          <w:marTop w:val="0"/>
          <w:marBottom w:val="0"/>
          <w:divBdr>
            <w:top w:val="none" w:sz="0" w:space="0" w:color="auto"/>
            <w:left w:val="none" w:sz="0" w:space="0" w:color="auto"/>
            <w:bottom w:val="none" w:sz="0" w:space="0" w:color="auto"/>
            <w:right w:val="none" w:sz="0" w:space="0" w:color="auto"/>
          </w:divBdr>
        </w:div>
        <w:div w:id="1747069156">
          <w:marLeft w:val="480"/>
          <w:marRight w:val="0"/>
          <w:marTop w:val="0"/>
          <w:marBottom w:val="0"/>
          <w:divBdr>
            <w:top w:val="none" w:sz="0" w:space="0" w:color="auto"/>
            <w:left w:val="none" w:sz="0" w:space="0" w:color="auto"/>
            <w:bottom w:val="none" w:sz="0" w:space="0" w:color="auto"/>
            <w:right w:val="none" w:sz="0" w:space="0" w:color="auto"/>
          </w:divBdr>
        </w:div>
        <w:div w:id="1755587282">
          <w:marLeft w:val="480"/>
          <w:marRight w:val="0"/>
          <w:marTop w:val="0"/>
          <w:marBottom w:val="0"/>
          <w:divBdr>
            <w:top w:val="none" w:sz="0" w:space="0" w:color="auto"/>
            <w:left w:val="none" w:sz="0" w:space="0" w:color="auto"/>
            <w:bottom w:val="none" w:sz="0" w:space="0" w:color="auto"/>
            <w:right w:val="none" w:sz="0" w:space="0" w:color="auto"/>
          </w:divBdr>
        </w:div>
        <w:div w:id="1787309711">
          <w:marLeft w:val="480"/>
          <w:marRight w:val="0"/>
          <w:marTop w:val="0"/>
          <w:marBottom w:val="0"/>
          <w:divBdr>
            <w:top w:val="none" w:sz="0" w:space="0" w:color="auto"/>
            <w:left w:val="none" w:sz="0" w:space="0" w:color="auto"/>
            <w:bottom w:val="none" w:sz="0" w:space="0" w:color="auto"/>
            <w:right w:val="none" w:sz="0" w:space="0" w:color="auto"/>
          </w:divBdr>
        </w:div>
        <w:div w:id="1890264522">
          <w:marLeft w:val="480"/>
          <w:marRight w:val="0"/>
          <w:marTop w:val="0"/>
          <w:marBottom w:val="0"/>
          <w:divBdr>
            <w:top w:val="none" w:sz="0" w:space="0" w:color="auto"/>
            <w:left w:val="none" w:sz="0" w:space="0" w:color="auto"/>
            <w:bottom w:val="none" w:sz="0" w:space="0" w:color="auto"/>
            <w:right w:val="none" w:sz="0" w:space="0" w:color="auto"/>
          </w:divBdr>
        </w:div>
        <w:div w:id="1935165269">
          <w:marLeft w:val="480"/>
          <w:marRight w:val="0"/>
          <w:marTop w:val="0"/>
          <w:marBottom w:val="0"/>
          <w:divBdr>
            <w:top w:val="none" w:sz="0" w:space="0" w:color="auto"/>
            <w:left w:val="none" w:sz="0" w:space="0" w:color="auto"/>
            <w:bottom w:val="none" w:sz="0" w:space="0" w:color="auto"/>
            <w:right w:val="none" w:sz="0" w:space="0" w:color="auto"/>
          </w:divBdr>
        </w:div>
        <w:div w:id="2015181613">
          <w:marLeft w:val="480"/>
          <w:marRight w:val="0"/>
          <w:marTop w:val="0"/>
          <w:marBottom w:val="0"/>
          <w:divBdr>
            <w:top w:val="none" w:sz="0" w:space="0" w:color="auto"/>
            <w:left w:val="none" w:sz="0" w:space="0" w:color="auto"/>
            <w:bottom w:val="none" w:sz="0" w:space="0" w:color="auto"/>
            <w:right w:val="none" w:sz="0" w:space="0" w:color="auto"/>
          </w:divBdr>
        </w:div>
        <w:div w:id="2018119051">
          <w:marLeft w:val="480"/>
          <w:marRight w:val="0"/>
          <w:marTop w:val="0"/>
          <w:marBottom w:val="0"/>
          <w:divBdr>
            <w:top w:val="none" w:sz="0" w:space="0" w:color="auto"/>
            <w:left w:val="none" w:sz="0" w:space="0" w:color="auto"/>
            <w:bottom w:val="none" w:sz="0" w:space="0" w:color="auto"/>
            <w:right w:val="none" w:sz="0" w:space="0" w:color="auto"/>
          </w:divBdr>
        </w:div>
        <w:div w:id="2044087413">
          <w:marLeft w:val="480"/>
          <w:marRight w:val="0"/>
          <w:marTop w:val="0"/>
          <w:marBottom w:val="0"/>
          <w:divBdr>
            <w:top w:val="none" w:sz="0" w:space="0" w:color="auto"/>
            <w:left w:val="none" w:sz="0" w:space="0" w:color="auto"/>
            <w:bottom w:val="none" w:sz="0" w:space="0" w:color="auto"/>
            <w:right w:val="none" w:sz="0" w:space="0" w:color="auto"/>
          </w:divBdr>
        </w:div>
        <w:div w:id="2052991546">
          <w:marLeft w:val="480"/>
          <w:marRight w:val="0"/>
          <w:marTop w:val="0"/>
          <w:marBottom w:val="0"/>
          <w:divBdr>
            <w:top w:val="none" w:sz="0" w:space="0" w:color="auto"/>
            <w:left w:val="none" w:sz="0" w:space="0" w:color="auto"/>
            <w:bottom w:val="none" w:sz="0" w:space="0" w:color="auto"/>
            <w:right w:val="none" w:sz="0" w:space="0" w:color="auto"/>
          </w:divBdr>
        </w:div>
        <w:div w:id="2086829236">
          <w:marLeft w:val="480"/>
          <w:marRight w:val="0"/>
          <w:marTop w:val="0"/>
          <w:marBottom w:val="0"/>
          <w:divBdr>
            <w:top w:val="none" w:sz="0" w:space="0" w:color="auto"/>
            <w:left w:val="none" w:sz="0" w:space="0" w:color="auto"/>
            <w:bottom w:val="none" w:sz="0" w:space="0" w:color="auto"/>
            <w:right w:val="none" w:sz="0" w:space="0" w:color="auto"/>
          </w:divBdr>
        </w:div>
        <w:div w:id="2118331988">
          <w:marLeft w:val="480"/>
          <w:marRight w:val="0"/>
          <w:marTop w:val="0"/>
          <w:marBottom w:val="0"/>
          <w:divBdr>
            <w:top w:val="none" w:sz="0" w:space="0" w:color="auto"/>
            <w:left w:val="none" w:sz="0" w:space="0" w:color="auto"/>
            <w:bottom w:val="none" w:sz="0" w:space="0" w:color="auto"/>
            <w:right w:val="none" w:sz="0" w:space="0" w:color="auto"/>
          </w:divBdr>
        </w:div>
      </w:divsChild>
    </w:div>
    <w:div w:id="882208552">
      <w:bodyDiv w:val="1"/>
      <w:marLeft w:val="0"/>
      <w:marRight w:val="0"/>
      <w:marTop w:val="0"/>
      <w:marBottom w:val="0"/>
      <w:divBdr>
        <w:top w:val="none" w:sz="0" w:space="0" w:color="auto"/>
        <w:left w:val="none" w:sz="0" w:space="0" w:color="auto"/>
        <w:bottom w:val="none" w:sz="0" w:space="0" w:color="auto"/>
        <w:right w:val="none" w:sz="0" w:space="0" w:color="auto"/>
      </w:divBdr>
    </w:div>
    <w:div w:id="883326854">
      <w:bodyDiv w:val="1"/>
      <w:marLeft w:val="0"/>
      <w:marRight w:val="0"/>
      <w:marTop w:val="0"/>
      <w:marBottom w:val="0"/>
      <w:divBdr>
        <w:top w:val="none" w:sz="0" w:space="0" w:color="auto"/>
        <w:left w:val="none" w:sz="0" w:space="0" w:color="auto"/>
        <w:bottom w:val="none" w:sz="0" w:space="0" w:color="auto"/>
        <w:right w:val="none" w:sz="0" w:space="0" w:color="auto"/>
      </w:divBdr>
    </w:div>
    <w:div w:id="893395443">
      <w:bodyDiv w:val="1"/>
      <w:marLeft w:val="0"/>
      <w:marRight w:val="0"/>
      <w:marTop w:val="0"/>
      <w:marBottom w:val="0"/>
      <w:divBdr>
        <w:top w:val="none" w:sz="0" w:space="0" w:color="auto"/>
        <w:left w:val="none" w:sz="0" w:space="0" w:color="auto"/>
        <w:bottom w:val="none" w:sz="0" w:space="0" w:color="auto"/>
        <w:right w:val="none" w:sz="0" w:space="0" w:color="auto"/>
      </w:divBdr>
    </w:div>
    <w:div w:id="895122936">
      <w:bodyDiv w:val="1"/>
      <w:marLeft w:val="0"/>
      <w:marRight w:val="0"/>
      <w:marTop w:val="0"/>
      <w:marBottom w:val="0"/>
      <w:divBdr>
        <w:top w:val="none" w:sz="0" w:space="0" w:color="auto"/>
        <w:left w:val="none" w:sz="0" w:space="0" w:color="auto"/>
        <w:bottom w:val="none" w:sz="0" w:space="0" w:color="auto"/>
        <w:right w:val="none" w:sz="0" w:space="0" w:color="auto"/>
      </w:divBdr>
    </w:div>
    <w:div w:id="902056810">
      <w:bodyDiv w:val="1"/>
      <w:marLeft w:val="0"/>
      <w:marRight w:val="0"/>
      <w:marTop w:val="0"/>
      <w:marBottom w:val="0"/>
      <w:divBdr>
        <w:top w:val="none" w:sz="0" w:space="0" w:color="auto"/>
        <w:left w:val="none" w:sz="0" w:space="0" w:color="auto"/>
        <w:bottom w:val="none" w:sz="0" w:space="0" w:color="auto"/>
        <w:right w:val="none" w:sz="0" w:space="0" w:color="auto"/>
      </w:divBdr>
    </w:div>
    <w:div w:id="903760510">
      <w:bodyDiv w:val="1"/>
      <w:marLeft w:val="0"/>
      <w:marRight w:val="0"/>
      <w:marTop w:val="0"/>
      <w:marBottom w:val="0"/>
      <w:divBdr>
        <w:top w:val="none" w:sz="0" w:space="0" w:color="auto"/>
        <w:left w:val="none" w:sz="0" w:space="0" w:color="auto"/>
        <w:bottom w:val="none" w:sz="0" w:space="0" w:color="auto"/>
        <w:right w:val="none" w:sz="0" w:space="0" w:color="auto"/>
      </w:divBdr>
    </w:div>
    <w:div w:id="904952821">
      <w:bodyDiv w:val="1"/>
      <w:marLeft w:val="0"/>
      <w:marRight w:val="0"/>
      <w:marTop w:val="0"/>
      <w:marBottom w:val="0"/>
      <w:divBdr>
        <w:top w:val="none" w:sz="0" w:space="0" w:color="auto"/>
        <w:left w:val="none" w:sz="0" w:space="0" w:color="auto"/>
        <w:bottom w:val="none" w:sz="0" w:space="0" w:color="auto"/>
        <w:right w:val="none" w:sz="0" w:space="0" w:color="auto"/>
      </w:divBdr>
    </w:div>
    <w:div w:id="914818721">
      <w:bodyDiv w:val="1"/>
      <w:marLeft w:val="0"/>
      <w:marRight w:val="0"/>
      <w:marTop w:val="0"/>
      <w:marBottom w:val="0"/>
      <w:divBdr>
        <w:top w:val="none" w:sz="0" w:space="0" w:color="auto"/>
        <w:left w:val="none" w:sz="0" w:space="0" w:color="auto"/>
        <w:bottom w:val="none" w:sz="0" w:space="0" w:color="auto"/>
        <w:right w:val="none" w:sz="0" w:space="0" w:color="auto"/>
      </w:divBdr>
    </w:div>
    <w:div w:id="916012371">
      <w:bodyDiv w:val="1"/>
      <w:marLeft w:val="0"/>
      <w:marRight w:val="0"/>
      <w:marTop w:val="0"/>
      <w:marBottom w:val="0"/>
      <w:divBdr>
        <w:top w:val="none" w:sz="0" w:space="0" w:color="auto"/>
        <w:left w:val="none" w:sz="0" w:space="0" w:color="auto"/>
        <w:bottom w:val="none" w:sz="0" w:space="0" w:color="auto"/>
        <w:right w:val="none" w:sz="0" w:space="0" w:color="auto"/>
      </w:divBdr>
    </w:div>
    <w:div w:id="925501434">
      <w:bodyDiv w:val="1"/>
      <w:marLeft w:val="0"/>
      <w:marRight w:val="0"/>
      <w:marTop w:val="0"/>
      <w:marBottom w:val="0"/>
      <w:divBdr>
        <w:top w:val="none" w:sz="0" w:space="0" w:color="auto"/>
        <w:left w:val="none" w:sz="0" w:space="0" w:color="auto"/>
        <w:bottom w:val="none" w:sz="0" w:space="0" w:color="auto"/>
        <w:right w:val="none" w:sz="0" w:space="0" w:color="auto"/>
      </w:divBdr>
    </w:div>
    <w:div w:id="930938994">
      <w:bodyDiv w:val="1"/>
      <w:marLeft w:val="0"/>
      <w:marRight w:val="0"/>
      <w:marTop w:val="0"/>
      <w:marBottom w:val="0"/>
      <w:divBdr>
        <w:top w:val="none" w:sz="0" w:space="0" w:color="auto"/>
        <w:left w:val="none" w:sz="0" w:space="0" w:color="auto"/>
        <w:bottom w:val="none" w:sz="0" w:space="0" w:color="auto"/>
        <w:right w:val="none" w:sz="0" w:space="0" w:color="auto"/>
      </w:divBdr>
    </w:div>
    <w:div w:id="934366261">
      <w:bodyDiv w:val="1"/>
      <w:marLeft w:val="0"/>
      <w:marRight w:val="0"/>
      <w:marTop w:val="0"/>
      <w:marBottom w:val="0"/>
      <w:divBdr>
        <w:top w:val="none" w:sz="0" w:space="0" w:color="auto"/>
        <w:left w:val="none" w:sz="0" w:space="0" w:color="auto"/>
        <w:bottom w:val="none" w:sz="0" w:space="0" w:color="auto"/>
        <w:right w:val="none" w:sz="0" w:space="0" w:color="auto"/>
      </w:divBdr>
    </w:div>
    <w:div w:id="934899761">
      <w:bodyDiv w:val="1"/>
      <w:marLeft w:val="0"/>
      <w:marRight w:val="0"/>
      <w:marTop w:val="0"/>
      <w:marBottom w:val="0"/>
      <w:divBdr>
        <w:top w:val="none" w:sz="0" w:space="0" w:color="auto"/>
        <w:left w:val="none" w:sz="0" w:space="0" w:color="auto"/>
        <w:bottom w:val="none" w:sz="0" w:space="0" w:color="auto"/>
        <w:right w:val="none" w:sz="0" w:space="0" w:color="auto"/>
      </w:divBdr>
    </w:div>
    <w:div w:id="935671725">
      <w:bodyDiv w:val="1"/>
      <w:marLeft w:val="0"/>
      <w:marRight w:val="0"/>
      <w:marTop w:val="0"/>
      <w:marBottom w:val="0"/>
      <w:divBdr>
        <w:top w:val="none" w:sz="0" w:space="0" w:color="auto"/>
        <w:left w:val="none" w:sz="0" w:space="0" w:color="auto"/>
        <w:bottom w:val="none" w:sz="0" w:space="0" w:color="auto"/>
        <w:right w:val="none" w:sz="0" w:space="0" w:color="auto"/>
      </w:divBdr>
    </w:div>
    <w:div w:id="938681234">
      <w:bodyDiv w:val="1"/>
      <w:marLeft w:val="0"/>
      <w:marRight w:val="0"/>
      <w:marTop w:val="0"/>
      <w:marBottom w:val="0"/>
      <w:divBdr>
        <w:top w:val="none" w:sz="0" w:space="0" w:color="auto"/>
        <w:left w:val="none" w:sz="0" w:space="0" w:color="auto"/>
        <w:bottom w:val="none" w:sz="0" w:space="0" w:color="auto"/>
        <w:right w:val="none" w:sz="0" w:space="0" w:color="auto"/>
      </w:divBdr>
    </w:div>
    <w:div w:id="939528242">
      <w:bodyDiv w:val="1"/>
      <w:marLeft w:val="0"/>
      <w:marRight w:val="0"/>
      <w:marTop w:val="0"/>
      <w:marBottom w:val="0"/>
      <w:divBdr>
        <w:top w:val="none" w:sz="0" w:space="0" w:color="auto"/>
        <w:left w:val="none" w:sz="0" w:space="0" w:color="auto"/>
        <w:bottom w:val="none" w:sz="0" w:space="0" w:color="auto"/>
        <w:right w:val="none" w:sz="0" w:space="0" w:color="auto"/>
      </w:divBdr>
    </w:div>
    <w:div w:id="943921450">
      <w:bodyDiv w:val="1"/>
      <w:marLeft w:val="0"/>
      <w:marRight w:val="0"/>
      <w:marTop w:val="0"/>
      <w:marBottom w:val="0"/>
      <w:divBdr>
        <w:top w:val="none" w:sz="0" w:space="0" w:color="auto"/>
        <w:left w:val="none" w:sz="0" w:space="0" w:color="auto"/>
        <w:bottom w:val="none" w:sz="0" w:space="0" w:color="auto"/>
        <w:right w:val="none" w:sz="0" w:space="0" w:color="auto"/>
      </w:divBdr>
    </w:div>
    <w:div w:id="948896109">
      <w:bodyDiv w:val="1"/>
      <w:marLeft w:val="0"/>
      <w:marRight w:val="0"/>
      <w:marTop w:val="0"/>
      <w:marBottom w:val="0"/>
      <w:divBdr>
        <w:top w:val="none" w:sz="0" w:space="0" w:color="auto"/>
        <w:left w:val="none" w:sz="0" w:space="0" w:color="auto"/>
        <w:bottom w:val="none" w:sz="0" w:space="0" w:color="auto"/>
        <w:right w:val="none" w:sz="0" w:space="0" w:color="auto"/>
      </w:divBdr>
    </w:div>
    <w:div w:id="94955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8443">
          <w:marLeft w:val="480"/>
          <w:marRight w:val="0"/>
          <w:marTop w:val="0"/>
          <w:marBottom w:val="0"/>
          <w:divBdr>
            <w:top w:val="none" w:sz="0" w:space="0" w:color="auto"/>
            <w:left w:val="none" w:sz="0" w:space="0" w:color="auto"/>
            <w:bottom w:val="none" w:sz="0" w:space="0" w:color="auto"/>
            <w:right w:val="none" w:sz="0" w:space="0" w:color="auto"/>
          </w:divBdr>
        </w:div>
        <w:div w:id="2086611865">
          <w:marLeft w:val="480"/>
          <w:marRight w:val="0"/>
          <w:marTop w:val="0"/>
          <w:marBottom w:val="0"/>
          <w:divBdr>
            <w:top w:val="none" w:sz="0" w:space="0" w:color="auto"/>
            <w:left w:val="none" w:sz="0" w:space="0" w:color="auto"/>
            <w:bottom w:val="none" w:sz="0" w:space="0" w:color="auto"/>
            <w:right w:val="none" w:sz="0" w:space="0" w:color="auto"/>
          </w:divBdr>
        </w:div>
        <w:div w:id="882405256">
          <w:marLeft w:val="480"/>
          <w:marRight w:val="0"/>
          <w:marTop w:val="0"/>
          <w:marBottom w:val="0"/>
          <w:divBdr>
            <w:top w:val="none" w:sz="0" w:space="0" w:color="auto"/>
            <w:left w:val="none" w:sz="0" w:space="0" w:color="auto"/>
            <w:bottom w:val="none" w:sz="0" w:space="0" w:color="auto"/>
            <w:right w:val="none" w:sz="0" w:space="0" w:color="auto"/>
          </w:divBdr>
        </w:div>
        <w:div w:id="1271275881">
          <w:marLeft w:val="480"/>
          <w:marRight w:val="0"/>
          <w:marTop w:val="0"/>
          <w:marBottom w:val="0"/>
          <w:divBdr>
            <w:top w:val="none" w:sz="0" w:space="0" w:color="auto"/>
            <w:left w:val="none" w:sz="0" w:space="0" w:color="auto"/>
            <w:bottom w:val="none" w:sz="0" w:space="0" w:color="auto"/>
            <w:right w:val="none" w:sz="0" w:space="0" w:color="auto"/>
          </w:divBdr>
        </w:div>
        <w:div w:id="1246919504">
          <w:marLeft w:val="480"/>
          <w:marRight w:val="0"/>
          <w:marTop w:val="0"/>
          <w:marBottom w:val="0"/>
          <w:divBdr>
            <w:top w:val="none" w:sz="0" w:space="0" w:color="auto"/>
            <w:left w:val="none" w:sz="0" w:space="0" w:color="auto"/>
            <w:bottom w:val="none" w:sz="0" w:space="0" w:color="auto"/>
            <w:right w:val="none" w:sz="0" w:space="0" w:color="auto"/>
          </w:divBdr>
        </w:div>
        <w:div w:id="1478230220">
          <w:marLeft w:val="480"/>
          <w:marRight w:val="0"/>
          <w:marTop w:val="0"/>
          <w:marBottom w:val="0"/>
          <w:divBdr>
            <w:top w:val="none" w:sz="0" w:space="0" w:color="auto"/>
            <w:left w:val="none" w:sz="0" w:space="0" w:color="auto"/>
            <w:bottom w:val="none" w:sz="0" w:space="0" w:color="auto"/>
            <w:right w:val="none" w:sz="0" w:space="0" w:color="auto"/>
          </w:divBdr>
        </w:div>
        <w:div w:id="598409461">
          <w:marLeft w:val="480"/>
          <w:marRight w:val="0"/>
          <w:marTop w:val="0"/>
          <w:marBottom w:val="0"/>
          <w:divBdr>
            <w:top w:val="none" w:sz="0" w:space="0" w:color="auto"/>
            <w:left w:val="none" w:sz="0" w:space="0" w:color="auto"/>
            <w:bottom w:val="none" w:sz="0" w:space="0" w:color="auto"/>
            <w:right w:val="none" w:sz="0" w:space="0" w:color="auto"/>
          </w:divBdr>
        </w:div>
        <w:div w:id="888347687">
          <w:marLeft w:val="480"/>
          <w:marRight w:val="0"/>
          <w:marTop w:val="0"/>
          <w:marBottom w:val="0"/>
          <w:divBdr>
            <w:top w:val="none" w:sz="0" w:space="0" w:color="auto"/>
            <w:left w:val="none" w:sz="0" w:space="0" w:color="auto"/>
            <w:bottom w:val="none" w:sz="0" w:space="0" w:color="auto"/>
            <w:right w:val="none" w:sz="0" w:space="0" w:color="auto"/>
          </w:divBdr>
        </w:div>
        <w:div w:id="462506376">
          <w:marLeft w:val="480"/>
          <w:marRight w:val="0"/>
          <w:marTop w:val="0"/>
          <w:marBottom w:val="0"/>
          <w:divBdr>
            <w:top w:val="none" w:sz="0" w:space="0" w:color="auto"/>
            <w:left w:val="none" w:sz="0" w:space="0" w:color="auto"/>
            <w:bottom w:val="none" w:sz="0" w:space="0" w:color="auto"/>
            <w:right w:val="none" w:sz="0" w:space="0" w:color="auto"/>
          </w:divBdr>
        </w:div>
        <w:div w:id="354310322">
          <w:marLeft w:val="480"/>
          <w:marRight w:val="0"/>
          <w:marTop w:val="0"/>
          <w:marBottom w:val="0"/>
          <w:divBdr>
            <w:top w:val="none" w:sz="0" w:space="0" w:color="auto"/>
            <w:left w:val="none" w:sz="0" w:space="0" w:color="auto"/>
            <w:bottom w:val="none" w:sz="0" w:space="0" w:color="auto"/>
            <w:right w:val="none" w:sz="0" w:space="0" w:color="auto"/>
          </w:divBdr>
        </w:div>
        <w:div w:id="966080932">
          <w:marLeft w:val="480"/>
          <w:marRight w:val="0"/>
          <w:marTop w:val="0"/>
          <w:marBottom w:val="0"/>
          <w:divBdr>
            <w:top w:val="none" w:sz="0" w:space="0" w:color="auto"/>
            <w:left w:val="none" w:sz="0" w:space="0" w:color="auto"/>
            <w:bottom w:val="none" w:sz="0" w:space="0" w:color="auto"/>
            <w:right w:val="none" w:sz="0" w:space="0" w:color="auto"/>
          </w:divBdr>
        </w:div>
        <w:div w:id="1484813852">
          <w:marLeft w:val="480"/>
          <w:marRight w:val="0"/>
          <w:marTop w:val="0"/>
          <w:marBottom w:val="0"/>
          <w:divBdr>
            <w:top w:val="none" w:sz="0" w:space="0" w:color="auto"/>
            <w:left w:val="none" w:sz="0" w:space="0" w:color="auto"/>
            <w:bottom w:val="none" w:sz="0" w:space="0" w:color="auto"/>
            <w:right w:val="none" w:sz="0" w:space="0" w:color="auto"/>
          </w:divBdr>
        </w:div>
        <w:div w:id="1116946369">
          <w:marLeft w:val="480"/>
          <w:marRight w:val="0"/>
          <w:marTop w:val="0"/>
          <w:marBottom w:val="0"/>
          <w:divBdr>
            <w:top w:val="none" w:sz="0" w:space="0" w:color="auto"/>
            <w:left w:val="none" w:sz="0" w:space="0" w:color="auto"/>
            <w:bottom w:val="none" w:sz="0" w:space="0" w:color="auto"/>
            <w:right w:val="none" w:sz="0" w:space="0" w:color="auto"/>
          </w:divBdr>
        </w:div>
        <w:div w:id="1636256259">
          <w:marLeft w:val="480"/>
          <w:marRight w:val="0"/>
          <w:marTop w:val="0"/>
          <w:marBottom w:val="0"/>
          <w:divBdr>
            <w:top w:val="none" w:sz="0" w:space="0" w:color="auto"/>
            <w:left w:val="none" w:sz="0" w:space="0" w:color="auto"/>
            <w:bottom w:val="none" w:sz="0" w:space="0" w:color="auto"/>
            <w:right w:val="none" w:sz="0" w:space="0" w:color="auto"/>
          </w:divBdr>
        </w:div>
        <w:div w:id="2005355291">
          <w:marLeft w:val="480"/>
          <w:marRight w:val="0"/>
          <w:marTop w:val="0"/>
          <w:marBottom w:val="0"/>
          <w:divBdr>
            <w:top w:val="none" w:sz="0" w:space="0" w:color="auto"/>
            <w:left w:val="none" w:sz="0" w:space="0" w:color="auto"/>
            <w:bottom w:val="none" w:sz="0" w:space="0" w:color="auto"/>
            <w:right w:val="none" w:sz="0" w:space="0" w:color="auto"/>
          </w:divBdr>
        </w:div>
        <w:div w:id="1561358417">
          <w:marLeft w:val="480"/>
          <w:marRight w:val="0"/>
          <w:marTop w:val="0"/>
          <w:marBottom w:val="0"/>
          <w:divBdr>
            <w:top w:val="none" w:sz="0" w:space="0" w:color="auto"/>
            <w:left w:val="none" w:sz="0" w:space="0" w:color="auto"/>
            <w:bottom w:val="none" w:sz="0" w:space="0" w:color="auto"/>
            <w:right w:val="none" w:sz="0" w:space="0" w:color="auto"/>
          </w:divBdr>
        </w:div>
        <w:div w:id="1901212055">
          <w:marLeft w:val="480"/>
          <w:marRight w:val="0"/>
          <w:marTop w:val="0"/>
          <w:marBottom w:val="0"/>
          <w:divBdr>
            <w:top w:val="none" w:sz="0" w:space="0" w:color="auto"/>
            <w:left w:val="none" w:sz="0" w:space="0" w:color="auto"/>
            <w:bottom w:val="none" w:sz="0" w:space="0" w:color="auto"/>
            <w:right w:val="none" w:sz="0" w:space="0" w:color="auto"/>
          </w:divBdr>
        </w:div>
        <w:div w:id="291251262">
          <w:marLeft w:val="480"/>
          <w:marRight w:val="0"/>
          <w:marTop w:val="0"/>
          <w:marBottom w:val="0"/>
          <w:divBdr>
            <w:top w:val="none" w:sz="0" w:space="0" w:color="auto"/>
            <w:left w:val="none" w:sz="0" w:space="0" w:color="auto"/>
            <w:bottom w:val="none" w:sz="0" w:space="0" w:color="auto"/>
            <w:right w:val="none" w:sz="0" w:space="0" w:color="auto"/>
          </w:divBdr>
        </w:div>
        <w:div w:id="1855920017">
          <w:marLeft w:val="480"/>
          <w:marRight w:val="0"/>
          <w:marTop w:val="0"/>
          <w:marBottom w:val="0"/>
          <w:divBdr>
            <w:top w:val="none" w:sz="0" w:space="0" w:color="auto"/>
            <w:left w:val="none" w:sz="0" w:space="0" w:color="auto"/>
            <w:bottom w:val="none" w:sz="0" w:space="0" w:color="auto"/>
            <w:right w:val="none" w:sz="0" w:space="0" w:color="auto"/>
          </w:divBdr>
        </w:div>
        <w:div w:id="669674312">
          <w:marLeft w:val="480"/>
          <w:marRight w:val="0"/>
          <w:marTop w:val="0"/>
          <w:marBottom w:val="0"/>
          <w:divBdr>
            <w:top w:val="none" w:sz="0" w:space="0" w:color="auto"/>
            <w:left w:val="none" w:sz="0" w:space="0" w:color="auto"/>
            <w:bottom w:val="none" w:sz="0" w:space="0" w:color="auto"/>
            <w:right w:val="none" w:sz="0" w:space="0" w:color="auto"/>
          </w:divBdr>
        </w:div>
        <w:div w:id="1175460863">
          <w:marLeft w:val="480"/>
          <w:marRight w:val="0"/>
          <w:marTop w:val="0"/>
          <w:marBottom w:val="0"/>
          <w:divBdr>
            <w:top w:val="none" w:sz="0" w:space="0" w:color="auto"/>
            <w:left w:val="none" w:sz="0" w:space="0" w:color="auto"/>
            <w:bottom w:val="none" w:sz="0" w:space="0" w:color="auto"/>
            <w:right w:val="none" w:sz="0" w:space="0" w:color="auto"/>
          </w:divBdr>
        </w:div>
        <w:div w:id="538595337">
          <w:marLeft w:val="480"/>
          <w:marRight w:val="0"/>
          <w:marTop w:val="0"/>
          <w:marBottom w:val="0"/>
          <w:divBdr>
            <w:top w:val="none" w:sz="0" w:space="0" w:color="auto"/>
            <w:left w:val="none" w:sz="0" w:space="0" w:color="auto"/>
            <w:bottom w:val="none" w:sz="0" w:space="0" w:color="auto"/>
            <w:right w:val="none" w:sz="0" w:space="0" w:color="auto"/>
          </w:divBdr>
        </w:div>
        <w:div w:id="2057966653">
          <w:marLeft w:val="480"/>
          <w:marRight w:val="0"/>
          <w:marTop w:val="0"/>
          <w:marBottom w:val="0"/>
          <w:divBdr>
            <w:top w:val="none" w:sz="0" w:space="0" w:color="auto"/>
            <w:left w:val="none" w:sz="0" w:space="0" w:color="auto"/>
            <w:bottom w:val="none" w:sz="0" w:space="0" w:color="auto"/>
            <w:right w:val="none" w:sz="0" w:space="0" w:color="auto"/>
          </w:divBdr>
        </w:div>
        <w:div w:id="1785809784">
          <w:marLeft w:val="480"/>
          <w:marRight w:val="0"/>
          <w:marTop w:val="0"/>
          <w:marBottom w:val="0"/>
          <w:divBdr>
            <w:top w:val="none" w:sz="0" w:space="0" w:color="auto"/>
            <w:left w:val="none" w:sz="0" w:space="0" w:color="auto"/>
            <w:bottom w:val="none" w:sz="0" w:space="0" w:color="auto"/>
            <w:right w:val="none" w:sz="0" w:space="0" w:color="auto"/>
          </w:divBdr>
        </w:div>
        <w:div w:id="1467889368">
          <w:marLeft w:val="480"/>
          <w:marRight w:val="0"/>
          <w:marTop w:val="0"/>
          <w:marBottom w:val="0"/>
          <w:divBdr>
            <w:top w:val="none" w:sz="0" w:space="0" w:color="auto"/>
            <w:left w:val="none" w:sz="0" w:space="0" w:color="auto"/>
            <w:bottom w:val="none" w:sz="0" w:space="0" w:color="auto"/>
            <w:right w:val="none" w:sz="0" w:space="0" w:color="auto"/>
          </w:divBdr>
        </w:div>
        <w:div w:id="601456467">
          <w:marLeft w:val="480"/>
          <w:marRight w:val="0"/>
          <w:marTop w:val="0"/>
          <w:marBottom w:val="0"/>
          <w:divBdr>
            <w:top w:val="none" w:sz="0" w:space="0" w:color="auto"/>
            <w:left w:val="none" w:sz="0" w:space="0" w:color="auto"/>
            <w:bottom w:val="none" w:sz="0" w:space="0" w:color="auto"/>
            <w:right w:val="none" w:sz="0" w:space="0" w:color="auto"/>
          </w:divBdr>
        </w:div>
        <w:div w:id="1291322030">
          <w:marLeft w:val="480"/>
          <w:marRight w:val="0"/>
          <w:marTop w:val="0"/>
          <w:marBottom w:val="0"/>
          <w:divBdr>
            <w:top w:val="none" w:sz="0" w:space="0" w:color="auto"/>
            <w:left w:val="none" w:sz="0" w:space="0" w:color="auto"/>
            <w:bottom w:val="none" w:sz="0" w:space="0" w:color="auto"/>
            <w:right w:val="none" w:sz="0" w:space="0" w:color="auto"/>
          </w:divBdr>
        </w:div>
        <w:div w:id="1212034936">
          <w:marLeft w:val="480"/>
          <w:marRight w:val="0"/>
          <w:marTop w:val="0"/>
          <w:marBottom w:val="0"/>
          <w:divBdr>
            <w:top w:val="none" w:sz="0" w:space="0" w:color="auto"/>
            <w:left w:val="none" w:sz="0" w:space="0" w:color="auto"/>
            <w:bottom w:val="none" w:sz="0" w:space="0" w:color="auto"/>
            <w:right w:val="none" w:sz="0" w:space="0" w:color="auto"/>
          </w:divBdr>
        </w:div>
        <w:div w:id="825129206">
          <w:marLeft w:val="480"/>
          <w:marRight w:val="0"/>
          <w:marTop w:val="0"/>
          <w:marBottom w:val="0"/>
          <w:divBdr>
            <w:top w:val="none" w:sz="0" w:space="0" w:color="auto"/>
            <w:left w:val="none" w:sz="0" w:space="0" w:color="auto"/>
            <w:bottom w:val="none" w:sz="0" w:space="0" w:color="auto"/>
            <w:right w:val="none" w:sz="0" w:space="0" w:color="auto"/>
          </w:divBdr>
        </w:div>
        <w:div w:id="712581793">
          <w:marLeft w:val="480"/>
          <w:marRight w:val="0"/>
          <w:marTop w:val="0"/>
          <w:marBottom w:val="0"/>
          <w:divBdr>
            <w:top w:val="none" w:sz="0" w:space="0" w:color="auto"/>
            <w:left w:val="none" w:sz="0" w:space="0" w:color="auto"/>
            <w:bottom w:val="none" w:sz="0" w:space="0" w:color="auto"/>
            <w:right w:val="none" w:sz="0" w:space="0" w:color="auto"/>
          </w:divBdr>
        </w:div>
        <w:div w:id="278874047">
          <w:marLeft w:val="480"/>
          <w:marRight w:val="0"/>
          <w:marTop w:val="0"/>
          <w:marBottom w:val="0"/>
          <w:divBdr>
            <w:top w:val="none" w:sz="0" w:space="0" w:color="auto"/>
            <w:left w:val="none" w:sz="0" w:space="0" w:color="auto"/>
            <w:bottom w:val="none" w:sz="0" w:space="0" w:color="auto"/>
            <w:right w:val="none" w:sz="0" w:space="0" w:color="auto"/>
          </w:divBdr>
        </w:div>
        <w:div w:id="1990283342">
          <w:marLeft w:val="480"/>
          <w:marRight w:val="0"/>
          <w:marTop w:val="0"/>
          <w:marBottom w:val="0"/>
          <w:divBdr>
            <w:top w:val="none" w:sz="0" w:space="0" w:color="auto"/>
            <w:left w:val="none" w:sz="0" w:space="0" w:color="auto"/>
            <w:bottom w:val="none" w:sz="0" w:space="0" w:color="auto"/>
            <w:right w:val="none" w:sz="0" w:space="0" w:color="auto"/>
          </w:divBdr>
        </w:div>
        <w:div w:id="1869177865">
          <w:marLeft w:val="480"/>
          <w:marRight w:val="0"/>
          <w:marTop w:val="0"/>
          <w:marBottom w:val="0"/>
          <w:divBdr>
            <w:top w:val="none" w:sz="0" w:space="0" w:color="auto"/>
            <w:left w:val="none" w:sz="0" w:space="0" w:color="auto"/>
            <w:bottom w:val="none" w:sz="0" w:space="0" w:color="auto"/>
            <w:right w:val="none" w:sz="0" w:space="0" w:color="auto"/>
          </w:divBdr>
        </w:div>
        <w:div w:id="1411855932">
          <w:marLeft w:val="480"/>
          <w:marRight w:val="0"/>
          <w:marTop w:val="0"/>
          <w:marBottom w:val="0"/>
          <w:divBdr>
            <w:top w:val="none" w:sz="0" w:space="0" w:color="auto"/>
            <w:left w:val="none" w:sz="0" w:space="0" w:color="auto"/>
            <w:bottom w:val="none" w:sz="0" w:space="0" w:color="auto"/>
            <w:right w:val="none" w:sz="0" w:space="0" w:color="auto"/>
          </w:divBdr>
        </w:div>
        <w:div w:id="1073308776">
          <w:marLeft w:val="480"/>
          <w:marRight w:val="0"/>
          <w:marTop w:val="0"/>
          <w:marBottom w:val="0"/>
          <w:divBdr>
            <w:top w:val="none" w:sz="0" w:space="0" w:color="auto"/>
            <w:left w:val="none" w:sz="0" w:space="0" w:color="auto"/>
            <w:bottom w:val="none" w:sz="0" w:space="0" w:color="auto"/>
            <w:right w:val="none" w:sz="0" w:space="0" w:color="auto"/>
          </w:divBdr>
        </w:div>
        <w:div w:id="50544049">
          <w:marLeft w:val="480"/>
          <w:marRight w:val="0"/>
          <w:marTop w:val="0"/>
          <w:marBottom w:val="0"/>
          <w:divBdr>
            <w:top w:val="none" w:sz="0" w:space="0" w:color="auto"/>
            <w:left w:val="none" w:sz="0" w:space="0" w:color="auto"/>
            <w:bottom w:val="none" w:sz="0" w:space="0" w:color="auto"/>
            <w:right w:val="none" w:sz="0" w:space="0" w:color="auto"/>
          </w:divBdr>
        </w:div>
        <w:div w:id="1132938900">
          <w:marLeft w:val="480"/>
          <w:marRight w:val="0"/>
          <w:marTop w:val="0"/>
          <w:marBottom w:val="0"/>
          <w:divBdr>
            <w:top w:val="none" w:sz="0" w:space="0" w:color="auto"/>
            <w:left w:val="none" w:sz="0" w:space="0" w:color="auto"/>
            <w:bottom w:val="none" w:sz="0" w:space="0" w:color="auto"/>
            <w:right w:val="none" w:sz="0" w:space="0" w:color="auto"/>
          </w:divBdr>
        </w:div>
        <w:div w:id="675113161">
          <w:marLeft w:val="480"/>
          <w:marRight w:val="0"/>
          <w:marTop w:val="0"/>
          <w:marBottom w:val="0"/>
          <w:divBdr>
            <w:top w:val="none" w:sz="0" w:space="0" w:color="auto"/>
            <w:left w:val="none" w:sz="0" w:space="0" w:color="auto"/>
            <w:bottom w:val="none" w:sz="0" w:space="0" w:color="auto"/>
            <w:right w:val="none" w:sz="0" w:space="0" w:color="auto"/>
          </w:divBdr>
        </w:div>
        <w:div w:id="126045917">
          <w:marLeft w:val="480"/>
          <w:marRight w:val="0"/>
          <w:marTop w:val="0"/>
          <w:marBottom w:val="0"/>
          <w:divBdr>
            <w:top w:val="none" w:sz="0" w:space="0" w:color="auto"/>
            <w:left w:val="none" w:sz="0" w:space="0" w:color="auto"/>
            <w:bottom w:val="none" w:sz="0" w:space="0" w:color="auto"/>
            <w:right w:val="none" w:sz="0" w:space="0" w:color="auto"/>
          </w:divBdr>
        </w:div>
        <w:div w:id="483401315">
          <w:marLeft w:val="480"/>
          <w:marRight w:val="0"/>
          <w:marTop w:val="0"/>
          <w:marBottom w:val="0"/>
          <w:divBdr>
            <w:top w:val="none" w:sz="0" w:space="0" w:color="auto"/>
            <w:left w:val="none" w:sz="0" w:space="0" w:color="auto"/>
            <w:bottom w:val="none" w:sz="0" w:space="0" w:color="auto"/>
            <w:right w:val="none" w:sz="0" w:space="0" w:color="auto"/>
          </w:divBdr>
        </w:div>
        <w:div w:id="1514299283">
          <w:marLeft w:val="480"/>
          <w:marRight w:val="0"/>
          <w:marTop w:val="0"/>
          <w:marBottom w:val="0"/>
          <w:divBdr>
            <w:top w:val="none" w:sz="0" w:space="0" w:color="auto"/>
            <w:left w:val="none" w:sz="0" w:space="0" w:color="auto"/>
            <w:bottom w:val="none" w:sz="0" w:space="0" w:color="auto"/>
            <w:right w:val="none" w:sz="0" w:space="0" w:color="auto"/>
          </w:divBdr>
        </w:div>
        <w:div w:id="510920783">
          <w:marLeft w:val="480"/>
          <w:marRight w:val="0"/>
          <w:marTop w:val="0"/>
          <w:marBottom w:val="0"/>
          <w:divBdr>
            <w:top w:val="none" w:sz="0" w:space="0" w:color="auto"/>
            <w:left w:val="none" w:sz="0" w:space="0" w:color="auto"/>
            <w:bottom w:val="none" w:sz="0" w:space="0" w:color="auto"/>
            <w:right w:val="none" w:sz="0" w:space="0" w:color="auto"/>
          </w:divBdr>
        </w:div>
        <w:div w:id="1217157603">
          <w:marLeft w:val="480"/>
          <w:marRight w:val="0"/>
          <w:marTop w:val="0"/>
          <w:marBottom w:val="0"/>
          <w:divBdr>
            <w:top w:val="none" w:sz="0" w:space="0" w:color="auto"/>
            <w:left w:val="none" w:sz="0" w:space="0" w:color="auto"/>
            <w:bottom w:val="none" w:sz="0" w:space="0" w:color="auto"/>
            <w:right w:val="none" w:sz="0" w:space="0" w:color="auto"/>
          </w:divBdr>
        </w:div>
        <w:div w:id="1962805596">
          <w:marLeft w:val="480"/>
          <w:marRight w:val="0"/>
          <w:marTop w:val="0"/>
          <w:marBottom w:val="0"/>
          <w:divBdr>
            <w:top w:val="none" w:sz="0" w:space="0" w:color="auto"/>
            <w:left w:val="none" w:sz="0" w:space="0" w:color="auto"/>
            <w:bottom w:val="none" w:sz="0" w:space="0" w:color="auto"/>
            <w:right w:val="none" w:sz="0" w:space="0" w:color="auto"/>
          </w:divBdr>
        </w:div>
        <w:div w:id="409694155">
          <w:marLeft w:val="480"/>
          <w:marRight w:val="0"/>
          <w:marTop w:val="0"/>
          <w:marBottom w:val="0"/>
          <w:divBdr>
            <w:top w:val="none" w:sz="0" w:space="0" w:color="auto"/>
            <w:left w:val="none" w:sz="0" w:space="0" w:color="auto"/>
            <w:bottom w:val="none" w:sz="0" w:space="0" w:color="auto"/>
            <w:right w:val="none" w:sz="0" w:space="0" w:color="auto"/>
          </w:divBdr>
        </w:div>
        <w:div w:id="1612281397">
          <w:marLeft w:val="480"/>
          <w:marRight w:val="0"/>
          <w:marTop w:val="0"/>
          <w:marBottom w:val="0"/>
          <w:divBdr>
            <w:top w:val="none" w:sz="0" w:space="0" w:color="auto"/>
            <w:left w:val="none" w:sz="0" w:space="0" w:color="auto"/>
            <w:bottom w:val="none" w:sz="0" w:space="0" w:color="auto"/>
            <w:right w:val="none" w:sz="0" w:space="0" w:color="auto"/>
          </w:divBdr>
        </w:div>
        <w:div w:id="2027906560">
          <w:marLeft w:val="480"/>
          <w:marRight w:val="0"/>
          <w:marTop w:val="0"/>
          <w:marBottom w:val="0"/>
          <w:divBdr>
            <w:top w:val="none" w:sz="0" w:space="0" w:color="auto"/>
            <w:left w:val="none" w:sz="0" w:space="0" w:color="auto"/>
            <w:bottom w:val="none" w:sz="0" w:space="0" w:color="auto"/>
            <w:right w:val="none" w:sz="0" w:space="0" w:color="auto"/>
          </w:divBdr>
        </w:div>
        <w:div w:id="1181237228">
          <w:marLeft w:val="480"/>
          <w:marRight w:val="0"/>
          <w:marTop w:val="0"/>
          <w:marBottom w:val="0"/>
          <w:divBdr>
            <w:top w:val="none" w:sz="0" w:space="0" w:color="auto"/>
            <w:left w:val="none" w:sz="0" w:space="0" w:color="auto"/>
            <w:bottom w:val="none" w:sz="0" w:space="0" w:color="auto"/>
            <w:right w:val="none" w:sz="0" w:space="0" w:color="auto"/>
          </w:divBdr>
        </w:div>
        <w:div w:id="1713185495">
          <w:marLeft w:val="480"/>
          <w:marRight w:val="0"/>
          <w:marTop w:val="0"/>
          <w:marBottom w:val="0"/>
          <w:divBdr>
            <w:top w:val="none" w:sz="0" w:space="0" w:color="auto"/>
            <w:left w:val="none" w:sz="0" w:space="0" w:color="auto"/>
            <w:bottom w:val="none" w:sz="0" w:space="0" w:color="auto"/>
            <w:right w:val="none" w:sz="0" w:space="0" w:color="auto"/>
          </w:divBdr>
        </w:div>
        <w:div w:id="329721087">
          <w:marLeft w:val="480"/>
          <w:marRight w:val="0"/>
          <w:marTop w:val="0"/>
          <w:marBottom w:val="0"/>
          <w:divBdr>
            <w:top w:val="none" w:sz="0" w:space="0" w:color="auto"/>
            <w:left w:val="none" w:sz="0" w:space="0" w:color="auto"/>
            <w:bottom w:val="none" w:sz="0" w:space="0" w:color="auto"/>
            <w:right w:val="none" w:sz="0" w:space="0" w:color="auto"/>
          </w:divBdr>
        </w:div>
        <w:div w:id="1618489317">
          <w:marLeft w:val="480"/>
          <w:marRight w:val="0"/>
          <w:marTop w:val="0"/>
          <w:marBottom w:val="0"/>
          <w:divBdr>
            <w:top w:val="none" w:sz="0" w:space="0" w:color="auto"/>
            <w:left w:val="none" w:sz="0" w:space="0" w:color="auto"/>
            <w:bottom w:val="none" w:sz="0" w:space="0" w:color="auto"/>
            <w:right w:val="none" w:sz="0" w:space="0" w:color="auto"/>
          </w:divBdr>
        </w:div>
        <w:div w:id="126826376">
          <w:marLeft w:val="480"/>
          <w:marRight w:val="0"/>
          <w:marTop w:val="0"/>
          <w:marBottom w:val="0"/>
          <w:divBdr>
            <w:top w:val="none" w:sz="0" w:space="0" w:color="auto"/>
            <w:left w:val="none" w:sz="0" w:space="0" w:color="auto"/>
            <w:bottom w:val="none" w:sz="0" w:space="0" w:color="auto"/>
            <w:right w:val="none" w:sz="0" w:space="0" w:color="auto"/>
          </w:divBdr>
        </w:div>
        <w:div w:id="94911835">
          <w:marLeft w:val="480"/>
          <w:marRight w:val="0"/>
          <w:marTop w:val="0"/>
          <w:marBottom w:val="0"/>
          <w:divBdr>
            <w:top w:val="none" w:sz="0" w:space="0" w:color="auto"/>
            <w:left w:val="none" w:sz="0" w:space="0" w:color="auto"/>
            <w:bottom w:val="none" w:sz="0" w:space="0" w:color="auto"/>
            <w:right w:val="none" w:sz="0" w:space="0" w:color="auto"/>
          </w:divBdr>
        </w:div>
        <w:div w:id="1561206184">
          <w:marLeft w:val="480"/>
          <w:marRight w:val="0"/>
          <w:marTop w:val="0"/>
          <w:marBottom w:val="0"/>
          <w:divBdr>
            <w:top w:val="none" w:sz="0" w:space="0" w:color="auto"/>
            <w:left w:val="none" w:sz="0" w:space="0" w:color="auto"/>
            <w:bottom w:val="none" w:sz="0" w:space="0" w:color="auto"/>
            <w:right w:val="none" w:sz="0" w:space="0" w:color="auto"/>
          </w:divBdr>
        </w:div>
      </w:divsChild>
    </w:div>
    <w:div w:id="950160247">
      <w:bodyDiv w:val="1"/>
      <w:marLeft w:val="0"/>
      <w:marRight w:val="0"/>
      <w:marTop w:val="0"/>
      <w:marBottom w:val="0"/>
      <w:divBdr>
        <w:top w:val="none" w:sz="0" w:space="0" w:color="auto"/>
        <w:left w:val="none" w:sz="0" w:space="0" w:color="auto"/>
        <w:bottom w:val="none" w:sz="0" w:space="0" w:color="auto"/>
        <w:right w:val="none" w:sz="0" w:space="0" w:color="auto"/>
      </w:divBdr>
    </w:div>
    <w:div w:id="950547248">
      <w:bodyDiv w:val="1"/>
      <w:marLeft w:val="0"/>
      <w:marRight w:val="0"/>
      <w:marTop w:val="0"/>
      <w:marBottom w:val="0"/>
      <w:divBdr>
        <w:top w:val="none" w:sz="0" w:space="0" w:color="auto"/>
        <w:left w:val="none" w:sz="0" w:space="0" w:color="auto"/>
        <w:bottom w:val="none" w:sz="0" w:space="0" w:color="auto"/>
        <w:right w:val="none" w:sz="0" w:space="0" w:color="auto"/>
      </w:divBdr>
    </w:div>
    <w:div w:id="957175108">
      <w:bodyDiv w:val="1"/>
      <w:marLeft w:val="0"/>
      <w:marRight w:val="0"/>
      <w:marTop w:val="0"/>
      <w:marBottom w:val="0"/>
      <w:divBdr>
        <w:top w:val="none" w:sz="0" w:space="0" w:color="auto"/>
        <w:left w:val="none" w:sz="0" w:space="0" w:color="auto"/>
        <w:bottom w:val="none" w:sz="0" w:space="0" w:color="auto"/>
        <w:right w:val="none" w:sz="0" w:space="0" w:color="auto"/>
      </w:divBdr>
    </w:div>
    <w:div w:id="961882634">
      <w:bodyDiv w:val="1"/>
      <w:marLeft w:val="0"/>
      <w:marRight w:val="0"/>
      <w:marTop w:val="0"/>
      <w:marBottom w:val="0"/>
      <w:divBdr>
        <w:top w:val="none" w:sz="0" w:space="0" w:color="auto"/>
        <w:left w:val="none" w:sz="0" w:space="0" w:color="auto"/>
        <w:bottom w:val="none" w:sz="0" w:space="0" w:color="auto"/>
        <w:right w:val="none" w:sz="0" w:space="0" w:color="auto"/>
      </w:divBdr>
    </w:div>
    <w:div w:id="965043759">
      <w:bodyDiv w:val="1"/>
      <w:marLeft w:val="0"/>
      <w:marRight w:val="0"/>
      <w:marTop w:val="0"/>
      <w:marBottom w:val="0"/>
      <w:divBdr>
        <w:top w:val="none" w:sz="0" w:space="0" w:color="auto"/>
        <w:left w:val="none" w:sz="0" w:space="0" w:color="auto"/>
        <w:bottom w:val="none" w:sz="0" w:space="0" w:color="auto"/>
        <w:right w:val="none" w:sz="0" w:space="0" w:color="auto"/>
      </w:divBdr>
    </w:div>
    <w:div w:id="965936200">
      <w:bodyDiv w:val="1"/>
      <w:marLeft w:val="0"/>
      <w:marRight w:val="0"/>
      <w:marTop w:val="0"/>
      <w:marBottom w:val="0"/>
      <w:divBdr>
        <w:top w:val="none" w:sz="0" w:space="0" w:color="auto"/>
        <w:left w:val="none" w:sz="0" w:space="0" w:color="auto"/>
        <w:bottom w:val="none" w:sz="0" w:space="0" w:color="auto"/>
        <w:right w:val="none" w:sz="0" w:space="0" w:color="auto"/>
      </w:divBdr>
    </w:div>
    <w:div w:id="968819511">
      <w:bodyDiv w:val="1"/>
      <w:marLeft w:val="0"/>
      <w:marRight w:val="0"/>
      <w:marTop w:val="0"/>
      <w:marBottom w:val="0"/>
      <w:divBdr>
        <w:top w:val="none" w:sz="0" w:space="0" w:color="auto"/>
        <w:left w:val="none" w:sz="0" w:space="0" w:color="auto"/>
        <w:bottom w:val="none" w:sz="0" w:space="0" w:color="auto"/>
        <w:right w:val="none" w:sz="0" w:space="0" w:color="auto"/>
      </w:divBdr>
    </w:div>
    <w:div w:id="971329842">
      <w:bodyDiv w:val="1"/>
      <w:marLeft w:val="0"/>
      <w:marRight w:val="0"/>
      <w:marTop w:val="0"/>
      <w:marBottom w:val="0"/>
      <w:divBdr>
        <w:top w:val="none" w:sz="0" w:space="0" w:color="auto"/>
        <w:left w:val="none" w:sz="0" w:space="0" w:color="auto"/>
        <w:bottom w:val="none" w:sz="0" w:space="0" w:color="auto"/>
        <w:right w:val="none" w:sz="0" w:space="0" w:color="auto"/>
      </w:divBdr>
    </w:div>
    <w:div w:id="973414100">
      <w:bodyDiv w:val="1"/>
      <w:marLeft w:val="0"/>
      <w:marRight w:val="0"/>
      <w:marTop w:val="0"/>
      <w:marBottom w:val="0"/>
      <w:divBdr>
        <w:top w:val="none" w:sz="0" w:space="0" w:color="auto"/>
        <w:left w:val="none" w:sz="0" w:space="0" w:color="auto"/>
        <w:bottom w:val="none" w:sz="0" w:space="0" w:color="auto"/>
        <w:right w:val="none" w:sz="0" w:space="0" w:color="auto"/>
      </w:divBdr>
    </w:div>
    <w:div w:id="974412790">
      <w:bodyDiv w:val="1"/>
      <w:marLeft w:val="0"/>
      <w:marRight w:val="0"/>
      <w:marTop w:val="0"/>
      <w:marBottom w:val="0"/>
      <w:divBdr>
        <w:top w:val="none" w:sz="0" w:space="0" w:color="auto"/>
        <w:left w:val="none" w:sz="0" w:space="0" w:color="auto"/>
        <w:bottom w:val="none" w:sz="0" w:space="0" w:color="auto"/>
        <w:right w:val="none" w:sz="0" w:space="0" w:color="auto"/>
      </w:divBdr>
    </w:div>
    <w:div w:id="974874716">
      <w:bodyDiv w:val="1"/>
      <w:marLeft w:val="0"/>
      <w:marRight w:val="0"/>
      <w:marTop w:val="0"/>
      <w:marBottom w:val="0"/>
      <w:divBdr>
        <w:top w:val="none" w:sz="0" w:space="0" w:color="auto"/>
        <w:left w:val="none" w:sz="0" w:space="0" w:color="auto"/>
        <w:bottom w:val="none" w:sz="0" w:space="0" w:color="auto"/>
        <w:right w:val="none" w:sz="0" w:space="0" w:color="auto"/>
      </w:divBdr>
    </w:div>
    <w:div w:id="980576535">
      <w:bodyDiv w:val="1"/>
      <w:marLeft w:val="0"/>
      <w:marRight w:val="0"/>
      <w:marTop w:val="0"/>
      <w:marBottom w:val="0"/>
      <w:divBdr>
        <w:top w:val="none" w:sz="0" w:space="0" w:color="auto"/>
        <w:left w:val="none" w:sz="0" w:space="0" w:color="auto"/>
        <w:bottom w:val="none" w:sz="0" w:space="0" w:color="auto"/>
        <w:right w:val="none" w:sz="0" w:space="0" w:color="auto"/>
      </w:divBdr>
    </w:div>
    <w:div w:id="982000732">
      <w:bodyDiv w:val="1"/>
      <w:marLeft w:val="0"/>
      <w:marRight w:val="0"/>
      <w:marTop w:val="0"/>
      <w:marBottom w:val="0"/>
      <w:divBdr>
        <w:top w:val="none" w:sz="0" w:space="0" w:color="auto"/>
        <w:left w:val="none" w:sz="0" w:space="0" w:color="auto"/>
        <w:bottom w:val="none" w:sz="0" w:space="0" w:color="auto"/>
        <w:right w:val="none" w:sz="0" w:space="0" w:color="auto"/>
      </w:divBdr>
    </w:div>
    <w:div w:id="982197191">
      <w:bodyDiv w:val="1"/>
      <w:marLeft w:val="0"/>
      <w:marRight w:val="0"/>
      <w:marTop w:val="0"/>
      <w:marBottom w:val="0"/>
      <w:divBdr>
        <w:top w:val="none" w:sz="0" w:space="0" w:color="auto"/>
        <w:left w:val="none" w:sz="0" w:space="0" w:color="auto"/>
        <w:bottom w:val="none" w:sz="0" w:space="0" w:color="auto"/>
        <w:right w:val="none" w:sz="0" w:space="0" w:color="auto"/>
      </w:divBdr>
    </w:div>
    <w:div w:id="986396807">
      <w:bodyDiv w:val="1"/>
      <w:marLeft w:val="0"/>
      <w:marRight w:val="0"/>
      <w:marTop w:val="0"/>
      <w:marBottom w:val="0"/>
      <w:divBdr>
        <w:top w:val="none" w:sz="0" w:space="0" w:color="auto"/>
        <w:left w:val="none" w:sz="0" w:space="0" w:color="auto"/>
        <w:bottom w:val="none" w:sz="0" w:space="0" w:color="auto"/>
        <w:right w:val="none" w:sz="0" w:space="0" w:color="auto"/>
      </w:divBdr>
    </w:div>
    <w:div w:id="989796033">
      <w:bodyDiv w:val="1"/>
      <w:marLeft w:val="0"/>
      <w:marRight w:val="0"/>
      <w:marTop w:val="0"/>
      <w:marBottom w:val="0"/>
      <w:divBdr>
        <w:top w:val="none" w:sz="0" w:space="0" w:color="auto"/>
        <w:left w:val="none" w:sz="0" w:space="0" w:color="auto"/>
        <w:bottom w:val="none" w:sz="0" w:space="0" w:color="auto"/>
        <w:right w:val="none" w:sz="0" w:space="0" w:color="auto"/>
      </w:divBdr>
    </w:div>
    <w:div w:id="992219482">
      <w:bodyDiv w:val="1"/>
      <w:marLeft w:val="0"/>
      <w:marRight w:val="0"/>
      <w:marTop w:val="0"/>
      <w:marBottom w:val="0"/>
      <w:divBdr>
        <w:top w:val="none" w:sz="0" w:space="0" w:color="auto"/>
        <w:left w:val="none" w:sz="0" w:space="0" w:color="auto"/>
        <w:bottom w:val="none" w:sz="0" w:space="0" w:color="auto"/>
        <w:right w:val="none" w:sz="0" w:space="0" w:color="auto"/>
      </w:divBdr>
    </w:div>
    <w:div w:id="996152702">
      <w:bodyDiv w:val="1"/>
      <w:marLeft w:val="0"/>
      <w:marRight w:val="0"/>
      <w:marTop w:val="0"/>
      <w:marBottom w:val="0"/>
      <w:divBdr>
        <w:top w:val="none" w:sz="0" w:space="0" w:color="auto"/>
        <w:left w:val="none" w:sz="0" w:space="0" w:color="auto"/>
        <w:bottom w:val="none" w:sz="0" w:space="0" w:color="auto"/>
        <w:right w:val="none" w:sz="0" w:space="0" w:color="auto"/>
      </w:divBdr>
    </w:div>
    <w:div w:id="1003555131">
      <w:bodyDiv w:val="1"/>
      <w:marLeft w:val="0"/>
      <w:marRight w:val="0"/>
      <w:marTop w:val="0"/>
      <w:marBottom w:val="0"/>
      <w:divBdr>
        <w:top w:val="none" w:sz="0" w:space="0" w:color="auto"/>
        <w:left w:val="none" w:sz="0" w:space="0" w:color="auto"/>
        <w:bottom w:val="none" w:sz="0" w:space="0" w:color="auto"/>
        <w:right w:val="none" w:sz="0" w:space="0" w:color="auto"/>
      </w:divBdr>
    </w:div>
    <w:div w:id="1004361861">
      <w:bodyDiv w:val="1"/>
      <w:marLeft w:val="0"/>
      <w:marRight w:val="0"/>
      <w:marTop w:val="0"/>
      <w:marBottom w:val="0"/>
      <w:divBdr>
        <w:top w:val="none" w:sz="0" w:space="0" w:color="auto"/>
        <w:left w:val="none" w:sz="0" w:space="0" w:color="auto"/>
        <w:bottom w:val="none" w:sz="0" w:space="0" w:color="auto"/>
        <w:right w:val="none" w:sz="0" w:space="0" w:color="auto"/>
      </w:divBdr>
    </w:div>
    <w:div w:id="1020664909">
      <w:bodyDiv w:val="1"/>
      <w:marLeft w:val="0"/>
      <w:marRight w:val="0"/>
      <w:marTop w:val="0"/>
      <w:marBottom w:val="0"/>
      <w:divBdr>
        <w:top w:val="none" w:sz="0" w:space="0" w:color="auto"/>
        <w:left w:val="none" w:sz="0" w:space="0" w:color="auto"/>
        <w:bottom w:val="none" w:sz="0" w:space="0" w:color="auto"/>
        <w:right w:val="none" w:sz="0" w:space="0" w:color="auto"/>
      </w:divBdr>
    </w:div>
    <w:div w:id="1025519622">
      <w:bodyDiv w:val="1"/>
      <w:marLeft w:val="0"/>
      <w:marRight w:val="0"/>
      <w:marTop w:val="0"/>
      <w:marBottom w:val="0"/>
      <w:divBdr>
        <w:top w:val="none" w:sz="0" w:space="0" w:color="auto"/>
        <w:left w:val="none" w:sz="0" w:space="0" w:color="auto"/>
        <w:bottom w:val="none" w:sz="0" w:space="0" w:color="auto"/>
        <w:right w:val="none" w:sz="0" w:space="0" w:color="auto"/>
      </w:divBdr>
    </w:div>
    <w:div w:id="1027752435">
      <w:bodyDiv w:val="1"/>
      <w:marLeft w:val="0"/>
      <w:marRight w:val="0"/>
      <w:marTop w:val="0"/>
      <w:marBottom w:val="0"/>
      <w:divBdr>
        <w:top w:val="none" w:sz="0" w:space="0" w:color="auto"/>
        <w:left w:val="none" w:sz="0" w:space="0" w:color="auto"/>
        <w:bottom w:val="none" w:sz="0" w:space="0" w:color="auto"/>
        <w:right w:val="none" w:sz="0" w:space="0" w:color="auto"/>
      </w:divBdr>
    </w:div>
    <w:div w:id="1028990342">
      <w:bodyDiv w:val="1"/>
      <w:marLeft w:val="0"/>
      <w:marRight w:val="0"/>
      <w:marTop w:val="0"/>
      <w:marBottom w:val="0"/>
      <w:divBdr>
        <w:top w:val="none" w:sz="0" w:space="0" w:color="auto"/>
        <w:left w:val="none" w:sz="0" w:space="0" w:color="auto"/>
        <w:bottom w:val="none" w:sz="0" w:space="0" w:color="auto"/>
        <w:right w:val="none" w:sz="0" w:space="0" w:color="auto"/>
      </w:divBdr>
    </w:div>
    <w:div w:id="1030034690">
      <w:bodyDiv w:val="1"/>
      <w:marLeft w:val="0"/>
      <w:marRight w:val="0"/>
      <w:marTop w:val="0"/>
      <w:marBottom w:val="0"/>
      <w:divBdr>
        <w:top w:val="none" w:sz="0" w:space="0" w:color="auto"/>
        <w:left w:val="none" w:sz="0" w:space="0" w:color="auto"/>
        <w:bottom w:val="none" w:sz="0" w:space="0" w:color="auto"/>
        <w:right w:val="none" w:sz="0" w:space="0" w:color="auto"/>
      </w:divBdr>
    </w:div>
    <w:div w:id="1037465972">
      <w:bodyDiv w:val="1"/>
      <w:marLeft w:val="0"/>
      <w:marRight w:val="0"/>
      <w:marTop w:val="0"/>
      <w:marBottom w:val="0"/>
      <w:divBdr>
        <w:top w:val="none" w:sz="0" w:space="0" w:color="auto"/>
        <w:left w:val="none" w:sz="0" w:space="0" w:color="auto"/>
        <w:bottom w:val="none" w:sz="0" w:space="0" w:color="auto"/>
        <w:right w:val="none" w:sz="0" w:space="0" w:color="auto"/>
      </w:divBdr>
    </w:div>
    <w:div w:id="1037587165">
      <w:bodyDiv w:val="1"/>
      <w:marLeft w:val="0"/>
      <w:marRight w:val="0"/>
      <w:marTop w:val="0"/>
      <w:marBottom w:val="0"/>
      <w:divBdr>
        <w:top w:val="none" w:sz="0" w:space="0" w:color="auto"/>
        <w:left w:val="none" w:sz="0" w:space="0" w:color="auto"/>
        <w:bottom w:val="none" w:sz="0" w:space="0" w:color="auto"/>
        <w:right w:val="none" w:sz="0" w:space="0" w:color="auto"/>
      </w:divBdr>
    </w:div>
    <w:div w:id="1042440149">
      <w:bodyDiv w:val="1"/>
      <w:marLeft w:val="0"/>
      <w:marRight w:val="0"/>
      <w:marTop w:val="0"/>
      <w:marBottom w:val="0"/>
      <w:divBdr>
        <w:top w:val="none" w:sz="0" w:space="0" w:color="auto"/>
        <w:left w:val="none" w:sz="0" w:space="0" w:color="auto"/>
        <w:bottom w:val="none" w:sz="0" w:space="0" w:color="auto"/>
        <w:right w:val="none" w:sz="0" w:space="0" w:color="auto"/>
      </w:divBdr>
    </w:div>
    <w:div w:id="1046179410">
      <w:bodyDiv w:val="1"/>
      <w:marLeft w:val="0"/>
      <w:marRight w:val="0"/>
      <w:marTop w:val="0"/>
      <w:marBottom w:val="0"/>
      <w:divBdr>
        <w:top w:val="none" w:sz="0" w:space="0" w:color="auto"/>
        <w:left w:val="none" w:sz="0" w:space="0" w:color="auto"/>
        <w:bottom w:val="none" w:sz="0" w:space="0" w:color="auto"/>
        <w:right w:val="none" w:sz="0" w:space="0" w:color="auto"/>
      </w:divBdr>
    </w:div>
    <w:div w:id="1049456702">
      <w:bodyDiv w:val="1"/>
      <w:marLeft w:val="0"/>
      <w:marRight w:val="0"/>
      <w:marTop w:val="0"/>
      <w:marBottom w:val="0"/>
      <w:divBdr>
        <w:top w:val="none" w:sz="0" w:space="0" w:color="auto"/>
        <w:left w:val="none" w:sz="0" w:space="0" w:color="auto"/>
        <w:bottom w:val="none" w:sz="0" w:space="0" w:color="auto"/>
        <w:right w:val="none" w:sz="0" w:space="0" w:color="auto"/>
      </w:divBdr>
      <w:divsChild>
        <w:div w:id="63722136">
          <w:marLeft w:val="480"/>
          <w:marRight w:val="0"/>
          <w:marTop w:val="0"/>
          <w:marBottom w:val="0"/>
          <w:divBdr>
            <w:top w:val="none" w:sz="0" w:space="0" w:color="auto"/>
            <w:left w:val="none" w:sz="0" w:space="0" w:color="auto"/>
            <w:bottom w:val="none" w:sz="0" w:space="0" w:color="auto"/>
            <w:right w:val="none" w:sz="0" w:space="0" w:color="auto"/>
          </w:divBdr>
        </w:div>
        <w:div w:id="85540450">
          <w:marLeft w:val="480"/>
          <w:marRight w:val="0"/>
          <w:marTop w:val="0"/>
          <w:marBottom w:val="0"/>
          <w:divBdr>
            <w:top w:val="none" w:sz="0" w:space="0" w:color="auto"/>
            <w:left w:val="none" w:sz="0" w:space="0" w:color="auto"/>
            <w:bottom w:val="none" w:sz="0" w:space="0" w:color="auto"/>
            <w:right w:val="none" w:sz="0" w:space="0" w:color="auto"/>
          </w:divBdr>
        </w:div>
        <w:div w:id="158541354">
          <w:marLeft w:val="480"/>
          <w:marRight w:val="0"/>
          <w:marTop w:val="0"/>
          <w:marBottom w:val="0"/>
          <w:divBdr>
            <w:top w:val="none" w:sz="0" w:space="0" w:color="auto"/>
            <w:left w:val="none" w:sz="0" w:space="0" w:color="auto"/>
            <w:bottom w:val="none" w:sz="0" w:space="0" w:color="auto"/>
            <w:right w:val="none" w:sz="0" w:space="0" w:color="auto"/>
          </w:divBdr>
        </w:div>
        <w:div w:id="165562924">
          <w:marLeft w:val="480"/>
          <w:marRight w:val="0"/>
          <w:marTop w:val="0"/>
          <w:marBottom w:val="0"/>
          <w:divBdr>
            <w:top w:val="none" w:sz="0" w:space="0" w:color="auto"/>
            <w:left w:val="none" w:sz="0" w:space="0" w:color="auto"/>
            <w:bottom w:val="none" w:sz="0" w:space="0" w:color="auto"/>
            <w:right w:val="none" w:sz="0" w:space="0" w:color="auto"/>
          </w:divBdr>
        </w:div>
        <w:div w:id="173039043">
          <w:marLeft w:val="480"/>
          <w:marRight w:val="0"/>
          <w:marTop w:val="0"/>
          <w:marBottom w:val="0"/>
          <w:divBdr>
            <w:top w:val="none" w:sz="0" w:space="0" w:color="auto"/>
            <w:left w:val="none" w:sz="0" w:space="0" w:color="auto"/>
            <w:bottom w:val="none" w:sz="0" w:space="0" w:color="auto"/>
            <w:right w:val="none" w:sz="0" w:space="0" w:color="auto"/>
          </w:divBdr>
        </w:div>
        <w:div w:id="175703360">
          <w:marLeft w:val="480"/>
          <w:marRight w:val="0"/>
          <w:marTop w:val="0"/>
          <w:marBottom w:val="0"/>
          <w:divBdr>
            <w:top w:val="none" w:sz="0" w:space="0" w:color="auto"/>
            <w:left w:val="none" w:sz="0" w:space="0" w:color="auto"/>
            <w:bottom w:val="none" w:sz="0" w:space="0" w:color="auto"/>
            <w:right w:val="none" w:sz="0" w:space="0" w:color="auto"/>
          </w:divBdr>
        </w:div>
        <w:div w:id="248806393">
          <w:marLeft w:val="480"/>
          <w:marRight w:val="0"/>
          <w:marTop w:val="0"/>
          <w:marBottom w:val="0"/>
          <w:divBdr>
            <w:top w:val="none" w:sz="0" w:space="0" w:color="auto"/>
            <w:left w:val="none" w:sz="0" w:space="0" w:color="auto"/>
            <w:bottom w:val="none" w:sz="0" w:space="0" w:color="auto"/>
            <w:right w:val="none" w:sz="0" w:space="0" w:color="auto"/>
          </w:divBdr>
        </w:div>
        <w:div w:id="272907399">
          <w:marLeft w:val="480"/>
          <w:marRight w:val="0"/>
          <w:marTop w:val="0"/>
          <w:marBottom w:val="0"/>
          <w:divBdr>
            <w:top w:val="none" w:sz="0" w:space="0" w:color="auto"/>
            <w:left w:val="none" w:sz="0" w:space="0" w:color="auto"/>
            <w:bottom w:val="none" w:sz="0" w:space="0" w:color="auto"/>
            <w:right w:val="none" w:sz="0" w:space="0" w:color="auto"/>
          </w:divBdr>
        </w:div>
        <w:div w:id="310254236">
          <w:marLeft w:val="480"/>
          <w:marRight w:val="0"/>
          <w:marTop w:val="0"/>
          <w:marBottom w:val="0"/>
          <w:divBdr>
            <w:top w:val="none" w:sz="0" w:space="0" w:color="auto"/>
            <w:left w:val="none" w:sz="0" w:space="0" w:color="auto"/>
            <w:bottom w:val="none" w:sz="0" w:space="0" w:color="auto"/>
            <w:right w:val="none" w:sz="0" w:space="0" w:color="auto"/>
          </w:divBdr>
        </w:div>
        <w:div w:id="332613023">
          <w:marLeft w:val="480"/>
          <w:marRight w:val="0"/>
          <w:marTop w:val="0"/>
          <w:marBottom w:val="0"/>
          <w:divBdr>
            <w:top w:val="none" w:sz="0" w:space="0" w:color="auto"/>
            <w:left w:val="none" w:sz="0" w:space="0" w:color="auto"/>
            <w:bottom w:val="none" w:sz="0" w:space="0" w:color="auto"/>
            <w:right w:val="none" w:sz="0" w:space="0" w:color="auto"/>
          </w:divBdr>
        </w:div>
        <w:div w:id="346949980">
          <w:marLeft w:val="480"/>
          <w:marRight w:val="0"/>
          <w:marTop w:val="0"/>
          <w:marBottom w:val="0"/>
          <w:divBdr>
            <w:top w:val="none" w:sz="0" w:space="0" w:color="auto"/>
            <w:left w:val="none" w:sz="0" w:space="0" w:color="auto"/>
            <w:bottom w:val="none" w:sz="0" w:space="0" w:color="auto"/>
            <w:right w:val="none" w:sz="0" w:space="0" w:color="auto"/>
          </w:divBdr>
        </w:div>
        <w:div w:id="381289246">
          <w:marLeft w:val="480"/>
          <w:marRight w:val="0"/>
          <w:marTop w:val="0"/>
          <w:marBottom w:val="0"/>
          <w:divBdr>
            <w:top w:val="none" w:sz="0" w:space="0" w:color="auto"/>
            <w:left w:val="none" w:sz="0" w:space="0" w:color="auto"/>
            <w:bottom w:val="none" w:sz="0" w:space="0" w:color="auto"/>
            <w:right w:val="none" w:sz="0" w:space="0" w:color="auto"/>
          </w:divBdr>
        </w:div>
        <w:div w:id="387338920">
          <w:marLeft w:val="480"/>
          <w:marRight w:val="0"/>
          <w:marTop w:val="0"/>
          <w:marBottom w:val="0"/>
          <w:divBdr>
            <w:top w:val="none" w:sz="0" w:space="0" w:color="auto"/>
            <w:left w:val="none" w:sz="0" w:space="0" w:color="auto"/>
            <w:bottom w:val="none" w:sz="0" w:space="0" w:color="auto"/>
            <w:right w:val="none" w:sz="0" w:space="0" w:color="auto"/>
          </w:divBdr>
        </w:div>
        <w:div w:id="427120171">
          <w:marLeft w:val="480"/>
          <w:marRight w:val="0"/>
          <w:marTop w:val="0"/>
          <w:marBottom w:val="0"/>
          <w:divBdr>
            <w:top w:val="none" w:sz="0" w:space="0" w:color="auto"/>
            <w:left w:val="none" w:sz="0" w:space="0" w:color="auto"/>
            <w:bottom w:val="none" w:sz="0" w:space="0" w:color="auto"/>
            <w:right w:val="none" w:sz="0" w:space="0" w:color="auto"/>
          </w:divBdr>
        </w:div>
        <w:div w:id="429621166">
          <w:marLeft w:val="480"/>
          <w:marRight w:val="0"/>
          <w:marTop w:val="0"/>
          <w:marBottom w:val="0"/>
          <w:divBdr>
            <w:top w:val="none" w:sz="0" w:space="0" w:color="auto"/>
            <w:left w:val="none" w:sz="0" w:space="0" w:color="auto"/>
            <w:bottom w:val="none" w:sz="0" w:space="0" w:color="auto"/>
            <w:right w:val="none" w:sz="0" w:space="0" w:color="auto"/>
          </w:divBdr>
        </w:div>
        <w:div w:id="429811724">
          <w:marLeft w:val="480"/>
          <w:marRight w:val="0"/>
          <w:marTop w:val="0"/>
          <w:marBottom w:val="0"/>
          <w:divBdr>
            <w:top w:val="none" w:sz="0" w:space="0" w:color="auto"/>
            <w:left w:val="none" w:sz="0" w:space="0" w:color="auto"/>
            <w:bottom w:val="none" w:sz="0" w:space="0" w:color="auto"/>
            <w:right w:val="none" w:sz="0" w:space="0" w:color="auto"/>
          </w:divBdr>
        </w:div>
        <w:div w:id="435371232">
          <w:marLeft w:val="480"/>
          <w:marRight w:val="0"/>
          <w:marTop w:val="0"/>
          <w:marBottom w:val="0"/>
          <w:divBdr>
            <w:top w:val="none" w:sz="0" w:space="0" w:color="auto"/>
            <w:left w:val="none" w:sz="0" w:space="0" w:color="auto"/>
            <w:bottom w:val="none" w:sz="0" w:space="0" w:color="auto"/>
            <w:right w:val="none" w:sz="0" w:space="0" w:color="auto"/>
          </w:divBdr>
        </w:div>
        <w:div w:id="465125206">
          <w:marLeft w:val="480"/>
          <w:marRight w:val="0"/>
          <w:marTop w:val="0"/>
          <w:marBottom w:val="0"/>
          <w:divBdr>
            <w:top w:val="none" w:sz="0" w:space="0" w:color="auto"/>
            <w:left w:val="none" w:sz="0" w:space="0" w:color="auto"/>
            <w:bottom w:val="none" w:sz="0" w:space="0" w:color="auto"/>
            <w:right w:val="none" w:sz="0" w:space="0" w:color="auto"/>
          </w:divBdr>
        </w:div>
        <w:div w:id="555047571">
          <w:marLeft w:val="480"/>
          <w:marRight w:val="0"/>
          <w:marTop w:val="0"/>
          <w:marBottom w:val="0"/>
          <w:divBdr>
            <w:top w:val="none" w:sz="0" w:space="0" w:color="auto"/>
            <w:left w:val="none" w:sz="0" w:space="0" w:color="auto"/>
            <w:bottom w:val="none" w:sz="0" w:space="0" w:color="auto"/>
            <w:right w:val="none" w:sz="0" w:space="0" w:color="auto"/>
          </w:divBdr>
        </w:div>
        <w:div w:id="562444834">
          <w:marLeft w:val="480"/>
          <w:marRight w:val="0"/>
          <w:marTop w:val="0"/>
          <w:marBottom w:val="0"/>
          <w:divBdr>
            <w:top w:val="none" w:sz="0" w:space="0" w:color="auto"/>
            <w:left w:val="none" w:sz="0" w:space="0" w:color="auto"/>
            <w:bottom w:val="none" w:sz="0" w:space="0" w:color="auto"/>
            <w:right w:val="none" w:sz="0" w:space="0" w:color="auto"/>
          </w:divBdr>
        </w:div>
        <w:div w:id="603727548">
          <w:marLeft w:val="480"/>
          <w:marRight w:val="0"/>
          <w:marTop w:val="0"/>
          <w:marBottom w:val="0"/>
          <w:divBdr>
            <w:top w:val="none" w:sz="0" w:space="0" w:color="auto"/>
            <w:left w:val="none" w:sz="0" w:space="0" w:color="auto"/>
            <w:bottom w:val="none" w:sz="0" w:space="0" w:color="auto"/>
            <w:right w:val="none" w:sz="0" w:space="0" w:color="auto"/>
          </w:divBdr>
        </w:div>
        <w:div w:id="703989507">
          <w:marLeft w:val="480"/>
          <w:marRight w:val="0"/>
          <w:marTop w:val="0"/>
          <w:marBottom w:val="0"/>
          <w:divBdr>
            <w:top w:val="none" w:sz="0" w:space="0" w:color="auto"/>
            <w:left w:val="none" w:sz="0" w:space="0" w:color="auto"/>
            <w:bottom w:val="none" w:sz="0" w:space="0" w:color="auto"/>
            <w:right w:val="none" w:sz="0" w:space="0" w:color="auto"/>
          </w:divBdr>
        </w:div>
        <w:div w:id="712340545">
          <w:marLeft w:val="480"/>
          <w:marRight w:val="0"/>
          <w:marTop w:val="0"/>
          <w:marBottom w:val="0"/>
          <w:divBdr>
            <w:top w:val="none" w:sz="0" w:space="0" w:color="auto"/>
            <w:left w:val="none" w:sz="0" w:space="0" w:color="auto"/>
            <w:bottom w:val="none" w:sz="0" w:space="0" w:color="auto"/>
            <w:right w:val="none" w:sz="0" w:space="0" w:color="auto"/>
          </w:divBdr>
        </w:div>
        <w:div w:id="723257874">
          <w:marLeft w:val="480"/>
          <w:marRight w:val="0"/>
          <w:marTop w:val="0"/>
          <w:marBottom w:val="0"/>
          <w:divBdr>
            <w:top w:val="none" w:sz="0" w:space="0" w:color="auto"/>
            <w:left w:val="none" w:sz="0" w:space="0" w:color="auto"/>
            <w:bottom w:val="none" w:sz="0" w:space="0" w:color="auto"/>
            <w:right w:val="none" w:sz="0" w:space="0" w:color="auto"/>
          </w:divBdr>
        </w:div>
        <w:div w:id="834686882">
          <w:marLeft w:val="480"/>
          <w:marRight w:val="0"/>
          <w:marTop w:val="0"/>
          <w:marBottom w:val="0"/>
          <w:divBdr>
            <w:top w:val="none" w:sz="0" w:space="0" w:color="auto"/>
            <w:left w:val="none" w:sz="0" w:space="0" w:color="auto"/>
            <w:bottom w:val="none" w:sz="0" w:space="0" w:color="auto"/>
            <w:right w:val="none" w:sz="0" w:space="0" w:color="auto"/>
          </w:divBdr>
        </w:div>
        <w:div w:id="838547735">
          <w:marLeft w:val="480"/>
          <w:marRight w:val="0"/>
          <w:marTop w:val="0"/>
          <w:marBottom w:val="0"/>
          <w:divBdr>
            <w:top w:val="none" w:sz="0" w:space="0" w:color="auto"/>
            <w:left w:val="none" w:sz="0" w:space="0" w:color="auto"/>
            <w:bottom w:val="none" w:sz="0" w:space="0" w:color="auto"/>
            <w:right w:val="none" w:sz="0" w:space="0" w:color="auto"/>
          </w:divBdr>
        </w:div>
        <w:div w:id="867840303">
          <w:marLeft w:val="480"/>
          <w:marRight w:val="0"/>
          <w:marTop w:val="0"/>
          <w:marBottom w:val="0"/>
          <w:divBdr>
            <w:top w:val="none" w:sz="0" w:space="0" w:color="auto"/>
            <w:left w:val="none" w:sz="0" w:space="0" w:color="auto"/>
            <w:bottom w:val="none" w:sz="0" w:space="0" w:color="auto"/>
            <w:right w:val="none" w:sz="0" w:space="0" w:color="auto"/>
          </w:divBdr>
        </w:div>
        <w:div w:id="870847011">
          <w:marLeft w:val="480"/>
          <w:marRight w:val="0"/>
          <w:marTop w:val="0"/>
          <w:marBottom w:val="0"/>
          <w:divBdr>
            <w:top w:val="none" w:sz="0" w:space="0" w:color="auto"/>
            <w:left w:val="none" w:sz="0" w:space="0" w:color="auto"/>
            <w:bottom w:val="none" w:sz="0" w:space="0" w:color="auto"/>
            <w:right w:val="none" w:sz="0" w:space="0" w:color="auto"/>
          </w:divBdr>
        </w:div>
        <w:div w:id="1053963564">
          <w:marLeft w:val="480"/>
          <w:marRight w:val="0"/>
          <w:marTop w:val="0"/>
          <w:marBottom w:val="0"/>
          <w:divBdr>
            <w:top w:val="none" w:sz="0" w:space="0" w:color="auto"/>
            <w:left w:val="none" w:sz="0" w:space="0" w:color="auto"/>
            <w:bottom w:val="none" w:sz="0" w:space="0" w:color="auto"/>
            <w:right w:val="none" w:sz="0" w:space="0" w:color="auto"/>
          </w:divBdr>
        </w:div>
        <w:div w:id="1055854512">
          <w:marLeft w:val="480"/>
          <w:marRight w:val="0"/>
          <w:marTop w:val="0"/>
          <w:marBottom w:val="0"/>
          <w:divBdr>
            <w:top w:val="none" w:sz="0" w:space="0" w:color="auto"/>
            <w:left w:val="none" w:sz="0" w:space="0" w:color="auto"/>
            <w:bottom w:val="none" w:sz="0" w:space="0" w:color="auto"/>
            <w:right w:val="none" w:sz="0" w:space="0" w:color="auto"/>
          </w:divBdr>
        </w:div>
        <w:div w:id="1141338885">
          <w:marLeft w:val="480"/>
          <w:marRight w:val="0"/>
          <w:marTop w:val="0"/>
          <w:marBottom w:val="0"/>
          <w:divBdr>
            <w:top w:val="none" w:sz="0" w:space="0" w:color="auto"/>
            <w:left w:val="none" w:sz="0" w:space="0" w:color="auto"/>
            <w:bottom w:val="none" w:sz="0" w:space="0" w:color="auto"/>
            <w:right w:val="none" w:sz="0" w:space="0" w:color="auto"/>
          </w:divBdr>
        </w:div>
        <w:div w:id="1179848580">
          <w:marLeft w:val="480"/>
          <w:marRight w:val="0"/>
          <w:marTop w:val="0"/>
          <w:marBottom w:val="0"/>
          <w:divBdr>
            <w:top w:val="none" w:sz="0" w:space="0" w:color="auto"/>
            <w:left w:val="none" w:sz="0" w:space="0" w:color="auto"/>
            <w:bottom w:val="none" w:sz="0" w:space="0" w:color="auto"/>
            <w:right w:val="none" w:sz="0" w:space="0" w:color="auto"/>
          </w:divBdr>
        </w:div>
        <w:div w:id="1180584883">
          <w:marLeft w:val="480"/>
          <w:marRight w:val="0"/>
          <w:marTop w:val="0"/>
          <w:marBottom w:val="0"/>
          <w:divBdr>
            <w:top w:val="none" w:sz="0" w:space="0" w:color="auto"/>
            <w:left w:val="none" w:sz="0" w:space="0" w:color="auto"/>
            <w:bottom w:val="none" w:sz="0" w:space="0" w:color="auto"/>
            <w:right w:val="none" w:sz="0" w:space="0" w:color="auto"/>
          </w:divBdr>
        </w:div>
        <w:div w:id="1230842262">
          <w:marLeft w:val="480"/>
          <w:marRight w:val="0"/>
          <w:marTop w:val="0"/>
          <w:marBottom w:val="0"/>
          <w:divBdr>
            <w:top w:val="none" w:sz="0" w:space="0" w:color="auto"/>
            <w:left w:val="none" w:sz="0" w:space="0" w:color="auto"/>
            <w:bottom w:val="none" w:sz="0" w:space="0" w:color="auto"/>
            <w:right w:val="none" w:sz="0" w:space="0" w:color="auto"/>
          </w:divBdr>
        </w:div>
        <w:div w:id="1317489838">
          <w:marLeft w:val="480"/>
          <w:marRight w:val="0"/>
          <w:marTop w:val="0"/>
          <w:marBottom w:val="0"/>
          <w:divBdr>
            <w:top w:val="none" w:sz="0" w:space="0" w:color="auto"/>
            <w:left w:val="none" w:sz="0" w:space="0" w:color="auto"/>
            <w:bottom w:val="none" w:sz="0" w:space="0" w:color="auto"/>
            <w:right w:val="none" w:sz="0" w:space="0" w:color="auto"/>
          </w:divBdr>
        </w:div>
        <w:div w:id="1366566736">
          <w:marLeft w:val="480"/>
          <w:marRight w:val="0"/>
          <w:marTop w:val="0"/>
          <w:marBottom w:val="0"/>
          <w:divBdr>
            <w:top w:val="none" w:sz="0" w:space="0" w:color="auto"/>
            <w:left w:val="none" w:sz="0" w:space="0" w:color="auto"/>
            <w:bottom w:val="none" w:sz="0" w:space="0" w:color="auto"/>
            <w:right w:val="none" w:sz="0" w:space="0" w:color="auto"/>
          </w:divBdr>
        </w:div>
        <w:div w:id="1371145743">
          <w:marLeft w:val="480"/>
          <w:marRight w:val="0"/>
          <w:marTop w:val="0"/>
          <w:marBottom w:val="0"/>
          <w:divBdr>
            <w:top w:val="none" w:sz="0" w:space="0" w:color="auto"/>
            <w:left w:val="none" w:sz="0" w:space="0" w:color="auto"/>
            <w:bottom w:val="none" w:sz="0" w:space="0" w:color="auto"/>
            <w:right w:val="none" w:sz="0" w:space="0" w:color="auto"/>
          </w:divBdr>
        </w:div>
        <w:div w:id="1473333081">
          <w:marLeft w:val="480"/>
          <w:marRight w:val="0"/>
          <w:marTop w:val="0"/>
          <w:marBottom w:val="0"/>
          <w:divBdr>
            <w:top w:val="none" w:sz="0" w:space="0" w:color="auto"/>
            <w:left w:val="none" w:sz="0" w:space="0" w:color="auto"/>
            <w:bottom w:val="none" w:sz="0" w:space="0" w:color="auto"/>
            <w:right w:val="none" w:sz="0" w:space="0" w:color="auto"/>
          </w:divBdr>
        </w:div>
        <w:div w:id="1479305021">
          <w:marLeft w:val="480"/>
          <w:marRight w:val="0"/>
          <w:marTop w:val="0"/>
          <w:marBottom w:val="0"/>
          <w:divBdr>
            <w:top w:val="none" w:sz="0" w:space="0" w:color="auto"/>
            <w:left w:val="none" w:sz="0" w:space="0" w:color="auto"/>
            <w:bottom w:val="none" w:sz="0" w:space="0" w:color="auto"/>
            <w:right w:val="none" w:sz="0" w:space="0" w:color="auto"/>
          </w:divBdr>
        </w:div>
        <w:div w:id="1554806052">
          <w:marLeft w:val="480"/>
          <w:marRight w:val="0"/>
          <w:marTop w:val="0"/>
          <w:marBottom w:val="0"/>
          <w:divBdr>
            <w:top w:val="none" w:sz="0" w:space="0" w:color="auto"/>
            <w:left w:val="none" w:sz="0" w:space="0" w:color="auto"/>
            <w:bottom w:val="none" w:sz="0" w:space="0" w:color="auto"/>
            <w:right w:val="none" w:sz="0" w:space="0" w:color="auto"/>
          </w:divBdr>
        </w:div>
        <w:div w:id="1583101749">
          <w:marLeft w:val="480"/>
          <w:marRight w:val="0"/>
          <w:marTop w:val="0"/>
          <w:marBottom w:val="0"/>
          <w:divBdr>
            <w:top w:val="none" w:sz="0" w:space="0" w:color="auto"/>
            <w:left w:val="none" w:sz="0" w:space="0" w:color="auto"/>
            <w:bottom w:val="none" w:sz="0" w:space="0" w:color="auto"/>
            <w:right w:val="none" w:sz="0" w:space="0" w:color="auto"/>
          </w:divBdr>
        </w:div>
        <w:div w:id="1589732039">
          <w:marLeft w:val="480"/>
          <w:marRight w:val="0"/>
          <w:marTop w:val="0"/>
          <w:marBottom w:val="0"/>
          <w:divBdr>
            <w:top w:val="none" w:sz="0" w:space="0" w:color="auto"/>
            <w:left w:val="none" w:sz="0" w:space="0" w:color="auto"/>
            <w:bottom w:val="none" w:sz="0" w:space="0" w:color="auto"/>
            <w:right w:val="none" w:sz="0" w:space="0" w:color="auto"/>
          </w:divBdr>
        </w:div>
        <w:div w:id="1739550611">
          <w:marLeft w:val="480"/>
          <w:marRight w:val="0"/>
          <w:marTop w:val="0"/>
          <w:marBottom w:val="0"/>
          <w:divBdr>
            <w:top w:val="none" w:sz="0" w:space="0" w:color="auto"/>
            <w:left w:val="none" w:sz="0" w:space="0" w:color="auto"/>
            <w:bottom w:val="none" w:sz="0" w:space="0" w:color="auto"/>
            <w:right w:val="none" w:sz="0" w:space="0" w:color="auto"/>
          </w:divBdr>
        </w:div>
        <w:div w:id="1740057361">
          <w:marLeft w:val="480"/>
          <w:marRight w:val="0"/>
          <w:marTop w:val="0"/>
          <w:marBottom w:val="0"/>
          <w:divBdr>
            <w:top w:val="none" w:sz="0" w:space="0" w:color="auto"/>
            <w:left w:val="none" w:sz="0" w:space="0" w:color="auto"/>
            <w:bottom w:val="none" w:sz="0" w:space="0" w:color="auto"/>
            <w:right w:val="none" w:sz="0" w:space="0" w:color="auto"/>
          </w:divBdr>
        </w:div>
        <w:div w:id="1775443019">
          <w:marLeft w:val="480"/>
          <w:marRight w:val="0"/>
          <w:marTop w:val="0"/>
          <w:marBottom w:val="0"/>
          <w:divBdr>
            <w:top w:val="none" w:sz="0" w:space="0" w:color="auto"/>
            <w:left w:val="none" w:sz="0" w:space="0" w:color="auto"/>
            <w:bottom w:val="none" w:sz="0" w:space="0" w:color="auto"/>
            <w:right w:val="none" w:sz="0" w:space="0" w:color="auto"/>
          </w:divBdr>
        </w:div>
        <w:div w:id="1817330050">
          <w:marLeft w:val="480"/>
          <w:marRight w:val="0"/>
          <w:marTop w:val="0"/>
          <w:marBottom w:val="0"/>
          <w:divBdr>
            <w:top w:val="none" w:sz="0" w:space="0" w:color="auto"/>
            <w:left w:val="none" w:sz="0" w:space="0" w:color="auto"/>
            <w:bottom w:val="none" w:sz="0" w:space="0" w:color="auto"/>
            <w:right w:val="none" w:sz="0" w:space="0" w:color="auto"/>
          </w:divBdr>
        </w:div>
        <w:div w:id="1877548103">
          <w:marLeft w:val="480"/>
          <w:marRight w:val="0"/>
          <w:marTop w:val="0"/>
          <w:marBottom w:val="0"/>
          <w:divBdr>
            <w:top w:val="none" w:sz="0" w:space="0" w:color="auto"/>
            <w:left w:val="none" w:sz="0" w:space="0" w:color="auto"/>
            <w:bottom w:val="none" w:sz="0" w:space="0" w:color="auto"/>
            <w:right w:val="none" w:sz="0" w:space="0" w:color="auto"/>
          </w:divBdr>
        </w:div>
        <w:div w:id="1899825857">
          <w:marLeft w:val="480"/>
          <w:marRight w:val="0"/>
          <w:marTop w:val="0"/>
          <w:marBottom w:val="0"/>
          <w:divBdr>
            <w:top w:val="none" w:sz="0" w:space="0" w:color="auto"/>
            <w:left w:val="none" w:sz="0" w:space="0" w:color="auto"/>
            <w:bottom w:val="none" w:sz="0" w:space="0" w:color="auto"/>
            <w:right w:val="none" w:sz="0" w:space="0" w:color="auto"/>
          </w:divBdr>
        </w:div>
        <w:div w:id="1914194598">
          <w:marLeft w:val="480"/>
          <w:marRight w:val="0"/>
          <w:marTop w:val="0"/>
          <w:marBottom w:val="0"/>
          <w:divBdr>
            <w:top w:val="none" w:sz="0" w:space="0" w:color="auto"/>
            <w:left w:val="none" w:sz="0" w:space="0" w:color="auto"/>
            <w:bottom w:val="none" w:sz="0" w:space="0" w:color="auto"/>
            <w:right w:val="none" w:sz="0" w:space="0" w:color="auto"/>
          </w:divBdr>
        </w:div>
        <w:div w:id="1954314209">
          <w:marLeft w:val="480"/>
          <w:marRight w:val="0"/>
          <w:marTop w:val="0"/>
          <w:marBottom w:val="0"/>
          <w:divBdr>
            <w:top w:val="none" w:sz="0" w:space="0" w:color="auto"/>
            <w:left w:val="none" w:sz="0" w:space="0" w:color="auto"/>
            <w:bottom w:val="none" w:sz="0" w:space="0" w:color="auto"/>
            <w:right w:val="none" w:sz="0" w:space="0" w:color="auto"/>
          </w:divBdr>
        </w:div>
        <w:div w:id="1955095009">
          <w:marLeft w:val="480"/>
          <w:marRight w:val="0"/>
          <w:marTop w:val="0"/>
          <w:marBottom w:val="0"/>
          <w:divBdr>
            <w:top w:val="none" w:sz="0" w:space="0" w:color="auto"/>
            <w:left w:val="none" w:sz="0" w:space="0" w:color="auto"/>
            <w:bottom w:val="none" w:sz="0" w:space="0" w:color="auto"/>
            <w:right w:val="none" w:sz="0" w:space="0" w:color="auto"/>
          </w:divBdr>
        </w:div>
        <w:div w:id="2112778515">
          <w:marLeft w:val="480"/>
          <w:marRight w:val="0"/>
          <w:marTop w:val="0"/>
          <w:marBottom w:val="0"/>
          <w:divBdr>
            <w:top w:val="none" w:sz="0" w:space="0" w:color="auto"/>
            <w:left w:val="none" w:sz="0" w:space="0" w:color="auto"/>
            <w:bottom w:val="none" w:sz="0" w:space="0" w:color="auto"/>
            <w:right w:val="none" w:sz="0" w:space="0" w:color="auto"/>
          </w:divBdr>
        </w:div>
        <w:div w:id="2138182051">
          <w:marLeft w:val="480"/>
          <w:marRight w:val="0"/>
          <w:marTop w:val="0"/>
          <w:marBottom w:val="0"/>
          <w:divBdr>
            <w:top w:val="none" w:sz="0" w:space="0" w:color="auto"/>
            <w:left w:val="none" w:sz="0" w:space="0" w:color="auto"/>
            <w:bottom w:val="none" w:sz="0" w:space="0" w:color="auto"/>
            <w:right w:val="none" w:sz="0" w:space="0" w:color="auto"/>
          </w:divBdr>
        </w:div>
      </w:divsChild>
    </w:div>
    <w:div w:id="1056781273">
      <w:bodyDiv w:val="1"/>
      <w:marLeft w:val="0"/>
      <w:marRight w:val="0"/>
      <w:marTop w:val="0"/>
      <w:marBottom w:val="0"/>
      <w:divBdr>
        <w:top w:val="none" w:sz="0" w:space="0" w:color="auto"/>
        <w:left w:val="none" w:sz="0" w:space="0" w:color="auto"/>
        <w:bottom w:val="none" w:sz="0" w:space="0" w:color="auto"/>
        <w:right w:val="none" w:sz="0" w:space="0" w:color="auto"/>
      </w:divBdr>
    </w:div>
    <w:div w:id="1057775989">
      <w:bodyDiv w:val="1"/>
      <w:marLeft w:val="0"/>
      <w:marRight w:val="0"/>
      <w:marTop w:val="0"/>
      <w:marBottom w:val="0"/>
      <w:divBdr>
        <w:top w:val="none" w:sz="0" w:space="0" w:color="auto"/>
        <w:left w:val="none" w:sz="0" w:space="0" w:color="auto"/>
        <w:bottom w:val="none" w:sz="0" w:space="0" w:color="auto"/>
        <w:right w:val="none" w:sz="0" w:space="0" w:color="auto"/>
      </w:divBdr>
      <w:divsChild>
        <w:div w:id="44721368">
          <w:marLeft w:val="480"/>
          <w:marRight w:val="0"/>
          <w:marTop w:val="0"/>
          <w:marBottom w:val="0"/>
          <w:divBdr>
            <w:top w:val="none" w:sz="0" w:space="0" w:color="auto"/>
            <w:left w:val="none" w:sz="0" w:space="0" w:color="auto"/>
            <w:bottom w:val="none" w:sz="0" w:space="0" w:color="auto"/>
            <w:right w:val="none" w:sz="0" w:space="0" w:color="auto"/>
          </w:divBdr>
        </w:div>
        <w:div w:id="60104115">
          <w:marLeft w:val="480"/>
          <w:marRight w:val="0"/>
          <w:marTop w:val="0"/>
          <w:marBottom w:val="0"/>
          <w:divBdr>
            <w:top w:val="none" w:sz="0" w:space="0" w:color="auto"/>
            <w:left w:val="none" w:sz="0" w:space="0" w:color="auto"/>
            <w:bottom w:val="none" w:sz="0" w:space="0" w:color="auto"/>
            <w:right w:val="none" w:sz="0" w:space="0" w:color="auto"/>
          </w:divBdr>
        </w:div>
        <w:div w:id="94836612">
          <w:marLeft w:val="480"/>
          <w:marRight w:val="0"/>
          <w:marTop w:val="0"/>
          <w:marBottom w:val="0"/>
          <w:divBdr>
            <w:top w:val="none" w:sz="0" w:space="0" w:color="auto"/>
            <w:left w:val="none" w:sz="0" w:space="0" w:color="auto"/>
            <w:bottom w:val="none" w:sz="0" w:space="0" w:color="auto"/>
            <w:right w:val="none" w:sz="0" w:space="0" w:color="auto"/>
          </w:divBdr>
        </w:div>
        <w:div w:id="130875766">
          <w:marLeft w:val="480"/>
          <w:marRight w:val="0"/>
          <w:marTop w:val="0"/>
          <w:marBottom w:val="0"/>
          <w:divBdr>
            <w:top w:val="none" w:sz="0" w:space="0" w:color="auto"/>
            <w:left w:val="none" w:sz="0" w:space="0" w:color="auto"/>
            <w:bottom w:val="none" w:sz="0" w:space="0" w:color="auto"/>
            <w:right w:val="none" w:sz="0" w:space="0" w:color="auto"/>
          </w:divBdr>
        </w:div>
        <w:div w:id="186719994">
          <w:marLeft w:val="480"/>
          <w:marRight w:val="0"/>
          <w:marTop w:val="0"/>
          <w:marBottom w:val="0"/>
          <w:divBdr>
            <w:top w:val="none" w:sz="0" w:space="0" w:color="auto"/>
            <w:left w:val="none" w:sz="0" w:space="0" w:color="auto"/>
            <w:bottom w:val="none" w:sz="0" w:space="0" w:color="auto"/>
            <w:right w:val="none" w:sz="0" w:space="0" w:color="auto"/>
          </w:divBdr>
        </w:div>
        <w:div w:id="192423082">
          <w:marLeft w:val="480"/>
          <w:marRight w:val="0"/>
          <w:marTop w:val="0"/>
          <w:marBottom w:val="0"/>
          <w:divBdr>
            <w:top w:val="none" w:sz="0" w:space="0" w:color="auto"/>
            <w:left w:val="none" w:sz="0" w:space="0" w:color="auto"/>
            <w:bottom w:val="none" w:sz="0" w:space="0" w:color="auto"/>
            <w:right w:val="none" w:sz="0" w:space="0" w:color="auto"/>
          </w:divBdr>
        </w:div>
        <w:div w:id="193932507">
          <w:marLeft w:val="480"/>
          <w:marRight w:val="0"/>
          <w:marTop w:val="0"/>
          <w:marBottom w:val="0"/>
          <w:divBdr>
            <w:top w:val="none" w:sz="0" w:space="0" w:color="auto"/>
            <w:left w:val="none" w:sz="0" w:space="0" w:color="auto"/>
            <w:bottom w:val="none" w:sz="0" w:space="0" w:color="auto"/>
            <w:right w:val="none" w:sz="0" w:space="0" w:color="auto"/>
          </w:divBdr>
        </w:div>
        <w:div w:id="227767895">
          <w:marLeft w:val="480"/>
          <w:marRight w:val="0"/>
          <w:marTop w:val="0"/>
          <w:marBottom w:val="0"/>
          <w:divBdr>
            <w:top w:val="none" w:sz="0" w:space="0" w:color="auto"/>
            <w:left w:val="none" w:sz="0" w:space="0" w:color="auto"/>
            <w:bottom w:val="none" w:sz="0" w:space="0" w:color="auto"/>
            <w:right w:val="none" w:sz="0" w:space="0" w:color="auto"/>
          </w:divBdr>
        </w:div>
        <w:div w:id="305089653">
          <w:marLeft w:val="480"/>
          <w:marRight w:val="0"/>
          <w:marTop w:val="0"/>
          <w:marBottom w:val="0"/>
          <w:divBdr>
            <w:top w:val="none" w:sz="0" w:space="0" w:color="auto"/>
            <w:left w:val="none" w:sz="0" w:space="0" w:color="auto"/>
            <w:bottom w:val="none" w:sz="0" w:space="0" w:color="auto"/>
            <w:right w:val="none" w:sz="0" w:space="0" w:color="auto"/>
          </w:divBdr>
        </w:div>
        <w:div w:id="363790379">
          <w:marLeft w:val="480"/>
          <w:marRight w:val="0"/>
          <w:marTop w:val="0"/>
          <w:marBottom w:val="0"/>
          <w:divBdr>
            <w:top w:val="none" w:sz="0" w:space="0" w:color="auto"/>
            <w:left w:val="none" w:sz="0" w:space="0" w:color="auto"/>
            <w:bottom w:val="none" w:sz="0" w:space="0" w:color="auto"/>
            <w:right w:val="none" w:sz="0" w:space="0" w:color="auto"/>
          </w:divBdr>
        </w:div>
        <w:div w:id="389350001">
          <w:marLeft w:val="480"/>
          <w:marRight w:val="0"/>
          <w:marTop w:val="0"/>
          <w:marBottom w:val="0"/>
          <w:divBdr>
            <w:top w:val="none" w:sz="0" w:space="0" w:color="auto"/>
            <w:left w:val="none" w:sz="0" w:space="0" w:color="auto"/>
            <w:bottom w:val="none" w:sz="0" w:space="0" w:color="auto"/>
            <w:right w:val="none" w:sz="0" w:space="0" w:color="auto"/>
          </w:divBdr>
        </w:div>
        <w:div w:id="564485849">
          <w:marLeft w:val="480"/>
          <w:marRight w:val="0"/>
          <w:marTop w:val="0"/>
          <w:marBottom w:val="0"/>
          <w:divBdr>
            <w:top w:val="none" w:sz="0" w:space="0" w:color="auto"/>
            <w:left w:val="none" w:sz="0" w:space="0" w:color="auto"/>
            <w:bottom w:val="none" w:sz="0" w:space="0" w:color="auto"/>
            <w:right w:val="none" w:sz="0" w:space="0" w:color="auto"/>
          </w:divBdr>
        </w:div>
        <w:div w:id="596594522">
          <w:marLeft w:val="480"/>
          <w:marRight w:val="0"/>
          <w:marTop w:val="0"/>
          <w:marBottom w:val="0"/>
          <w:divBdr>
            <w:top w:val="none" w:sz="0" w:space="0" w:color="auto"/>
            <w:left w:val="none" w:sz="0" w:space="0" w:color="auto"/>
            <w:bottom w:val="none" w:sz="0" w:space="0" w:color="auto"/>
            <w:right w:val="none" w:sz="0" w:space="0" w:color="auto"/>
          </w:divBdr>
        </w:div>
        <w:div w:id="656763625">
          <w:marLeft w:val="480"/>
          <w:marRight w:val="0"/>
          <w:marTop w:val="0"/>
          <w:marBottom w:val="0"/>
          <w:divBdr>
            <w:top w:val="none" w:sz="0" w:space="0" w:color="auto"/>
            <w:left w:val="none" w:sz="0" w:space="0" w:color="auto"/>
            <w:bottom w:val="none" w:sz="0" w:space="0" w:color="auto"/>
            <w:right w:val="none" w:sz="0" w:space="0" w:color="auto"/>
          </w:divBdr>
        </w:div>
        <w:div w:id="691419673">
          <w:marLeft w:val="480"/>
          <w:marRight w:val="0"/>
          <w:marTop w:val="0"/>
          <w:marBottom w:val="0"/>
          <w:divBdr>
            <w:top w:val="none" w:sz="0" w:space="0" w:color="auto"/>
            <w:left w:val="none" w:sz="0" w:space="0" w:color="auto"/>
            <w:bottom w:val="none" w:sz="0" w:space="0" w:color="auto"/>
            <w:right w:val="none" w:sz="0" w:space="0" w:color="auto"/>
          </w:divBdr>
        </w:div>
        <w:div w:id="717625503">
          <w:marLeft w:val="480"/>
          <w:marRight w:val="0"/>
          <w:marTop w:val="0"/>
          <w:marBottom w:val="0"/>
          <w:divBdr>
            <w:top w:val="none" w:sz="0" w:space="0" w:color="auto"/>
            <w:left w:val="none" w:sz="0" w:space="0" w:color="auto"/>
            <w:bottom w:val="none" w:sz="0" w:space="0" w:color="auto"/>
            <w:right w:val="none" w:sz="0" w:space="0" w:color="auto"/>
          </w:divBdr>
        </w:div>
        <w:div w:id="740978762">
          <w:marLeft w:val="480"/>
          <w:marRight w:val="0"/>
          <w:marTop w:val="0"/>
          <w:marBottom w:val="0"/>
          <w:divBdr>
            <w:top w:val="none" w:sz="0" w:space="0" w:color="auto"/>
            <w:left w:val="none" w:sz="0" w:space="0" w:color="auto"/>
            <w:bottom w:val="none" w:sz="0" w:space="0" w:color="auto"/>
            <w:right w:val="none" w:sz="0" w:space="0" w:color="auto"/>
          </w:divBdr>
        </w:div>
        <w:div w:id="751391795">
          <w:marLeft w:val="480"/>
          <w:marRight w:val="0"/>
          <w:marTop w:val="0"/>
          <w:marBottom w:val="0"/>
          <w:divBdr>
            <w:top w:val="none" w:sz="0" w:space="0" w:color="auto"/>
            <w:left w:val="none" w:sz="0" w:space="0" w:color="auto"/>
            <w:bottom w:val="none" w:sz="0" w:space="0" w:color="auto"/>
            <w:right w:val="none" w:sz="0" w:space="0" w:color="auto"/>
          </w:divBdr>
        </w:div>
        <w:div w:id="760684287">
          <w:marLeft w:val="480"/>
          <w:marRight w:val="0"/>
          <w:marTop w:val="0"/>
          <w:marBottom w:val="0"/>
          <w:divBdr>
            <w:top w:val="none" w:sz="0" w:space="0" w:color="auto"/>
            <w:left w:val="none" w:sz="0" w:space="0" w:color="auto"/>
            <w:bottom w:val="none" w:sz="0" w:space="0" w:color="auto"/>
            <w:right w:val="none" w:sz="0" w:space="0" w:color="auto"/>
          </w:divBdr>
        </w:div>
        <w:div w:id="764149795">
          <w:marLeft w:val="480"/>
          <w:marRight w:val="0"/>
          <w:marTop w:val="0"/>
          <w:marBottom w:val="0"/>
          <w:divBdr>
            <w:top w:val="none" w:sz="0" w:space="0" w:color="auto"/>
            <w:left w:val="none" w:sz="0" w:space="0" w:color="auto"/>
            <w:bottom w:val="none" w:sz="0" w:space="0" w:color="auto"/>
            <w:right w:val="none" w:sz="0" w:space="0" w:color="auto"/>
          </w:divBdr>
        </w:div>
        <w:div w:id="846291759">
          <w:marLeft w:val="480"/>
          <w:marRight w:val="0"/>
          <w:marTop w:val="0"/>
          <w:marBottom w:val="0"/>
          <w:divBdr>
            <w:top w:val="none" w:sz="0" w:space="0" w:color="auto"/>
            <w:left w:val="none" w:sz="0" w:space="0" w:color="auto"/>
            <w:bottom w:val="none" w:sz="0" w:space="0" w:color="auto"/>
            <w:right w:val="none" w:sz="0" w:space="0" w:color="auto"/>
          </w:divBdr>
        </w:div>
        <w:div w:id="847256286">
          <w:marLeft w:val="480"/>
          <w:marRight w:val="0"/>
          <w:marTop w:val="0"/>
          <w:marBottom w:val="0"/>
          <w:divBdr>
            <w:top w:val="none" w:sz="0" w:space="0" w:color="auto"/>
            <w:left w:val="none" w:sz="0" w:space="0" w:color="auto"/>
            <w:bottom w:val="none" w:sz="0" w:space="0" w:color="auto"/>
            <w:right w:val="none" w:sz="0" w:space="0" w:color="auto"/>
          </w:divBdr>
        </w:div>
        <w:div w:id="852259457">
          <w:marLeft w:val="480"/>
          <w:marRight w:val="0"/>
          <w:marTop w:val="0"/>
          <w:marBottom w:val="0"/>
          <w:divBdr>
            <w:top w:val="none" w:sz="0" w:space="0" w:color="auto"/>
            <w:left w:val="none" w:sz="0" w:space="0" w:color="auto"/>
            <w:bottom w:val="none" w:sz="0" w:space="0" w:color="auto"/>
            <w:right w:val="none" w:sz="0" w:space="0" w:color="auto"/>
          </w:divBdr>
        </w:div>
        <w:div w:id="859512621">
          <w:marLeft w:val="480"/>
          <w:marRight w:val="0"/>
          <w:marTop w:val="0"/>
          <w:marBottom w:val="0"/>
          <w:divBdr>
            <w:top w:val="none" w:sz="0" w:space="0" w:color="auto"/>
            <w:left w:val="none" w:sz="0" w:space="0" w:color="auto"/>
            <w:bottom w:val="none" w:sz="0" w:space="0" w:color="auto"/>
            <w:right w:val="none" w:sz="0" w:space="0" w:color="auto"/>
          </w:divBdr>
        </w:div>
        <w:div w:id="873037132">
          <w:marLeft w:val="480"/>
          <w:marRight w:val="0"/>
          <w:marTop w:val="0"/>
          <w:marBottom w:val="0"/>
          <w:divBdr>
            <w:top w:val="none" w:sz="0" w:space="0" w:color="auto"/>
            <w:left w:val="none" w:sz="0" w:space="0" w:color="auto"/>
            <w:bottom w:val="none" w:sz="0" w:space="0" w:color="auto"/>
            <w:right w:val="none" w:sz="0" w:space="0" w:color="auto"/>
          </w:divBdr>
        </w:div>
        <w:div w:id="917062296">
          <w:marLeft w:val="480"/>
          <w:marRight w:val="0"/>
          <w:marTop w:val="0"/>
          <w:marBottom w:val="0"/>
          <w:divBdr>
            <w:top w:val="none" w:sz="0" w:space="0" w:color="auto"/>
            <w:left w:val="none" w:sz="0" w:space="0" w:color="auto"/>
            <w:bottom w:val="none" w:sz="0" w:space="0" w:color="auto"/>
            <w:right w:val="none" w:sz="0" w:space="0" w:color="auto"/>
          </w:divBdr>
        </w:div>
        <w:div w:id="952319669">
          <w:marLeft w:val="480"/>
          <w:marRight w:val="0"/>
          <w:marTop w:val="0"/>
          <w:marBottom w:val="0"/>
          <w:divBdr>
            <w:top w:val="none" w:sz="0" w:space="0" w:color="auto"/>
            <w:left w:val="none" w:sz="0" w:space="0" w:color="auto"/>
            <w:bottom w:val="none" w:sz="0" w:space="0" w:color="auto"/>
            <w:right w:val="none" w:sz="0" w:space="0" w:color="auto"/>
          </w:divBdr>
        </w:div>
        <w:div w:id="960960581">
          <w:marLeft w:val="480"/>
          <w:marRight w:val="0"/>
          <w:marTop w:val="0"/>
          <w:marBottom w:val="0"/>
          <w:divBdr>
            <w:top w:val="none" w:sz="0" w:space="0" w:color="auto"/>
            <w:left w:val="none" w:sz="0" w:space="0" w:color="auto"/>
            <w:bottom w:val="none" w:sz="0" w:space="0" w:color="auto"/>
            <w:right w:val="none" w:sz="0" w:space="0" w:color="auto"/>
          </w:divBdr>
        </w:div>
        <w:div w:id="1122573533">
          <w:marLeft w:val="480"/>
          <w:marRight w:val="0"/>
          <w:marTop w:val="0"/>
          <w:marBottom w:val="0"/>
          <w:divBdr>
            <w:top w:val="none" w:sz="0" w:space="0" w:color="auto"/>
            <w:left w:val="none" w:sz="0" w:space="0" w:color="auto"/>
            <w:bottom w:val="none" w:sz="0" w:space="0" w:color="auto"/>
            <w:right w:val="none" w:sz="0" w:space="0" w:color="auto"/>
          </w:divBdr>
        </w:div>
        <w:div w:id="1149398514">
          <w:marLeft w:val="480"/>
          <w:marRight w:val="0"/>
          <w:marTop w:val="0"/>
          <w:marBottom w:val="0"/>
          <w:divBdr>
            <w:top w:val="none" w:sz="0" w:space="0" w:color="auto"/>
            <w:left w:val="none" w:sz="0" w:space="0" w:color="auto"/>
            <w:bottom w:val="none" w:sz="0" w:space="0" w:color="auto"/>
            <w:right w:val="none" w:sz="0" w:space="0" w:color="auto"/>
          </w:divBdr>
        </w:div>
        <w:div w:id="1189299413">
          <w:marLeft w:val="480"/>
          <w:marRight w:val="0"/>
          <w:marTop w:val="0"/>
          <w:marBottom w:val="0"/>
          <w:divBdr>
            <w:top w:val="none" w:sz="0" w:space="0" w:color="auto"/>
            <w:left w:val="none" w:sz="0" w:space="0" w:color="auto"/>
            <w:bottom w:val="none" w:sz="0" w:space="0" w:color="auto"/>
            <w:right w:val="none" w:sz="0" w:space="0" w:color="auto"/>
          </w:divBdr>
        </w:div>
        <w:div w:id="1218125013">
          <w:marLeft w:val="480"/>
          <w:marRight w:val="0"/>
          <w:marTop w:val="0"/>
          <w:marBottom w:val="0"/>
          <w:divBdr>
            <w:top w:val="none" w:sz="0" w:space="0" w:color="auto"/>
            <w:left w:val="none" w:sz="0" w:space="0" w:color="auto"/>
            <w:bottom w:val="none" w:sz="0" w:space="0" w:color="auto"/>
            <w:right w:val="none" w:sz="0" w:space="0" w:color="auto"/>
          </w:divBdr>
        </w:div>
        <w:div w:id="1257326160">
          <w:marLeft w:val="480"/>
          <w:marRight w:val="0"/>
          <w:marTop w:val="0"/>
          <w:marBottom w:val="0"/>
          <w:divBdr>
            <w:top w:val="none" w:sz="0" w:space="0" w:color="auto"/>
            <w:left w:val="none" w:sz="0" w:space="0" w:color="auto"/>
            <w:bottom w:val="none" w:sz="0" w:space="0" w:color="auto"/>
            <w:right w:val="none" w:sz="0" w:space="0" w:color="auto"/>
          </w:divBdr>
        </w:div>
        <w:div w:id="1284774365">
          <w:marLeft w:val="480"/>
          <w:marRight w:val="0"/>
          <w:marTop w:val="0"/>
          <w:marBottom w:val="0"/>
          <w:divBdr>
            <w:top w:val="none" w:sz="0" w:space="0" w:color="auto"/>
            <w:left w:val="none" w:sz="0" w:space="0" w:color="auto"/>
            <w:bottom w:val="none" w:sz="0" w:space="0" w:color="auto"/>
            <w:right w:val="none" w:sz="0" w:space="0" w:color="auto"/>
          </w:divBdr>
        </w:div>
        <w:div w:id="1293515945">
          <w:marLeft w:val="480"/>
          <w:marRight w:val="0"/>
          <w:marTop w:val="0"/>
          <w:marBottom w:val="0"/>
          <w:divBdr>
            <w:top w:val="none" w:sz="0" w:space="0" w:color="auto"/>
            <w:left w:val="none" w:sz="0" w:space="0" w:color="auto"/>
            <w:bottom w:val="none" w:sz="0" w:space="0" w:color="auto"/>
            <w:right w:val="none" w:sz="0" w:space="0" w:color="auto"/>
          </w:divBdr>
        </w:div>
        <w:div w:id="1306618591">
          <w:marLeft w:val="480"/>
          <w:marRight w:val="0"/>
          <w:marTop w:val="0"/>
          <w:marBottom w:val="0"/>
          <w:divBdr>
            <w:top w:val="none" w:sz="0" w:space="0" w:color="auto"/>
            <w:left w:val="none" w:sz="0" w:space="0" w:color="auto"/>
            <w:bottom w:val="none" w:sz="0" w:space="0" w:color="auto"/>
            <w:right w:val="none" w:sz="0" w:space="0" w:color="auto"/>
          </w:divBdr>
        </w:div>
        <w:div w:id="1381056665">
          <w:marLeft w:val="480"/>
          <w:marRight w:val="0"/>
          <w:marTop w:val="0"/>
          <w:marBottom w:val="0"/>
          <w:divBdr>
            <w:top w:val="none" w:sz="0" w:space="0" w:color="auto"/>
            <w:left w:val="none" w:sz="0" w:space="0" w:color="auto"/>
            <w:bottom w:val="none" w:sz="0" w:space="0" w:color="auto"/>
            <w:right w:val="none" w:sz="0" w:space="0" w:color="auto"/>
          </w:divBdr>
        </w:div>
        <w:div w:id="1425295961">
          <w:marLeft w:val="480"/>
          <w:marRight w:val="0"/>
          <w:marTop w:val="0"/>
          <w:marBottom w:val="0"/>
          <w:divBdr>
            <w:top w:val="none" w:sz="0" w:space="0" w:color="auto"/>
            <w:left w:val="none" w:sz="0" w:space="0" w:color="auto"/>
            <w:bottom w:val="none" w:sz="0" w:space="0" w:color="auto"/>
            <w:right w:val="none" w:sz="0" w:space="0" w:color="auto"/>
          </w:divBdr>
        </w:div>
        <w:div w:id="1428691862">
          <w:marLeft w:val="480"/>
          <w:marRight w:val="0"/>
          <w:marTop w:val="0"/>
          <w:marBottom w:val="0"/>
          <w:divBdr>
            <w:top w:val="none" w:sz="0" w:space="0" w:color="auto"/>
            <w:left w:val="none" w:sz="0" w:space="0" w:color="auto"/>
            <w:bottom w:val="none" w:sz="0" w:space="0" w:color="auto"/>
            <w:right w:val="none" w:sz="0" w:space="0" w:color="auto"/>
          </w:divBdr>
        </w:div>
        <w:div w:id="1458140478">
          <w:marLeft w:val="480"/>
          <w:marRight w:val="0"/>
          <w:marTop w:val="0"/>
          <w:marBottom w:val="0"/>
          <w:divBdr>
            <w:top w:val="none" w:sz="0" w:space="0" w:color="auto"/>
            <w:left w:val="none" w:sz="0" w:space="0" w:color="auto"/>
            <w:bottom w:val="none" w:sz="0" w:space="0" w:color="auto"/>
            <w:right w:val="none" w:sz="0" w:space="0" w:color="auto"/>
          </w:divBdr>
        </w:div>
        <w:div w:id="1485705271">
          <w:marLeft w:val="480"/>
          <w:marRight w:val="0"/>
          <w:marTop w:val="0"/>
          <w:marBottom w:val="0"/>
          <w:divBdr>
            <w:top w:val="none" w:sz="0" w:space="0" w:color="auto"/>
            <w:left w:val="none" w:sz="0" w:space="0" w:color="auto"/>
            <w:bottom w:val="none" w:sz="0" w:space="0" w:color="auto"/>
            <w:right w:val="none" w:sz="0" w:space="0" w:color="auto"/>
          </w:divBdr>
        </w:div>
        <w:div w:id="1486974743">
          <w:marLeft w:val="480"/>
          <w:marRight w:val="0"/>
          <w:marTop w:val="0"/>
          <w:marBottom w:val="0"/>
          <w:divBdr>
            <w:top w:val="none" w:sz="0" w:space="0" w:color="auto"/>
            <w:left w:val="none" w:sz="0" w:space="0" w:color="auto"/>
            <w:bottom w:val="none" w:sz="0" w:space="0" w:color="auto"/>
            <w:right w:val="none" w:sz="0" w:space="0" w:color="auto"/>
          </w:divBdr>
        </w:div>
        <w:div w:id="1534880516">
          <w:marLeft w:val="480"/>
          <w:marRight w:val="0"/>
          <w:marTop w:val="0"/>
          <w:marBottom w:val="0"/>
          <w:divBdr>
            <w:top w:val="none" w:sz="0" w:space="0" w:color="auto"/>
            <w:left w:val="none" w:sz="0" w:space="0" w:color="auto"/>
            <w:bottom w:val="none" w:sz="0" w:space="0" w:color="auto"/>
            <w:right w:val="none" w:sz="0" w:space="0" w:color="auto"/>
          </w:divBdr>
        </w:div>
        <w:div w:id="1602714367">
          <w:marLeft w:val="480"/>
          <w:marRight w:val="0"/>
          <w:marTop w:val="0"/>
          <w:marBottom w:val="0"/>
          <w:divBdr>
            <w:top w:val="none" w:sz="0" w:space="0" w:color="auto"/>
            <w:left w:val="none" w:sz="0" w:space="0" w:color="auto"/>
            <w:bottom w:val="none" w:sz="0" w:space="0" w:color="auto"/>
            <w:right w:val="none" w:sz="0" w:space="0" w:color="auto"/>
          </w:divBdr>
        </w:div>
        <w:div w:id="1609849110">
          <w:marLeft w:val="480"/>
          <w:marRight w:val="0"/>
          <w:marTop w:val="0"/>
          <w:marBottom w:val="0"/>
          <w:divBdr>
            <w:top w:val="none" w:sz="0" w:space="0" w:color="auto"/>
            <w:left w:val="none" w:sz="0" w:space="0" w:color="auto"/>
            <w:bottom w:val="none" w:sz="0" w:space="0" w:color="auto"/>
            <w:right w:val="none" w:sz="0" w:space="0" w:color="auto"/>
          </w:divBdr>
        </w:div>
        <w:div w:id="1626739368">
          <w:marLeft w:val="480"/>
          <w:marRight w:val="0"/>
          <w:marTop w:val="0"/>
          <w:marBottom w:val="0"/>
          <w:divBdr>
            <w:top w:val="none" w:sz="0" w:space="0" w:color="auto"/>
            <w:left w:val="none" w:sz="0" w:space="0" w:color="auto"/>
            <w:bottom w:val="none" w:sz="0" w:space="0" w:color="auto"/>
            <w:right w:val="none" w:sz="0" w:space="0" w:color="auto"/>
          </w:divBdr>
        </w:div>
        <w:div w:id="1627080180">
          <w:marLeft w:val="480"/>
          <w:marRight w:val="0"/>
          <w:marTop w:val="0"/>
          <w:marBottom w:val="0"/>
          <w:divBdr>
            <w:top w:val="none" w:sz="0" w:space="0" w:color="auto"/>
            <w:left w:val="none" w:sz="0" w:space="0" w:color="auto"/>
            <w:bottom w:val="none" w:sz="0" w:space="0" w:color="auto"/>
            <w:right w:val="none" w:sz="0" w:space="0" w:color="auto"/>
          </w:divBdr>
        </w:div>
        <w:div w:id="1639606595">
          <w:marLeft w:val="480"/>
          <w:marRight w:val="0"/>
          <w:marTop w:val="0"/>
          <w:marBottom w:val="0"/>
          <w:divBdr>
            <w:top w:val="none" w:sz="0" w:space="0" w:color="auto"/>
            <w:left w:val="none" w:sz="0" w:space="0" w:color="auto"/>
            <w:bottom w:val="none" w:sz="0" w:space="0" w:color="auto"/>
            <w:right w:val="none" w:sz="0" w:space="0" w:color="auto"/>
          </w:divBdr>
        </w:div>
        <w:div w:id="1656567525">
          <w:marLeft w:val="480"/>
          <w:marRight w:val="0"/>
          <w:marTop w:val="0"/>
          <w:marBottom w:val="0"/>
          <w:divBdr>
            <w:top w:val="none" w:sz="0" w:space="0" w:color="auto"/>
            <w:left w:val="none" w:sz="0" w:space="0" w:color="auto"/>
            <w:bottom w:val="none" w:sz="0" w:space="0" w:color="auto"/>
            <w:right w:val="none" w:sz="0" w:space="0" w:color="auto"/>
          </w:divBdr>
        </w:div>
        <w:div w:id="1679389221">
          <w:marLeft w:val="480"/>
          <w:marRight w:val="0"/>
          <w:marTop w:val="0"/>
          <w:marBottom w:val="0"/>
          <w:divBdr>
            <w:top w:val="none" w:sz="0" w:space="0" w:color="auto"/>
            <w:left w:val="none" w:sz="0" w:space="0" w:color="auto"/>
            <w:bottom w:val="none" w:sz="0" w:space="0" w:color="auto"/>
            <w:right w:val="none" w:sz="0" w:space="0" w:color="auto"/>
          </w:divBdr>
        </w:div>
        <w:div w:id="1796101572">
          <w:marLeft w:val="480"/>
          <w:marRight w:val="0"/>
          <w:marTop w:val="0"/>
          <w:marBottom w:val="0"/>
          <w:divBdr>
            <w:top w:val="none" w:sz="0" w:space="0" w:color="auto"/>
            <w:left w:val="none" w:sz="0" w:space="0" w:color="auto"/>
            <w:bottom w:val="none" w:sz="0" w:space="0" w:color="auto"/>
            <w:right w:val="none" w:sz="0" w:space="0" w:color="auto"/>
          </w:divBdr>
        </w:div>
        <w:div w:id="1842741458">
          <w:marLeft w:val="480"/>
          <w:marRight w:val="0"/>
          <w:marTop w:val="0"/>
          <w:marBottom w:val="0"/>
          <w:divBdr>
            <w:top w:val="none" w:sz="0" w:space="0" w:color="auto"/>
            <w:left w:val="none" w:sz="0" w:space="0" w:color="auto"/>
            <w:bottom w:val="none" w:sz="0" w:space="0" w:color="auto"/>
            <w:right w:val="none" w:sz="0" w:space="0" w:color="auto"/>
          </w:divBdr>
        </w:div>
        <w:div w:id="1922134919">
          <w:marLeft w:val="480"/>
          <w:marRight w:val="0"/>
          <w:marTop w:val="0"/>
          <w:marBottom w:val="0"/>
          <w:divBdr>
            <w:top w:val="none" w:sz="0" w:space="0" w:color="auto"/>
            <w:left w:val="none" w:sz="0" w:space="0" w:color="auto"/>
            <w:bottom w:val="none" w:sz="0" w:space="0" w:color="auto"/>
            <w:right w:val="none" w:sz="0" w:space="0" w:color="auto"/>
          </w:divBdr>
        </w:div>
      </w:divsChild>
    </w:div>
    <w:div w:id="1057780443">
      <w:bodyDiv w:val="1"/>
      <w:marLeft w:val="0"/>
      <w:marRight w:val="0"/>
      <w:marTop w:val="0"/>
      <w:marBottom w:val="0"/>
      <w:divBdr>
        <w:top w:val="none" w:sz="0" w:space="0" w:color="auto"/>
        <w:left w:val="none" w:sz="0" w:space="0" w:color="auto"/>
        <w:bottom w:val="none" w:sz="0" w:space="0" w:color="auto"/>
        <w:right w:val="none" w:sz="0" w:space="0" w:color="auto"/>
      </w:divBdr>
    </w:div>
    <w:div w:id="1060397441">
      <w:bodyDiv w:val="1"/>
      <w:marLeft w:val="0"/>
      <w:marRight w:val="0"/>
      <w:marTop w:val="0"/>
      <w:marBottom w:val="0"/>
      <w:divBdr>
        <w:top w:val="none" w:sz="0" w:space="0" w:color="auto"/>
        <w:left w:val="none" w:sz="0" w:space="0" w:color="auto"/>
        <w:bottom w:val="none" w:sz="0" w:space="0" w:color="auto"/>
        <w:right w:val="none" w:sz="0" w:space="0" w:color="auto"/>
      </w:divBdr>
    </w:div>
    <w:div w:id="1065102949">
      <w:bodyDiv w:val="1"/>
      <w:marLeft w:val="0"/>
      <w:marRight w:val="0"/>
      <w:marTop w:val="0"/>
      <w:marBottom w:val="0"/>
      <w:divBdr>
        <w:top w:val="none" w:sz="0" w:space="0" w:color="auto"/>
        <w:left w:val="none" w:sz="0" w:space="0" w:color="auto"/>
        <w:bottom w:val="none" w:sz="0" w:space="0" w:color="auto"/>
        <w:right w:val="none" w:sz="0" w:space="0" w:color="auto"/>
      </w:divBdr>
    </w:div>
    <w:div w:id="1067802644">
      <w:bodyDiv w:val="1"/>
      <w:marLeft w:val="0"/>
      <w:marRight w:val="0"/>
      <w:marTop w:val="0"/>
      <w:marBottom w:val="0"/>
      <w:divBdr>
        <w:top w:val="none" w:sz="0" w:space="0" w:color="auto"/>
        <w:left w:val="none" w:sz="0" w:space="0" w:color="auto"/>
        <w:bottom w:val="none" w:sz="0" w:space="0" w:color="auto"/>
        <w:right w:val="none" w:sz="0" w:space="0" w:color="auto"/>
      </w:divBdr>
    </w:div>
    <w:div w:id="1074014143">
      <w:bodyDiv w:val="1"/>
      <w:marLeft w:val="0"/>
      <w:marRight w:val="0"/>
      <w:marTop w:val="0"/>
      <w:marBottom w:val="0"/>
      <w:divBdr>
        <w:top w:val="none" w:sz="0" w:space="0" w:color="auto"/>
        <w:left w:val="none" w:sz="0" w:space="0" w:color="auto"/>
        <w:bottom w:val="none" w:sz="0" w:space="0" w:color="auto"/>
        <w:right w:val="none" w:sz="0" w:space="0" w:color="auto"/>
      </w:divBdr>
    </w:div>
    <w:div w:id="1074015258">
      <w:bodyDiv w:val="1"/>
      <w:marLeft w:val="0"/>
      <w:marRight w:val="0"/>
      <w:marTop w:val="0"/>
      <w:marBottom w:val="0"/>
      <w:divBdr>
        <w:top w:val="none" w:sz="0" w:space="0" w:color="auto"/>
        <w:left w:val="none" w:sz="0" w:space="0" w:color="auto"/>
        <w:bottom w:val="none" w:sz="0" w:space="0" w:color="auto"/>
        <w:right w:val="none" w:sz="0" w:space="0" w:color="auto"/>
      </w:divBdr>
    </w:div>
    <w:div w:id="1076364882">
      <w:bodyDiv w:val="1"/>
      <w:marLeft w:val="0"/>
      <w:marRight w:val="0"/>
      <w:marTop w:val="0"/>
      <w:marBottom w:val="0"/>
      <w:divBdr>
        <w:top w:val="none" w:sz="0" w:space="0" w:color="auto"/>
        <w:left w:val="none" w:sz="0" w:space="0" w:color="auto"/>
        <w:bottom w:val="none" w:sz="0" w:space="0" w:color="auto"/>
        <w:right w:val="none" w:sz="0" w:space="0" w:color="auto"/>
      </w:divBdr>
    </w:div>
    <w:div w:id="1077827367">
      <w:bodyDiv w:val="1"/>
      <w:marLeft w:val="0"/>
      <w:marRight w:val="0"/>
      <w:marTop w:val="0"/>
      <w:marBottom w:val="0"/>
      <w:divBdr>
        <w:top w:val="none" w:sz="0" w:space="0" w:color="auto"/>
        <w:left w:val="none" w:sz="0" w:space="0" w:color="auto"/>
        <w:bottom w:val="none" w:sz="0" w:space="0" w:color="auto"/>
        <w:right w:val="none" w:sz="0" w:space="0" w:color="auto"/>
      </w:divBdr>
    </w:div>
    <w:div w:id="1079791583">
      <w:bodyDiv w:val="1"/>
      <w:marLeft w:val="0"/>
      <w:marRight w:val="0"/>
      <w:marTop w:val="0"/>
      <w:marBottom w:val="0"/>
      <w:divBdr>
        <w:top w:val="none" w:sz="0" w:space="0" w:color="auto"/>
        <w:left w:val="none" w:sz="0" w:space="0" w:color="auto"/>
        <w:bottom w:val="none" w:sz="0" w:space="0" w:color="auto"/>
        <w:right w:val="none" w:sz="0" w:space="0" w:color="auto"/>
      </w:divBdr>
    </w:div>
    <w:div w:id="1081096850">
      <w:bodyDiv w:val="1"/>
      <w:marLeft w:val="0"/>
      <w:marRight w:val="0"/>
      <w:marTop w:val="0"/>
      <w:marBottom w:val="0"/>
      <w:divBdr>
        <w:top w:val="none" w:sz="0" w:space="0" w:color="auto"/>
        <w:left w:val="none" w:sz="0" w:space="0" w:color="auto"/>
        <w:bottom w:val="none" w:sz="0" w:space="0" w:color="auto"/>
        <w:right w:val="none" w:sz="0" w:space="0" w:color="auto"/>
      </w:divBdr>
      <w:divsChild>
        <w:div w:id="26570714">
          <w:marLeft w:val="480"/>
          <w:marRight w:val="0"/>
          <w:marTop w:val="0"/>
          <w:marBottom w:val="0"/>
          <w:divBdr>
            <w:top w:val="none" w:sz="0" w:space="0" w:color="auto"/>
            <w:left w:val="none" w:sz="0" w:space="0" w:color="auto"/>
            <w:bottom w:val="none" w:sz="0" w:space="0" w:color="auto"/>
            <w:right w:val="none" w:sz="0" w:space="0" w:color="auto"/>
          </w:divBdr>
        </w:div>
        <w:div w:id="55663362">
          <w:marLeft w:val="480"/>
          <w:marRight w:val="0"/>
          <w:marTop w:val="0"/>
          <w:marBottom w:val="0"/>
          <w:divBdr>
            <w:top w:val="none" w:sz="0" w:space="0" w:color="auto"/>
            <w:left w:val="none" w:sz="0" w:space="0" w:color="auto"/>
            <w:bottom w:val="none" w:sz="0" w:space="0" w:color="auto"/>
            <w:right w:val="none" w:sz="0" w:space="0" w:color="auto"/>
          </w:divBdr>
        </w:div>
        <w:div w:id="65303300">
          <w:marLeft w:val="480"/>
          <w:marRight w:val="0"/>
          <w:marTop w:val="0"/>
          <w:marBottom w:val="0"/>
          <w:divBdr>
            <w:top w:val="none" w:sz="0" w:space="0" w:color="auto"/>
            <w:left w:val="none" w:sz="0" w:space="0" w:color="auto"/>
            <w:bottom w:val="none" w:sz="0" w:space="0" w:color="auto"/>
            <w:right w:val="none" w:sz="0" w:space="0" w:color="auto"/>
          </w:divBdr>
        </w:div>
        <w:div w:id="87241283">
          <w:marLeft w:val="480"/>
          <w:marRight w:val="0"/>
          <w:marTop w:val="0"/>
          <w:marBottom w:val="0"/>
          <w:divBdr>
            <w:top w:val="none" w:sz="0" w:space="0" w:color="auto"/>
            <w:left w:val="none" w:sz="0" w:space="0" w:color="auto"/>
            <w:bottom w:val="none" w:sz="0" w:space="0" w:color="auto"/>
            <w:right w:val="none" w:sz="0" w:space="0" w:color="auto"/>
          </w:divBdr>
        </w:div>
        <w:div w:id="89737667">
          <w:marLeft w:val="480"/>
          <w:marRight w:val="0"/>
          <w:marTop w:val="0"/>
          <w:marBottom w:val="0"/>
          <w:divBdr>
            <w:top w:val="none" w:sz="0" w:space="0" w:color="auto"/>
            <w:left w:val="none" w:sz="0" w:space="0" w:color="auto"/>
            <w:bottom w:val="none" w:sz="0" w:space="0" w:color="auto"/>
            <w:right w:val="none" w:sz="0" w:space="0" w:color="auto"/>
          </w:divBdr>
        </w:div>
        <w:div w:id="91363428">
          <w:marLeft w:val="480"/>
          <w:marRight w:val="0"/>
          <w:marTop w:val="0"/>
          <w:marBottom w:val="0"/>
          <w:divBdr>
            <w:top w:val="none" w:sz="0" w:space="0" w:color="auto"/>
            <w:left w:val="none" w:sz="0" w:space="0" w:color="auto"/>
            <w:bottom w:val="none" w:sz="0" w:space="0" w:color="auto"/>
            <w:right w:val="none" w:sz="0" w:space="0" w:color="auto"/>
          </w:divBdr>
        </w:div>
        <w:div w:id="103694349">
          <w:marLeft w:val="480"/>
          <w:marRight w:val="0"/>
          <w:marTop w:val="0"/>
          <w:marBottom w:val="0"/>
          <w:divBdr>
            <w:top w:val="none" w:sz="0" w:space="0" w:color="auto"/>
            <w:left w:val="none" w:sz="0" w:space="0" w:color="auto"/>
            <w:bottom w:val="none" w:sz="0" w:space="0" w:color="auto"/>
            <w:right w:val="none" w:sz="0" w:space="0" w:color="auto"/>
          </w:divBdr>
        </w:div>
        <w:div w:id="156846966">
          <w:marLeft w:val="480"/>
          <w:marRight w:val="0"/>
          <w:marTop w:val="0"/>
          <w:marBottom w:val="0"/>
          <w:divBdr>
            <w:top w:val="none" w:sz="0" w:space="0" w:color="auto"/>
            <w:left w:val="none" w:sz="0" w:space="0" w:color="auto"/>
            <w:bottom w:val="none" w:sz="0" w:space="0" w:color="auto"/>
            <w:right w:val="none" w:sz="0" w:space="0" w:color="auto"/>
          </w:divBdr>
        </w:div>
        <w:div w:id="189758998">
          <w:marLeft w:val="480"/>
          <w:marRight w:val="0"/>
          <w:marTop w:val="0"/>
          <w:marBottom w:val="0"/>
          <w:divBdr>
            <w:top w:val="none" w:sz="0" w:space="0" w:color="auto"/>
            <w:left w:val="none" w:sz="0" w:space="0" w:color="auto"/>
            <w:bottom w:val="none" w:sz="0" w:space="0" w:color="auto"/>
            <w:right w:val="none" w:sz="0" w:space="0" w:color="auto"/>
          </w:divBdr>
        </w:div>
        <w:div w:id="263730076">
          <w:marLeft w:val="480"/>
          <w:marRight w:val="0"/>
          <w:marTop w:val="0"/>
          <w:marBottom w:val="0"/>
          <w:divBdr>
            <w:top w:val="none" w:sz="0" w:space="0" w:color="auto"/>
            <w:left w:val="none" w:sz="0" w:space="0" w:color="auto"/>
            <w:bottom w:val="none" w:sz="0" w:space="0" w:color="auto"/>
            <w:right w:val="none" w:sz="0" w:space="0" w:color="auto"/>
          </w:divBdr>
        </w:div>
        <w:div w:id="284234089">
          <w:marLeft w:val="480"/>
          <w:marRight w:val="0"/>
          <w:marTop w:val="0"/>
          <w:marBottom w:val="0"/>
          <w:divBdr>
            <w:top w:val="none" w:sz="0" w:space="0" w:color="auto"/>
            <w:left w:val="none" w:sz="0" w:space="0" w:color="auto"/>
            <w:bottom w:val="none" w:sz="0" w:space="0" w:color="auto"/>
            <w:right w:val="none" w:sz="0" w:space="0" w:color="auto"/>
          </w:divBdr>
        </w:div>
        <w:div w:id="290793386">
          <w:marLeft w:val="480"/>
          <w:marRight w:val="0"/>
          <w:marTop w:val="0"/>
          <w:marBottom w:val="0"/>
          <w:divBdr>
            <w:top w:val="none" w:sz="0" w:space="0" w:color="auto"/>
            <w:left w:val="none" w:sz="0" w:space="0" w:color="auto"/>
            <w:bottom w:val="none" w:sz="0" w:space="0" w:color="auto"/>
            <w:right w:val="none" w:sz="0" w:space="0" w:color="auto"/>
          </w:divBdr>
        </w:div>
        <w:div w:id="320426491">
          <w:marLeft w:val="480"/>
          <w:marRight w:val="0"/>
          <w:marTop w:val="0"/>
          <w:marBottom w:val="0"/>
          <w:divBdr>
            <w:top w:val="none" w:sz="0" w:space="0" w:color="auto"/>
            <w:left w:val="none" w:sz="0" w:space="0" w:color="auto"/>
            <w:bottom w:val="none" w:sz="0" w:space="0" w:color="auto"/>
            <w:right w:val="none" w:sz="0" w:space="0" w:color="auto"/>
          </w:divBdr>
        </w:div>
        <w:div w:id="416248781">
          <w:marLeft w:val="480"/>
          <w:marRight w:val="0"/>
          <w:marTop w:val="0"/>
          <w:marBottom w:val="0"/>
          <w:divBdr>
            <w:top w:val="none" w:sz="0" w:space="0" w:color="auto"/>
            <w:left w:val="none" w:sz="0" w:space="0" w:color="auto"/>
            <w:bottom w:val="none" w:sz="0" w:space="0" w:color="auto"/>
            <w:right w:val="none" w:sz="0" w:space="0" w:color="auto"/>
          </w:divBdr>
        </w:div>
        <w:div w:id="494760316">
          <w:marLeft w:val="480"/>
          <w:marRight w:val="0"/>
          <w:marTop w:val="0"/>
          <w:marBottom w:val="0"/>
          <w:divBdr>
            <w:top w:val="none" w:sz="0" w:space="0" w:color="auto"/>
            <w:left w:val="none" w:sz="0" w:space="0" w:color="auto"/>
            <w:bottom w:val="none" w:sz="0" w:space="0" w:color="auto"/>
            <w:right w:val="none" w:sz="0" w:space="0" w:color="auto"/>
          </w:divBdr>
        </w:div>
        <w:div w:id="576861439">
          <w:marLeft w:val="480"/>
          <w:marRight w:val="0"/>
          <w:marTop w:val="0"/>
          <w:marBottom w:val="0"/>
          <w:divBdr>
            <w:top w:val="none" w:sz="0" w:space="0" w:color="auto"/>
            <w:left w:val="none" w:sz="0" w:space="0" w:color="auto"/>
            <w:bottom w:val="none" w:sz="0" w:space="0" w:color="auto"/>
            <w:right w:val="none" w:sz="0" w:space="0" w:color="auto"/>
          </w:divBdr>
        </w:div>
        <w:div w:id="599293417">
          <w:marLeft w:val="480"/>
          <w:marRight w:val="0"/>
          <w:marTop w:val="0"/>
          <w:marBottom w:val="0"/>
          <w:divBdr>
            <w:top w:val="none" w:sz="0" w:space="0" w:color="auto"/>
            <w:left w:val="none" w:sz="0" w:space="0" w:color="auto"/>
            <w:bottom w:val="none" w:sz="0" w:space="0" w:color="auto"/>
            <w:right w:val="none" w:sz="0" w:space="0" w:color="auto"/>
          </w:divBdr>
        </w:div>
        <w:div w:id="622420876">
          <w:marLeft w:val="480"/>
          <w:marRight w:val="0"/>
          <w:marTop w:val="0"/>
          <w:marBottom w:val="0"/>
          <w:divBdr>
            <w:top w:val="none" w:sz="0" w:space="0" w:color="auto"/>
            <w:left w:val="none" w:sz="0" w:space="0" w:color="auto"/>
            <w:bottom w:val="none" w:sz="0" w:space="0" w:color="auto"/>
            <w:right w:val="none" w:sz="0" w:space="0" w:color="auto"/>
          </w:divBdr>
        </w:div>
        <w:div w:id="628974098">
          <w:marLeft w:val="480"/>
          <w:marRight w:val="0"/>
          <w:marTop w:val="0"/>
          <w:marBottom w:val="0"/>
          <w:divBdr>
            <w:top w:val="none" w:sz="0" w:space="0" w:color="auto"/>
            <w:left w:val="none" w:sz="0" w:space="0" w:color="auto"/>
            <w:bottom w:val="none" w:sz="0" w:space="0" w:color="auto"/>
            <w:right w:val="none" w:sz="0" w:space="0" w:color="auto"/>
          </w:divBdr>
        </w:div>
        <w:div w:id="645742395">
          <w:marLeft w:val="480"/>
          <w:marRight w:val="0"/>
          <w:marTop w:val="0"/>
          <w:marBottom w:val="0"/>
          <w:divBdr>
            <w:top w:val="none" w:sz="0" w:space="0" w:color="auto"/>
            <w:left w:val="none" w:sz="0" w:space="0" w:color="auto"/>
            <w:bottom w:val="none" w:sz="0" w:space="0" w:color="auto"/>
            <w:right w:val="none" w:sz="0" w:space="0" w:color="auto"/>
          </w:divBdr>
        </w:div>
        <w:div w:id="691608735">
          <w:marLeft w:val="480"/>
          <w:marRight w:val="0"/>
          <w:marTop w:val="0"/>
          <w:marBottom w:val="0"/>
          <w:divBdr>
            <w:top w:val="none" w:sz="0" w:space="0" w:color="auto"/>
            <w:left w:val="none" w:sz="0" w:space="0" w:color="auto"/>
            <w:bottom w:val="none" w:sz="0" w:space="0" w:color="auto"/>
            <w:right w:val="none" w:sz="0" w:space="0" w:color="auto"/>
          </w:divBdr>
        </w:div>
        <w:div w:id="709185527">
          <w:marLeft w:val="480"/>
          <w:marRight w:val="0"/>
          <w:marTop w:val="0"/>
          <w:marBottom w:val="0"/>
          <w:divBdr>
            <w:top w:val="none" w:sz="0" w:space="0" w:color="auto"/>
            <w:left w:val="none" w:sz="0" w:space="0" w:color="auto"/>
            <w:bottom w:val="none" w:sz="0" w:space="0" w:color="auto"/>
            <w:right w:val="none" w:sz="0" w:space="0" w:color="auto"/>
          </w:divBdr>
        </w:div>
        <w:div w:id="823546963">
          <w:marLeft w:val="480"/>
          <w:marRight w:val="0"/>
          <w:marTop w:val="0"/>
          <w:marBottom w:val="0"/>
          <w:divBdr>
            <w:top w:val="none" w:sz="0" w:space="0" w:color="auto"/>
            <w:left w:val="none" w:sz="0" w:space="0" w:color="auto"/>
            <w:bottom w:val="none" w:sz="0" w:space="0" w:color="auto"/>
            <w:right w:val="none" w:sz="0" w:space="0" w:color="auto"/>
          </w:divBdr>
        </w:div>
        <w:div w:id="840244891">
          <w:marLeft w:val="480"/>
          <w:marRight w:val="0"/>
          <w:marTop w:val="0"/>
          <w:marBottom w:val="0"/>
          <w:divBdr>
            <w:top w:val="none" w:sz="0" w:space="0" w:color="auto"/>
            <w:left w:val="none" w:sz="0" w:space="0" w:color="auto"/>
            <w:bottom w:val="none" w:sz="0" w:space="0" w:color="auto"/>
            <w:right w:val="none" w:sz="0" w:space="0" w:color="auto"/>
          </w:divBdr>
        </w:div>
        <w:div w:id="872576740">
          <w:marLeft w:val="480"/>
          <w:marRight w:val="0"/>
          <w:marTop w:val="0"/>
          <w:marBottom w:val="0"/>
          <w:divBdr>
            <w:top w:val="none" w:sz="0" w:space="0" w:color="auto"/>
            <w:left w:val="none" w:sz="0" w:space="0" w:color="auto"/>
            <w:bottom w:val="none" w:sz="0" w:space="0" w:color="auto"/>
            <w:right w:val="none" w:sz="0" w:space="0" w:color="auto"/>
          </w:divBdr>
        </w:div>
        <w:div w:id="876429220">
          <w:marLeft w:val="480"/>
          <w:marRight w:val="0"/>
          <w:marTop w:val="0"/>
          <w:marBottom w:val="0"/>
          <w:divBdr>
            <w:top w:val="none" w:sz="0" w:space="0" w:color="auto"/>
            <w:left w:val="none" w:sz="0" w:space="0" w:color="auto"/>
            <w:bottom w:val="none" w:sz="0" w:space="0" w:color="auto"/>
            <w:right w:val="none" w:sz="0" w:space="0" w:color="auto"/>
          </w:divBdr>
        </w:div>
        <w:div w:id="908343851">
          <w:marLeft w:val="480"/>
          <w:marRight w:val="0"/>
          <w:marTop w:val="0"/>
          <w:marBottom w:val="0"/>
          <w:divBdr>
            <w:top w:val="none" w:sz="0" w:space="0" w:color="auto"/>
            <w:left w:val="none" w:sz="0" w:space="0" w:color="auto"/>
            <w:bottom w:val="none" w:sz="0" w:space="0" w:color="auto"/>
            <w:right w:val="none" w:sz="0" w:space="0" w:color="auto"/>
          </w:divBdr>
        </w:div>
        <w:div w:id="914825347">
          <w:marLeft w:val="480"/>
          <w:marRight w:val="0"/>
          <w:marTop w:val="0"/>
          <w:marBottom w:val="0"/>
          <w:divBdr>
            <w:top w:val="none" w:sz="0" w:space="0" w:color="auto"/>
            <w:left w:val="none" w:sz="0" w:space="0" w:color="auto"/>
            <w:bottom w:val="none" w:sz="0" w:space="0" w:color="auto"/>
            <w:right w:val="none" w:sz="0" w:space="0" w:color="auto"/>
          </w:divBdr>
        </w:div>
        <w:div w:id="946154007">
          <w:marLeft w:val="480"/>
          <w:marRight w:val="0"/>
          <w:marTop w:val="0"/>
          <w:marBottom w:val="0"/>
          <w:divBdr>
            <w:top w:val="none" w:sz="0" w:space="0" w:color="auto"/>
            <w:left w:val="none" w:sz="0" w:space="0" w:color="auto"/>
            <w:bottom w:val="none" w:sz="0" w:space="0" w:color="auto"/>
            <w:right w:val="none" w:sz="0" w:space="0" w:color="auto"/>
          </w:divBdr>
        </w:div>
        <w:div w:id="1006131696">
          <w:marLeft w:val="480"/>
          <w:marRight w:val="0"/>
          <w:marTop w:val="0"/>
          <w:marBottom w:val="0"/>
          <w:divBdr>
            <w:top w:val="none" w:sz="0" w:space="0" w:color="auto"/>
            <w:left w:val="none" w:sz="0" w:space="0" w:color="auto"/>
            <w:bottom w:val="none" w:sz="0" w:space="0" w:color="auto"/>
            <w:right w:val="none" w:sz="0" w:space="0" w:color="auto"/>
          </w:divBdr>
        </w:div>
        <w:div w:id="1096245525">
          <w:marLeft w:val="480"/>
          <w:marRight w:val="0"/>
          <w:marTop w:val="0"/>
          <w:marBottom w:val="0"/>
          <w:divBdr>
            <w:top w:val="none" w:sz="0" w:space="0" w:color="auto"/>
            <w:left w:val="none" w:sz="0" w:space="0" w:color="auto"/>
            <w:bottom w:val="none" w:sz="0" w:space="0" w:color="auto"/>
            <w:right w:val="none" w:sz="0" w:space="0" w:color="auto"/>
          </w:divBdr>
        </w:div>
        <w:div w:id="1099452340">
          <w:marLeft w:val="480"/>
          <w:marRight w:val="0"/>
          <w:marTop w:val="0"/>
          <w:marBottom w:val="0"/>
          <w:divBdr>
            <w:top w:val="none" w:sz="0" w:space="0" w:color="auto"/>
            <w:left w:val="none" w:sz="0" w:space="0" w:color="auto"/>
            <w:bottom w:val="none" w:sz="0" w:space="0" w:color="auto"/>
            <w:right w:val="none" w:sz="0" w:space="0" w:color="auto"/>
          </w:divBdr>
        </w:div>
        <w:div w:id="1109083850">
          <w:marLeft w:val="480"/>
          <w:marRight w:val="0"/>
          <w:marTop w:val="0"/>
          <w:marBottom w:val="0"/>
          <w:divBdr>
            <w:top w:val="none" w:sz="0" w:space="0" w:color="auto"/>
            <w:left w:val="none" w:sz="0" w:space="0" w:color="auto"/>
            <w:bottom w:val="none" w:sz="0" w:space="0" w:color="auto"/>
            <w:right w:val="none" w:sz="0" w:space="0" w:color="auto"/>
          </w:divBdr>
        </w:div>
        <w:div w:id="1172649497">
          <w:marLeft w:val="480"/>
          <w:marRight w:val="0"/>
          <w:marTop w:val="0"/>
          <w:marBottom w:val="0"/>
          <w:divBdr>
            <w:top w:val="none" w:sz="0" w:space="0" w:color="auto"/>
            <w:left w:val="none" w:sz="0" w:space="0" w:color="auto"/>
            <w:bottom w:val="none" w:sz="0" w:space="0" w:color="auto"/>
            <w:right w:val="none" w:sz="0" w:space="0" w:color="auto"/>
          </w:divBdr>
        </w:div>
        <w:div w:id="1217621443">
          <w:marLeft w:val="480"/>
          <w:marRight w:val="0"/>
          <w:marTop w:val="0"/>
          <w:marBottom w:val="0"/>
          <w:divBdr>
            <w:top w:val="none" w:sz="0" w:space="0" w:color="auto"/>
            <w:left w:val="none" w:sz="0" w:space="0" w:color="auto"/>
            <w:bottom w:val="none" w:sz="0" w:space="0" w:color="auto"/>
            <w:right w:val="none" w:sz="0" w:space="0" w:color="auto"/>
          </w:divBdr>
        </w:div>
        <w:div w:id="1222055413">
          <w:marLeft w:val="480"/>
          <w:marRight w:val="0"/>
          <w:marTop w:val="0"/>
          <w:marBottom w:val="0"/>
          <w:divBdr>
            <w:top w:val="none" w:sz="0" w:space="0" w:color="auto"/>
            <w:left w:val="none" w:sz="0" w:space="0" w:color="auto"/>
            <w:bottom w:val="none" w:sz="0" w:space="0" w:color="auto"/>
            <w:right w:val="none" w:sz="0" w:space="0" w:color="auto"/>
          </w:divBdr>
        </w:div>
        <w:div w:id="1279945836">
          <w:marLeft w:val="480"/>
          <w:marRight w:val="0"/>
          <w:marTop w:val="0"/>
          <w:marBottom w:val="0"/>
          <w:divBdr>
            <w:top w:val="none" w:sz="0" w:space="0" w:color="auto"/>
            <w:left w:val="none" w:sz="0" w:space="0" w:color="auto"/>
            <w:bottom w:val="none" w:sz="0" w:space="0" w:color="auto"/>
            <w:right w:val="none" w:sz="0" w:space="0" w:color="auto"/>
          </w:divBdr>
        </w:div>
        <w:div w:id="1353796950">
          <w:marLeft w:val="480"/>
          <w:marRight w:val="0"/>
          <w:marTop w:val="0"/>
          <w:marBottom w:val="0"/>
          <w:divBdr>
            <w:top w:val="none" w:sz="0" w:space="0" w:color="auto"/>
            <w:left w:val="none" w:sz="0" w:space="0" w:color="auto"/>
            <w:bottom w:val="none" w:sz="0" w:space="0" w:color="auto"/>
            <w:right w:val="none" w:sz="0" w:space="0" w:color="auto"/>
          </w:divBdr>
        </w:div>
        <w:div w:id="1425616167">
          <w:marLeft w:val="480"/>
          <w:marRight w:val="0"/>
          <w:marTop w:val="0"/>
          <w:marBottom w:val="0"/>
          <w:divBdr>
            <w:top w:val="none" w:sz="0" w:space="0" w:color="auto"/>
            <w:left w:val="none" w:sz="0" w:space="0" w:color="auto"/>
            <w:bottom w:val="none" w:sz="0" w:space="0" w:color="auto"/>
            <w:right w:val="none" w:sz="0" w:space="0" w:color="auto"/>
          </w:divBdr>
        </w:div>
        <w:div w:id="1444156999">
          <w:marLeft w:val="480"/>
          <w:marRight w:val="0"/>
          <w:marTop w:val="0"/>
          <w:marBottom w:val="0"/>
          <w:divBdr>
            <w:top w:val="none" w:sz="0" w:space="0" w:color="auto"/>
            <w:left w:val="none" w:sz="0" w:space="0" w:color="auto"/>
            <w:bottom w:val="none" w:sz="0" w:space="0" w:color="auto"/>
            <w:right w:val="none" w:sz="0" w:space="0" w:color="auto"/>
          </w:divBdr>
        </w:div>
        <w:div w:id="1492714743">
          <w:marLeft w:val="480"/>
          <w:marRight w:val="0"/>
          <w:marTop w:val="0"/>
          <w:marBottom w:val="0"/>
          <w:divBdr>
            <w:top w:val="none" w:sz="0" w:space="0" w:color="auto"/>
            <w:left w:val="none" w:sz="0" w:space="0" w:color="auto"/>
            <w:bottom w:val="none" w:sz="0" w:space="0" w:color="auto"/>
            <w:right w:val="none" w:sz="0" w:space="0" w:color="auto"/>
          </w:divBdr>
        </w:div>
        <w:div w:id="1510025230">
          <w:marLeft w:val="480"/>
          <w:marRight w:val="0"/>
          <w:marTop w:val="0"/>
          <w:marBottom w:val="0"/>
          <w:divBdr>
            <w:top w:val="none" w:sz="0" w:space="0" w:color="auto"/>
            <w:left w:val="none" w:sz="0" w:space="0" w:color="auto"/>
            <w:bottom w:val="none" w:sz="0" w:space="0" w:color="auto"/>
            <w:right w:val="none" w:sz="0" w:space="0" w:color="auto"/>
          </w:divBdr>
        </w:div>
        <w:div w:id="1550412365">
          <w:marLeft w:val="480"/>
          <w:marRight w:val="0"/>
          <w:marTop w:val="0"/>
          <w:marBottom w:val="0"/>
          <w:divBdr>
            <w:top w:val="none" w:sz="0" w:space="0" w:color="auto"/>
            <w:left w:val="none" w:sz="0" w:space="0" w:color="auto"/>
            <w:bottom w:val="none" w:sz="0" w:space="0" w:color="auto"/>
            <w:right w:val="none" w:sz="0" w:space="0" w:color="auto"/>
          </w:divBdr>
        </w:div>
        <w:div w:id="1638493234">
          <w:marLeft w:val="480"/>
          <w:marRight w:val="0"/>
          <w:marTop w:val="0"/>
          <w:marBottom w:val="0"/>
          <w:divBdr>
            <w:top w:val="none" w:sz="0" w:space="0" w:color="auto"/>
            <w:left w:val="none" w:sz="0" w:space="0" w:color="auto"/>
            <w:bottom w:val="none" w:sz="0" w:space="0" w:color="auto"/>
            <w:right w:val="none" w:sz="0" w:space="0" w:color="auto"/>
          </w:divBdr>
        </w:div>
        <w:div w:id="1693992849">
          <w:marLeft w:val="480"/>
          <w:marRight w:val="0"/>
          <w:marTop w:val="0"/>
          <w:marBottom w:val="0"/>
          <w:divBdr>
            <w:top w:val="none" w:sz="0" w:space="0" w:color="auto"/>
            <w:left w:val="none" w:sz="0" w:space="0" w:color="auto"/>
            <w:bottom w:val="none" w:sz="0" w:space="0" w:color="auto"/>
            <w:right w:val="none" w:sz="0" w:space="0" w:color="auto"/>
          </w:divBdr>
        </w:div>
        <w:div w:id="1768773095">
          <w:marLeft w:val="480"/>
          <w:marRight w:val="0"/>
          <w:marTop w:val="0"/>
          <w:marBottom w:val="0"/>
          <w:divBdr>
            <w:top w:val="none" w:sz="0" w:space="0" w:color="auto"/>
            <w:left w:val="none" w:sz="0" w:space="0" w:color="auto"/>
            <w:bottom w:val="none" w:sz="0" w:space="0" w:color="auto"/>
            <w:right w:val="none" w:sz="0" w:space="0" w:color="auto"/>
          </w:divBdr>
        </w:div>
        <w:div w:id="1874461726">
          <w:marLeft w:val="480"/>
          <w:marRight w:val="0"/>
          <w:marTop w:val="0"/>
          <w:marBottom w:val="0"/>
          <w:divBdr>
            <w:top w:val="none" w:sz="0" w:space="0" w:color="auto"/>
            <w:left w:val="none" w:sz="0" w:space="0" w:color="auto"/>
            <w:bottom w:val="none" w:sz="0" w:space="0" w:color="auto"/>
            <w:right w:val="none" w:sz="0" w:space="0" w:color="auto"/>
          </w:divBdr>
        </w:div>
        <w:div w:id="1885360533">
          <w:marLeft w:val="480"/>
          <w:marRight w:val="0"/>
          <w:marTop w:val="0"/>
          <w:marBottom w:val="0"/>
          <w:divBdr>
            <w:top w:val="none" w:sz="0" w:space="0" w:color="auto"/>
            <w:left w:val="none" w:sz="0" w:space="0" w:color="auto"/>
            <w:bottom w:val="none" w:sz="0" w:space="0" w:color="auto"/>
            <w:right w:val="none" w:sz="0" w:space="0" w:color="auto"/>
          </w:divBdr>
        </w:div>
        <w:div w:id="1970283918">
          <w:marLeft w:val="480"/>
          <w:marRight w:val="0"/>
          <w:marTop w:val="0"/>
          <w:marBottom w:val="0"/>
          <w:divBdr>
            <w:top w:val="none" w:sz="0" w:space="0" w:color="auto"/>
            <w:left w:val="none" w:sz="0" w:space="0" w:color="auto"/>
            <w:bottom w:val="none" w:sz="0" w:space="0" w:color="auto"/>
            <w:right w:val="none" w:sz="0" w:space="0" w:color="auto"/>
          </w:divBdr>
        </w:div>
        <w:div w:id="1978297378">
          <w:marLeft w:val="480"/>
          <w:marRight w:val="0"/>
          <w:marTop w:val="0"/>
          <w:marBottom w:val="0"/>
          <w:divBdr>
            <w:top w:val="none" w:sz="0" w:space="0" w:color="auto"/>
            <w:left w:val="none" w:sz="0" w:space="0" w:color="auto"/>
            <w:bottom w:val="none" w:sz="0" w:space="0" w:color="auto"/>
            <w:right w:val="none" w:sz="0" w:space="0" w:color="auto"/>
          </w:divBdr>
        </w:div>
        <w:div w:id="2036729921">
          <w:marLeft w:val="480"/>
          <w:marRight w:val="0"/>
          <w:marTop w:val="0"/>
          <w:marBottom w:val="0"/>
          <w:divBdr>
            <w:top w:val="none" w:sz="0" w:space="0" w:color="auto"/>
            <w:left w:val="none" w:sz="0" w:space="0" w:color="auto"/>
            <w:bottom w:val="none" w:sz="0" w:space="0" w:color="auto"/>
            <w:right w:val="none" w:sz="0" w:space="0" w:color="auto"/>
          </w:divBdr>
        </w:div>
        <w:div w:id="2103842194">
          <w:marLeft w:val="480"/>
          <w:marRight w:val="0"/>
          <w:marTop w:val="0"/>
          <w:marBottom w:val="0"/>
          <w:divBdr>
            <w:top w:val="none" w:sz="0" w:space="0" w:color="auto"/>
            <w:left w:val="none" w:sz="0" w:space="0" w:color="auto"/>
            <w:bottom w:val="none" w:sz="0" w:space="0" w:color="auto"/>
            <w:right w:val="none" w:sz="0" w:space="0" w:color="auto"/>
          </w:divBdr>
        </w:div>
        <w:div w:id="2127693282">
          <w:marLeft w:val="480"/>
          <w:marRight w:val="0"/>
          <w:marTop w:val="0"/>
          <w:marBottom w:val="0"/>
          <w:divBdr>
            <w:top w:val="none" w:sz="0" w:space="0" w:color="auto"/>
            <w:left w:val="none" w:sz="0" w:space="0" w:color="auto"/>
            <w:bottom w:val="none" w:sz="0" w:space="0" w:color="auto"/>
            <w:right w:val="none" w:sz="0" w:space="0" w:color="auto"/>
          </w:divBdr>
        </w:div>
      </w:divsChild>
    </w:div>
    <w:div w:id="1087189760">
      <w:bodyDiv w:val="1"/>
      <w:marLeft w:val="0"/>
      <w:marRight w:val="0"/>
      <w:marTop w:val="0"/>
      <w:marBottom w:val="0"/>
      <w:divBdr>
        <w:top w:val="none" w:sz="0" w:space="0" w:color="auto"/>
        <w:left w:val="none" w:sz="0" w:space="0" w:color="auto"/>
        <w:bottom w:val="none" w:sz="0" w:space="0" w:color="auto"/>
        <w:right w:val="none" w:sz="0" w:space="0" w:color="auto"/>
      </w:divBdr>
    </w:div>
    <w:div w:id="1089235898">
      <w:bodyDiv w:val="1"/>
      <w:marLeft w:val="0"/>
      <w:marRight w:val="0"/>
      <w:marTop w:val="0"/>
      <w:marBottom w:val="0"/>
      <w:divBdr>
        <w:top w:val="none" w:sz="0" w:space="0" w:color="auto"/>
        <w:left w:val="none" w:sz="0" w:space="0" w:color="auto"/>
        <w:bottom w:val="none" w:sz="0" w:space="0" w:color="auto"/>
        <w:right w:val="none" w:sz="0" w:space="0" w:color="auto"/>
      </w:divBdr>
    </w:div>
    <w:div w:id="1090001340">
      <w:bodyDiv w:val="1"/>
      <w:marLeft w:val="0"/>
      <w:marRight w:val="0"/>
      <w:marTop w:val="0"/>
      <w:marBottom w:val="0"/>
      <w:divBdr>
        <w:top w:val="none" w:sz="0" w:space="0" w:color="auto"/>
        <w:left w:val="none" w:sz="0" w:space="0" w:color="auto"/>
        <w:bottom w:val="none" w:sz="0" w:space="0" w:color="auto"/>
        <w:right w:val="none" w:sz="0" w:space="0" w:color="auto"/>
      </w:divBdr>
    </w:div>
    <w:div w:id="1103301503">
      <w:bodyDiv w:val="1"/>
      <w:marLeft w:val="0"/>
      <w:marRight w:val="0"/>
      <w:marTop w:val="0"/>
      <w:marBottom w:val="0"/>
      <w:divBdr>
        <w:top w:val="none" w:sz="0" w:space="0" w:color="auto"/>
        <w:left w:val="none" w:sz="0" w:space="0" w:color="auto"/>
        <w:bottom w:val="none" w:sz="0" w:space="0" w:color="auto"/>
        <w:right w:val="none" w:sz="0" w:space="0" w:color="auto"/>
      </w:divBdr>
    </w:div>
    <w:div w:id="1109013513">
      <w:bodyDiv w:val="1"/>
      <w:marLeft w:val="0"/>
      <w:marRight w:val="0"/>
      <w:marTop w:val="0"/>
      <w:marBottom w:val="0"/>
      <w:divBdr>
        <w:top w:val="none" w:sz="0" w:space="0" w:color="auto"/>
        <w:left w:val="none" w:sz="0" w:space="0" w:color="auto"/>
        <w:bottom w:val="none" w:sz="0" w:space="0" w:color="auto"/>
        <w:right w:val="none" w:sz="0" w:space="0" w:color="auto"/>
      </w:divBdr>
    </w:div>
    <w:div w:id="1109275422">
      <w:bodyDiv w:val="1"/>
      <w:marLeft w:val="0"/>
      <w:marRight w:val="0"/>
      <w:marTop w:val="0"/>
      <w:marBottom w:val="0"/>
      <w:divBdr>
        <w:top w:val="none" w:sz="0" w:space="0" w:color="auto"/>
        <w:left w:val="none" w:sz="0" w:space="0" w:color="auto"/>
        <w:bottom w:val="none" w:sz="0" w:space="0" w:color="auto"/>
        <w:right w:val="none" w:sz="0" w:space="0" w:color="auto"/>
      </w:divBdr>
      <w:divsChild>
        <w:div w:id="25641974">
          <w:marLeft w:val="480"/>
          <w:marRight w:val="0"/>
          <w:marTop w:val="0"/>
          <w:marBottom w:val="0"/>
          <w:divBdr>
            <w:top w:val="none" w:sz="0" w:space="0" w:color="auto"/>
            <w:left w:val="none" w:sz="0" w:space="0" w:color="auto"/>
            <w:bottom w:val="none" w:sz="0" w:space="0" w:color="auto"/>
            <w:right w:val="none" w:sz="0" w:space="0" w:color="auto"/>
          </w:divBdr>
        </w:div>
        <w:div w:id="88431925">
          <w:marLeft w:val="480"/>
          <w:marRight w:val="0"/>
          <w:marTop w:val="0"/>
          <w:marBottom w:val="0"/>
          <w:divBdr>
            <w:top w:val="none" w:sz="0" w:space="0" w:color="auto"/>
            <w:left w:val="none" w:sz="0" w:space="0" w:color="auto"/>
            <w:bottom w:val="none" w:sz="0" w:space="0" w:color="auto"/>
            <w:right w:val="none" w:sz="0" w:space="0" w:color="auto"/>
          </w:divBdr>
        </w:div>
        <w:div w:id="193810101">
          <w:marLeft w:val="480"/>
          <w:marRight w:val="0"/>
          <w:marTop w:val="0"/>
          <w:marBottom w:val="0"/>
          <w:divBdr>
            <w:top w:val="none" w:sz="0" w:space="0" w:color="auto"/>
            <w:left w:val="none" w:sz="0" w:space="0" w:color="auto"/>
            <w:bottom w:val="none" w:sz="0" w:space="0" w:color="auto"/>
            <w:right w:val="none" w:sz="0" w:space="0" w:color="auto"/>
          </w:divBdr>
        </w:div>
        <w:div w:id="252711033">
          <w:marLeft w:val="480"/>
          <w:marRight w:val="0"/>
          <w:marTop w:val="0"/>
          <w:marBottom w:val="0"/>
          <w:divBdr>
            <w:top w:val="none" w:sz="0" w:space="0" w:color="auto"/>
            <w:left w:val="none" w:sz="0" w:space="0" w:color="auto"/>
            <w:bottom w:val="none" w:sz="0" w:space="0" w:color="auto"/>
            <w:right w:val="none" w:sz="0" w:space="0" w:color="auto"/>
          </w:divBdr>
        </w:div>
        <w:div w:id="286813951">
          <w:marLeft w:val="480"/>
          <w:marRight w:val="0"/>
          <w:marTop w:val="0"/>
          <w:marBottom w:val="0"/>
          <w:divBdr>
            <w:top w:val="none" w:sz="0" w:space="0" w:color="auto"/>
            <w:left w:val="none" w:sz="0" w:space="0" w:color="auto"/>
            <w:bottom w:val="none" w:sz="0" w:space="0" w:color="auto"/>
            <w:right w:val="none" w:sz="0" w:space="0" w:color="auto"/>
          </w:divBdr>
        </w:div>
        <w:div w:id="416370269">
          <w:marLeft w:val="480"/>
          <w:marRight w:val="0"/>
          <w:marTop w:val="0"/>
          <w:marBottom w:val="0"/>
          <w:divBdr>
            <w:top w:val="none" w:sz="0" w:space="0" w:color="auto"/>
            <w:left w:val="none" w:sz="0" w:space="0" w:color="auto"/>
            <w:bottom w:val="none" w:sz="0" w:space="0" w:color="auto"/>
            <w:right w:val="none" w:sz="0" w:space="0" w:color="auto"/>
          </w:divBdr>
        </w:div>
        <w:div w:id="475417400">
          <w:marLeft w:val="480"/>
          <w:marRight w:val="0"/>
          <w:marTop w:val="0"/>
          <w:marBottom w:val="0"/>
          <w:divBdr>
            <w:top w:val="none" w:sz="0" w:space="0" w:color="auto"/>
            <w:left w:val="none" w:sz="0" w:space="0" w:color="auto"/>
            <w:bottom w:val="none" w:sz="0" w:space="0" w:color="auto"/>
            <w:right w:val="none" w:sz="0" w:space="0" w:color="auto"/>
          </w:divBdr>
        </w:div>
        <w:div w:id="525488235">
          <w:marLeft w:val="480"/>
          <w:marRight w:val="0"/>
          <w:marTop w:val="0"/>
          <w:marBottom w:val="0"/>
          <w:divBdr>
            <w:top w:val="none" w:sz="0" w:space="0" w:color="auto"/>
            <w:left w:val="none" w:sz="0" w:space="0" w:color="auto"/>
            <w:bottom w:val="none" w:sz="0" w:space="0" w:color="auto"/>
            <w:right w:val="none" w:sz="0" w:space="0" w:color="auto"/>
          </w:divBdr>
        </w:div>
        <w:div w:id="537472193">
          <w:marLeft w:val="480"/>
          <w:marRight w:val="0"/>
          <w:marTop w:val="0"/>
          <w:marBottom w:val="0"/>
          <w:divBdr>
            <w:top w:val="none" w:sz="0" w:space="0" w:color="auto"/>
            <w:left w:val="none" w:sz="0" w:space="0" w:color="auto"/>
            <w:bottom w:val="none" w:sz="0" w:space="0" w:color="auto"/>
            <w:right w:val="none" w:sz="0" w:space="0" w:color="auto"/>
          </w:divBdr>
        </w:div>
        <w:div w:id="572160505">
          <w:marLeft w:val="480"/>
          <w:marRight w:val="0"/>
          <w:marTop w:val="0"/>
          <w:marBottom w:val="0"/>
          <w:divBdr>
            <w:top w:val="none" w:sz="0" w:space="0" w:color="auto"/>
            <w:left w:val="none" w:sz="0" w:space="0" w:color="auto"/>
            <w:bottom w:val="none" w:sz="0" w:space="0" w:color="auto"/>
            <w:right w:val="none" w:sz="0" w:space="0" w:color="auto"/>
          </w:divBdr>
        </w:div>
        <w:div w:id="580335649">
          <w:marLeft w:val="480"/>
          <w:marRight w:val="0"/>
          <w:marTop w:val="0"/>
          <w:marBottom w:val="0"/>
          <w:divBdr>
            <w:top w:val="none" w:sz="0" w:space="0" w:color="auto"/>
            <w:left w:val="none" w:sz="0" w:space="0" w:color="auto"/>
            <w:bottom w:val="none" w:sz="0" w:space="0" w:color="auto"/>
            <w:right w:val="none" w:sz="0" w:space="0" w:color="auto"/>
          </w:divBdr>
        </w:div>
        <w:div w:id="590040893">
          <w:marLeft w:val="480"/>
          <w:marRight w:val="0"/>
          <w:marTop w:val="0"/>
          <w:marBottom w:val="0"/>
          <w:divBdr>
            <w:top w:val="none" w:sz="0" w:space="0" w:color="auto"/>
            <w:left w:val="none" w:sz="0" w:space="0" w:color="auto"/>
            <w:bottom w:val="none" w:sz="0" w:space="0" w:color="auto"/>
            <w:right w:val="none" w:sz="0" w:space="0" w:color="auto"/>
          </w:divBdr>
        </w:div>
        <w:div w:id="594745472">
          <w:marLeft w:val="480"/>
          <w:marRight w:val="0"/>
          <w:marTop w:val="0"/>
          <w:marBottom w:val="0"/>
          <w:divBdr>
            <w:top w:val="none" w:sz="0" w:space="0" w:color="auto"/>
            <w:left w:val="none" w:sz="0" w:space="0" w:color="auto"/>
            <w:bottom w:val="none" w:sz="0" w:space="0" w:color="auto"/>
            <w:right w:val="none" w:sz="0" w:space="0" w:color="auto"/>
          </w:divBdr>
        </w:div>
        <w:div w:id="732046758">
          <w:marLeft w:val="480"/>
          <w:marRight w:val="0"/>
          <w:marTop w:val="0"/>
          <w:marBottom w:val="0"/>
          <w:divBdr>
            <w:top w:val="none" w:sz="0" w:space="0" w:color="auto"/>
            <w:left w:val="none" w:sz="0" w:space="0" w:color="auto"/>
            <w:bottom w:val="none" w:sz="0" w:space="0" w:color="auto"/>
            <w:right w:val="none" w:sz="0" w:space="0" w:color="auto"/>
          </w:divBdr>
        </w:div>
        <w:div w:id="743644681">
          <w:marLeft w:val="480"/>
          <w:marRight w:val="0"/>
          <w:marTop w:val="0"/>
          <w:marBottom w:val="0"/>
          <w:divBdr>
            <w:top w:val="none" w:sz="0" w:space="0" w:color="auto"/>
            <w:left w:val="none" w:sz="0" w:space="0" w:color="auto"/>
            <w:bottom w:val="none" w:sz="0" w:space="0" w:color="auto"/>
            <w:right w:val="none" w:sz="0" w:space="0" w:color="auto"/>
          </w:divBdr>
        </w:div>
        <w:div w:id="760836819">
          <w:marLeft w:val="480"/>
          <w:marRight w:val="0"/>
          <w:marTop w:val="0"/>
          <w:marBottom w:val="0"/>
          <w:divBdr>
            <w:top w:val="none" w:sz="0" w:space="0" w:color="auto"/>
            <w:left w:val="none" w:sz="0" w:space="0" w:color="auto"/>
            <w:bottom w:val="none" w:sz="0" w:space="0" w:color="auto"/>
            <w:right w:val="none" w:sz="0" w:space="0" w:color="auto"/>
          </w:divBdr>
        </w:div>
        <w:div w:id="819073623">
          <w:marLeft w:val="480"/>
          <w:marRight w:val="0"/>
          <w:marTop w:val="0"/>
          <w:marBottom w:val="0"/>
          <w:divBdr>
            <w:top w:val="none" w:sz="0" w:space="0" w:color="auto"/>
            <w:left w:val="none" w:sz="0" w:space="0" w:color="auto"/>
            <w:bottom w:val="none" w:sz="0" w:space="0" w:color="auto"/>
            <w:right w:val="none" w:sz="0" w:space="0" w:color="auto"/>
          </w:divBdr>
        </w:div>
        <w:div w:id="925531899">
          <w:marLeft w:val="480"/>
          <w:marRight w:val="0"/>
          <w:marTop w:val="0"/>
          <w:marBottom w:val="0"/>
          <w:divBdr>
            <w:top w:val="none" w:sz="0" w:space="0" w:color="auto"/>
            <w:left w:val="none" w:sz="0" w:space="0" w:color="auto"/>
            <w:bottom w:val="none" w:sz="0" w:space="0" w:color="auto"/>
            <w:right w:val="none" w:sz="0" w:space="0" w:color="auto"/>
          </w:divBdr>
        </w:div>
        <w:div w:id="950942790">
          <w:marLeft w:val="480"/>
          <w:marRight w:val="0"/>
          <w:marTop w:val="0"/>
          <w:marBottom w:val="0"/>
          <w:divBdr>
            <w:top w:val="none" w:sz="0" w:space="0" w:color="auto"/>
            <w:left w:val="none" w:sz="0" w:space="0" w:color="auto"/>
            <w:bottom w:val="none" w:sz="0" w:space="0" w:color="auto"/>
            <w:right w:val="none" w:sz="0" w:space="0" w:color="auto"/>
          </w:divBdr>
        </w:div>
        <w:div w:id="996029414">
          <w:marLeft w:val="480"/>
          <w:marRight w:val="0"/>
          <w:marTop w:val="0"/>
          <w:marBottom w:val="0"/>
          <w:divBdr>
            <w:top w:val="none" w:sz="0" w:space="0" w:color="auto"/>
            <w:left w:val="none" w:sz="0" w:space="0" w:color="auto"/>
            <w:bottom w:val="none" w:sz="0" w:space="0" w:color="auto"/>
            <w:right w:val="none" w:sz="0" w:space="0" w:color="auto"/>
          </w:divBdr>
        </w:div>
        <w:div w:id="1041515603">
          <w:marLeft w:val="480"/>
          <w:marRight w:val="0"/>
          <w:marTop w:val="0"/>
          <w:marBottom w:val="0"/>
          <w:divBdr>
            <w:top w:val="none" w:sz="0" w:space="0" w:color="auto"/>
            <w:left w:val="none" w:sz="0" w:space="0" w:color="auto"/>
            <w:bottom w:val="none" w:sz="0" w:space="0" w:color="auto"/>
            <w:right w:val="none" w:sz="0" w:space="0" w:color="auto"/>
          </w:divBdr>
        </w:div>
        <w:div w:id="1045563810">
          <w:marLeft w:val="480"/>
          <w:marRight w:val="0"/>
          <w:marTop w:val="0"/>
          <w:marBottom w:val="0"/>
          <w:divBdr>
            <w:top w:val="none" w:sz="0" w:space="0" w:color="auto"/>
            <w:left w:val="none" w:sz="0" w:space="0" w:color="auto"/>
            <w:bottom w:val="none" w:sz="0" w:space="0" w:color="auto"/>
            <w:right w:val="none" w:sz="0" w:space="0" w:color="auto"/>
          </w:divBdr>
        </w:div>
        <w:div w:id="1080716314">
          <w:marLeft w:val="480"/>
          <w:marRight w:val="0"/>
          <w:marTop w:val="0"/>
          <w:marBottom w:val="0"/>
          <w:divBdr>
            <w:top w:val="none" w:sz="0" w:space="0" w:color="auto"/>
            <w:left w:val="none" w:sz="0" w:space="0" w:color="auto"/>
            <w:bottom w:val="none" w:sz="0" w:space="0" w:color="auto"/>
            <w:right w:val="none" w:sz="0" w:space="0" w:color="auto"/>
          </w:divBdr>
        </w:div>
        <w:div w:id="1125998694">
          <w:marLeft w:val="480"/>
          <w:marRight w:val="0"/>
          <w:marTop w:val="0"/>
          <w:marBottom w:val="0"/>
          <w:divBdr>
            <w:top w:val="none" w:sz="0" w:space="0" w:color="auto"/>
            <w:left w:val="none" w:sz="0" w:space="0" w:color="auto"/>
            <w:bottom w:val="none" w:sz="0" w:space="0" w:color="auto"/>
            <w:right w:val="none" w:sz="0" w:space="0" w:color="auto"/>
          </w:divBdr>
        </w:div>
        <w:div w:id="1126773316">
          <w:marLeft w:val="480"/>
          <w:marRight w:val="0"/>
          <w:marTop w:val="0"/>
          <w:marBottom w:val="0"/>
          <w:divBdr>
            <w:top w:val="none" w:sz="0" w:space="0" w:color="auto"/>
            <w:left w:val="none" w:sz="0" w:space="0" w:color="auto"/>
            <w:bottom w:val="none" w:sz="0" w:space="0" w:color="auto"/>
            <w:right w:val="none" w:sz="0" w:space="0" w:color="auto"/>
          </w:divBdr>
        </w:div>
        <w:div w:id="1132597791">
          <w:marLeft w:val="480"/>
          <w:marRight w:val="0"/>
          <w:marTop w:val="0"/>
          <w:marBottom w:val="0"/>
          <w:divBdr>
            <w:top w:val="none" w:sz="0" w:space="0" w:color="auto"/>
            <w:left w:val="none" w:sz="0" w:space="0" w:color="auto"/>
            <w:bottom w:val="none" w:sz="0" w:space="0" w:color="auto"/>
            <w:right w:val="none" w:sz="0" w:space="0" w:color="auto"/>
          </w:divBdr>
        </w:div>
        <w:div w:id="1145731772">
          <w:marLeft w:val="480"/>
          <w:marRight w:val="0"/>
          <w:marTop w:val="0"/>
          <w:marBottom w:val="0"/>
          <w:divBdr>
            <w:top w:val="none" w:sz="0" w:space="0" w:color="auto"/>
            <w:left w:val="none" w:sz="0" w:space="0" w:color="auto"/>
            <w:bottom w:val="none" w:sz="0" w:space="0" w:color="auto"/>
            <w:right w:val="none" w:sz="0" w:space="0" w:color="auto"/>
          </w:divBdr>
        </w:div>
        <w:div w:id="1194029373">
          <w:marLeft w:val="480"/>
          <w:marRight w:val="0"/>
          <w:marTop w:val="0"/>
          <w:marBottom w:val="0"/>
          <w:divBdr>
            <w:top w:val="none" w:sz="0" w:space="0" w:color="auto"/>
            <w:left w:val="none" w:sz="0" w:space="0" w:color="auto"/>
            <w:bottom w:val="none" w:sz="0" w:space="0" w:color="auto"/>
            <w:right w:val="none" w:sz="0" w:space="0" w:color="auto"/>
          </w:divBdr>
        </w:div>
        <w:div w:id="1273971242">
          <w:marLeft w:val="480"/>
          <w:marRight w:val="0"/>
          <w:marTop w:val="0"/>
          <w:marBottom w:val="0"/>
          <w:divBdr>
            <w:top w:val="none" w:sz="0" w:space="0" w:color="auto"/>
            <w:left w:val="none" w:sz="0" w:space="0" w:color="auto"/>
            <w:bottom w:val="none" w:sz="0" w:space="0" w:color="auto"/>
            <w:right w:val="none" w:sz="0" w:space="0" w:color="auto"/>
          </w:divBdr>
        </w:div>
        <w:div w:id="1287468987">
          <w:marLeft w:val="480"/>
          <w:marRight w:val="0"/>
          <w:marTop w:val="0"/>
          <w:marBottom w:val="0"/>
          <w:divBdr>
            <w:top w:val="none" w:sz="0" w:space="0" w:color="auto"/>
            <w:left w:val="none" w:sz="0" w:space="0" w:color="auto"/>
            <w:bottom w:val="none" w:sz="0" w:space="0" w:color="auto"/>
            <w:right w:val="none" w:sz="0" w:space="0" w:color="auto"/>
          </w:divBdr>
        </w:div>
        <w:div w:id="1304505462">
          <w:marLeft w:val="480"/>
          <w:marRight w:val="0"/>
          <w:marTop w:val="0"/>
          <w:marBottom w:val="0"/>
          <w:divBdr>
            <w:top w:val="none" w:sz="0" w:space="0" w:color="auto"/>
            <w:left w:val="none" w:sz="0" w:space="0" w:color="auto"/>
            <w:bottom w:val="none" w:sz="0" w:space="0" w:color="auto"/>
            <w:right w:val="none" w:sz="0" w:space="0" w:color="auto"/>
          </w:divBdr>
        </w:div>
        <w:div w:id="1313831555">
          <w:marLeft w:val="480"/>
          <w:marRight w:val="0"/>
          <w:marTop w:val="0"/>
          <w:marBottom w:val="0"/>
          <w:divBdr>
            <w:top w:val="none" w:sz="0" w:space="0" w:color="auto"/>
            <w:left w:val="none" w:sz="0" w:space="0" w:color="auto"/>
            <w:bottom w:val="none" w:sz="0" w:space="0" w:color="auto"/>
            <w:right w:val="none" w:sz="0" w:space="0" w:color="auto"/>
          </w:divBdr>
        </w:div>
        <w:div w:id="1318728718">
          <w:marLeft w:val="480"/>
          <w:marRight w:val="0"/>
          <w:marTop w:val="0"/>
          <w:marBottom w:val="0"/>
          <w:divBdr>
            <w:top w:val="none" w:sz="0" w:space="0" w:color="auto"/>
            <w:left w:val="none" w:sz="0" w:space="0" w:color="auto"/>
            <w:bottom w:val="none" w:sz="0" w:space="0" w:color="auto"/>
            <w:right w:val="none" w:sz="0" w:space="0" w:color="auto"/>
          </w:divBdr>
        </w:div>
        <w:div w:id="1343514766">
          <w:marLeft w:val="480"/>
          <w:marRight w:val="0"/>
          <w:marTop w:val="0"/>
          <w:marBottom w:val="0"/>
          <w:divBdr>
            <w:top w:val="none" w:sz="0" w:space="0" w:color="auto"/>
            <w:left w:val="none" w:sz="0" w:space="0" w:color="auto"/>
            <w:bottom w:val="none" w:sz="0" w:space="0" w:color="auto"/>
            <w:right w:val="none" w:sz="0" w:space="0" w:color="auto"/>
          </w:divBdr>
        </w:div>
        <w:div w:id="1382972505">
          <w:marLeft w:val="480"/>
          <w:marRight w:val="0"/>
          <w:marTop w:val="0"/>
          <w:marBottom w:val="0"/>
          <w:divBdr>
            <w:top w:val="none" w:sz="0" w:space="0" w:color="auto"/>
            <w:left w:val="none" w:sz="0" w:space="0" w:color="auto"/>
            <w:bottom w:val="none" w:sz="0" w:space="0" w:color="auto"/>
            <w:right w:val="none" w:sz="0" w:space="0" w:color="auto"/>
          </w:divBdr>
        </w:div>
        <w:div w:id="1423524270">
          <w:marLeft w:val="480"/>
          <w:marRight w:val="0"/>
          <w:marTop w:val="0"/>
          <w:marBottom w:val="0"/>
          <w:divBdr>
            <w:top w:val="none" w:sz="0" w:space="0" w:color="auto"/>
            <w:left w:val="none" w:sz="0" w:space="0" w:color="auto"/>
            <w:bottom w:val="none" w:sz="0" w:space="0" w:color="auto"/>
            <w:right w:val="none" w:sz="0" w:space="0" w:color="auto"/>
          </w:divBdr>
        </w:div>
        <w:div w:id="1439257551">
          <w:marLeft w:val="480"/>
          <w:marRight w:val="0"/>
          <w:marTop w:val="0"/>
          <w:marBottom w:val="0"/>
          <w:divBdr>
            <w:top w:val="none" w:sz="0" w:space="0" w:color="auto"/>
            <w:left w:val="none" w:sz="0" w:space="0" w:color="auto"/>
            <w:bottom w:val="none" w:sz="0" w:space="0" w:color="auto"/>
            <w:right w:val="none" w:sz="0" w:space="0" w:color="auto"/>
          </w:divBdr>
        </w:div>
        <w:div w:id="1449617077">
          <w:marLeft w:val="480"/>
          <w:marRight w:val="0"/>
          <w:marTop w:val="0"/>
          <w:marBottom w:val="0"/>
          <w:divBdr>
            <w:top w:val="none" w:sz="0" w:space="0" w:color="auto"/>
            <w:left w:val="none" w:sz="0" w:space="0" w:color="auto"/>
            <w:bottom w:val="none" w:sz="0" w:space="0" w:color="auto"/>
            <w:right w:val="none" w:sz="0" w:space="0" w:color="auto"/>
          </w:divBdr>
        </w:div>
        <w:div w:id="1530295134">
          <w:marLeft w:val="480"/>
          <w:marRight w:val="0"/>
          <w:marTop w:val="0"/>
          <w:marBottom w:val="0"/>
          <w:divBdr>
            <w:top w:val="none" w:sz="0" w:space="0" w:color="auto"/>
            <w:left w:val="none" w:sz="0" w:space="0" w:color="auto"/>
            <w:bottom w:val="none" w:sz="0" w:space="0" w:color="auto"/>
            <w:right w:val="none" w:sz="0" w:space="0" w:color="auto"/>
          </w:divBdr>
        </w:div>
        <w:div w:id="1567913548">
          <w:marLeft w:val="480"/>
          <w:marRight w:val="0"/>
          <w:marTop w:val="0"/>
          <w:marBottom w:val="0"/>
          <w:divBdr>
            <w:top w:val="none" w:sz="0" w:space="0" w:color="auto"/>
            <w:left w:val="none" w:sz="0" w:space="0" w:color="auto"/>
            <w:bottom w:val="none" w:sz="0" w:space="0" w:color="auto"/>
            <w:right w:val="none" w:sz="0" w:space="0" w:color="auto"/>
          </w:divBdr>
        </w:div>
        <w:div w:id="1600680462">
          <w:marLeft w:val="480"/>
          <w:marRight w:val="0"/>
          <w:marTop w:val="0"/>
          <w:marBottom w:val="0"/>
          <w:divBdr>
            <w:top w:val="none" w:sz="0" w:space="0" w:color="auto"/>
            <w:left w:val="none" w:sz="0" w:space="0" w:color="auto"/>
            <w:bottom w:val="none" w:sz="0" w:space="0" w:color="auto"/>
            <w:right w:val="none" w:sz="0" w:space="0" w:color="auto"/>
          </w:divBdr>
        </w:div>
        <w:div w:id="1659262401">
          <w:marLeft w:val="480"/>
          <w:marRight w:val="0"/>
          <w:marTop w:val="0"/>
          <w:marBottom w:val="0"/>
          <w:divBdr>
            <w:top w:val="none" w:sz="0" w:space="0" w:color="auto"/>
            <w:left w:val="none" w:sz="0" w:space="0" w:color="auto"/>
            <w:bottom w:val="none" w:sz="0" w:space="0" w:color="auto"/>
            <w:right w:val="none" w:sz="0" w:space="0" w:color="auto"/>
          </w:divBdr>
        </w:div>
        <w:div w:id="1702050921">
          <w:marLeft w:val="480"/>
          <w:marRight w:val="0"/>
          <w:marTop w:val="0"/>
          <w:marBottom w:val="0"/>
          <w:divBdr>
            <w:top w:val="none" w:sz="0" w:space="0" w:color="auto"/>
            <w:left w:val="none" w:sz="0" w:space="0" w:color="auto"/>
            <w:bottom w:val="none" w:sz="0" w:space="0" w:color="auto"/>
            <w:right w:val="none" w:sz="0" w:space="0" w:color="auto"/>
          </w:divBdr>
        </w:div>
        <w:div w:id="1722358616">
          <w:marLeft w:val="480"/>
          <w:marRight w:val="0"/>
          <w:marTop w:val="0"/>
          <w:marBottom w:val="0"/>
          <w:divBdr>
            <w:top w:val="none" w:sz="0" w:space="0" w:color="auto"/>
            <w:left w:val="none" w:sz="0" w:space="0" w:color="auto"/>
            <w:bottom w:val="none" w:sz="0" w:space="0" w:color="auto"/>
            <w:right w:val="none" w:sz="0" w:space="0" w:color="auto"/>
          </w:divBdr>
        </w:div>
        <w:div w:id="1768384225">
          <w:marLeft w:val="480"/>
          <w:marRight w:val="0"/>
          <w:marTop w:val="0"/>
          <w:marBottom w:val="0"/>
          <w:divBdr>
            <w:top w:val="none" w:sz="0" w:space="0" w:color="auto"/>
            <w:left w:val="none" w:sz="0" w:space="0" w:color="auto"/>
            <w:bottom w:val="none" w:sz="0" w:space="0" w:color="auto"/>
            <w:right w:val="none" w:sz="0" w:space="0" w:color="auto"/>
          </w:divBdr>
        </w:div>
        <w:div w:id="1776829068">
          <w:marLeft w:val="480"/>
          <w:marRight w:val="0"/>
          <w:marTop w:val="0"/>
          <w:marBottom w:val="0"/>
          <w:divBdr>
            <w:top w:val="none" w:sz="0" w:space="0" w:color="auto"/>
            <w:left w:val="none" w:sz="0" w:space="0" w:color="auto"/>
            <w:bottom w:val="none" w:sz="0" w:space="0" w:color="auto"/>
            <w:right w:val="none" w:sz="0" w:space="0" w:color="auto"/>
          </w:divBdr>
        </w:div>
        <w:div w:id="1792477890">
          <w:marLeft w:val="480"/>
          <w:marRight w:val="0"/>
          <w:marTop w:val="0"/>
          <w:marBottom w:val="0"/>
          <w:divBdr>
            <w:top w:val="none" w:sz="0" w:space="0" w:color="auto"/>
            <w:left w:val="none" w:sz="0" w:space="0" w:color="auto"/>
            <w:bottom w:val="none" w:sz="0" w:space="0" w:color="auto"/>
            <w:right w:val="none" w:sz="0" w:space="0" w:color="auto"/>
          </w:divBdr>
        </w:div>
        <w:div w:id="1838568229">
          <w:marLeft w:val="480"/>
          <w:marRight w:val="0"/>
          <w:marTop w:val="0"/>
          <w:marBottom w:val="0"/>
          <w:divBdr>
            <w:top w:val="none" w:sz="0" w:space="0" w:color="auto"/>
            <w:left w:val="none" w:sz="0" w:space="0" w:color="auto"/>
            <w:bottom w:val="none" w:sz="0" w:space="0" w:color="auto"/>
            <w:right w:val="none" w:sz="0" w:space="0" w:color="auto"/>
          </w:divBdr>
        </w:div>
        <w:div w:id="1868832806">
          <w:marLeft w:val="480"/>
          <w:marRight w:val="0"/>
          <w:marTop w:val="0"/>
          <w:marBottom w:val="0"/>
          <w:divBdr>
            <w:top w:val="none" w:sz="0" w:space="0" w:color="auto"/>
            <w:left w:val="none" w:sz="0" w:space="0" w:color="auto"/>
            <w:bottom w:val="none" w:sz="0" w:space="0" w:color="auto"/>
            <w:right w:val="none" w:sz="0" w:space="0" w:color="auto"/>
          </w:divBdr>
        </w:div>
        <w:div w:id="1933661181">
          <w:marLeft w:val="480"/>
          <w:marRight w:val="0"/>
          <w:marTop w:val="0"/>
          <w:marBottom w:val="0"/>
          <w:divBdr>
            <w:top w:val="none" w:sz="0" w:space="0" w:color="auto"/>
            <w:left w:val="none" w:sz="0" w:space="0" w:color="auto"/>
            <w:bottom w:val="none" w:sz="0" w:space="0" w:color="auto"/>
            <w:right w:val="none" w:sz="0" w:space="0" w:color="auto"/>
          </w:divBdr>
        </w:div>
        <w:div w:id="1977028000">
          <w:marLeft w:val="480"/>
          <w:marRight w:val="0"/>
          <w:marTop w:val="0"/>
          <w:marBottom w:val="0"/>
          <w:divBdr>
            <w:top w:val="none" w:sz="0" w:space="0" w:color="auto"/>
            <w:left w:val="none" w:sz="0" w:space="0" w:color="auto"/>
            <w:bottom w:val="none" w:sz="0" w:space="0" w:color="auto"/>
            <w:right w:val="none" w:sz="0" w:space="0" w:color="auto"/>
          </w:divBdr>
        </w:div>
        <w:div w:id="2108231395">
          <w:marLeft w:val="480"/>
          <w:marRight w:val="0"/>
          <w:marTop w:val="0"/>
          <w:marBottom w:val="0"/>
          <w:divBdr>
            <w:top w:val="none" w:sz="0" w:space="0" w:color="auto"/>
            <w:left w:val="none" w:sz="0" w:space="0" w:color="auto"/>
            <w:bottom w:val="none" w:sz="0" w:space="0" w:color="auto"/>
            <w:right w:val="none" w:sz="0" w:space="0" w:color="auto"/>
          </w:divBdr>
        </w:div>
        <w:div w:id="2110154018">
          <w:marLeft w:val="480"/>
          <w:marRight w:val="0"/>
          <w:marTop w:val="0"/>
          <w:marBottom w:val="0"/>
          <w:divBdr>
            <w:top w:val="none" w:sz="0" w:space="0" w:color="auto"/>
            <w:left w:val="none" w:sz="0" w:space="0" w:color="auto"/>
            <w:bottom w:val="none" w:sz="0" w:space="0" w:color="auto"/>
            <w:right w:val="none" w:sz="0" w:space="0" w:color="auto"/>
          </w:divBdr>
        </w:div>
      </w:divsChild>
    </w:div>
    <w:div w:id="1115371666">
      <w:bodyDiv w:val="1"/>
      <w:marLeft w:val="0"/>
      <w:marRight w:val="0"/>
      <w:marTop w:val="0"/>
      <w:marBottom w:val="0"/>
      <w:divBdr>
        <w:top w:val="none" w:sz="0" w:space="0" w:color="auto"/>
        <w:left w:val="none" w:sz="0" w:space="0" w:color="auto"/>
        <w:bottom w:val="none" w:sz="0" w:space="0" w:color="auto"/>
        <w:right w:val="none" w:sz="0" w:space="0" w:color="auto"/>
      </w:divBdr>
    </w:div>
    <w:div w:id="1119690942">
      <w:bodyDiv w:val="1"/>
      <w:marLeft w:val="0"/>
      <w:marRight w:val="0"/>
      <w:marTop w:val="0"/>
      <w:marBottom w:val="0"/>
      <w:divBdr>
        <w:top w:val="none" w:sz="0" w:space="0" w:color="auto"/>
        <w:left w:val="none" w:sz="0" w:space="0" w:color="auto"/>
        <w:bottom w:val="none" w:sz="0" w:space="0" w:color="auto"/>
        <w:right w:val="none" w:sz="0" w:space="0" w:color="auto"/>
      </w:divBdr>
    </w:div>
    <w:div w:id="1120299915">
      <w:bodyDiv w:val="1"/>
      <w:marLeft w:val="0"/>
      <w:marRight w:val="0"/>
      <w:marTop w:val="0"/>
      <w:marBottom w:val="0"/>
      <w:divBdr>
        <w:top w:val="none" w:sz="0" w:space="0" w:color="auto"/>
        <w:left w:val="none" w:sz="0" w:space="0" w:color="auto"/>
        <w:bottom w:val="none" w:sz="0" w:space="0" w:color="auto"/>
        <w:right w:val="none" w:sz="0" w:space="0" w:color="auto"/>
      </w:divBdr>
    </w:div>
    <w:div w:id="1120497089">
      <w:bodyDiv w:val="1"/>
      <w:marLeft w:val="0"/>
      <w:marRight w:val="0"/>
      <w:marTop w:val="0"/>
      <w:marBottom w:val="0"/>
      <w:divBdr>
        <w:top w:val="none" w:sz="0" w:space="0" w:color="auto"/>
        <w:left w:val="none" w:sz="0" w:space="0" w:color="auto"/>
        <w:bottom w:val="none" w:sz="0" w:space="0" w:color="auto"/>
        <w:right w:val="none" w:sz="0" w:space="0" w:color="auto"/>
      </w:divBdr>
    </w:div>
    <w:div w:id="1122844158">
      <w:bodyDiv w:val="1"/>
      <w:marLeft w:val="0"/>
      <w:marRight w:val="0"/>
      <w:marTop w:val="0"/>
      <w:marBottom w:val="0"/>
      <w:divBdr>
        <w:top w:val="none" w:sz="0" w:space="0" w:color="auto"/>
        <w:left w:val="none" w:sz="0" w:space="0" w:color="auto"/>
        <w:bottom w:val="none" w:sz="0" w:space="0" w:color="auto"/>
        <w:right w:val="none" w:sz="0" w:space="0" w:color="auto"/>
      </w:divBdr>
    </w:div>
    <w:div w:id="1128356673">
      <w:bodyDiv w:val="1"/>
      <w:marLeft w:val="0"/>
      <w:marRight w:val="0"/>
      <w:marTop w:val="0"/>
      <w:marBottom w:val="0"/>
      <w:divBdr>
        <w:top w:val="none" w:sz="0" w:space="0" w:color="auto"/>
        <w:left w:val="none" w:sz="0" w:space="0" w:color="auto"/>
        <w:bottom w:val="none" w:sz="0" w:space="0" w:color="auto"/>
        <w:right w:val="none" w:sz="0" w:space="0" w:color="auto"/>
      </w:divBdr>
    </w:div>
    <w:div w:id="1132134638">
      <w:bodyDiv w:val="1"/>
      <w:marLeft w:val="0"/>
      <w:marRight w:val="0"/>
      <w:marTop w:val="0"/>
      <w:marBottom w:val="0"/>
      <w:divBdr>
        <w:top w:val="none" w:sz="0" w:space="0" w:color="auto"/>
        <w:left w:val="none" w:sz="0" w:space="0" w:color="auto"/>
        <w:bottom w:val="none" w:sz="0" w:space="0" w:color="auto"/>
        <w:right w:val="none" w:sz="0" w:space="0" w:color="auto"/>
      </w:divBdr>
    </w:div>
    <w:div w:id="1134446935">
      <w:bodyDiv w:val="1"/>
      <w:marLeft w:val="0"/>
      <w:marRight w:val="0"/>
      <w:marTop w:val="0"/>
      <w:marBottom w:val="0"/>
      <w:divBdr>
        <w:top w:val="none" w:sz="0" w:space="0" w:color="auto"/>
        <w:left w:val="none" w:sz="0" w:space="0" w:color="auto"/>
        <w:bottom w:val="none" w:sz="0" w:space="0" w:color="auto"/>
        <w:right w:val="none" w:sz="0" w:space="0" w:color="auto"/>
      </w:divBdr>
    </w:div>
    <w:div w:id="1150514137">
      <w:bodyDiv w:val="1"/>
      <w:marLeft w:val="0"/>
      <w:marRight w:val="0"/>
      <w:marTop w:val="0"/>
      <w:marBottom w:val="0"/>
      <w:divBdr>
        <w:top w:val="none" w:sz="0" w:space="0" w:color="auto"/>
        <w:left w:val="none" w:sz="0" w:space="0" w:color="auto"/>
        <w:bottom w:val="none" w:sz="0" w:space="0" w:color="auto"/>
        <w:right w:val="none" w:sz="0" w:space="0" w:color="auto"/>
      </w:divBdr>
    </w:div>
    <w:div w:id="1157502472">
      <w:bodyDiv w:val="1"/>
      <w:marLeft w:val="0"/>
      <w:marRight w:val="0"/>
      <w:marTop w:val="0"/>
      <w:marBottom w:val="0"/>
      <w:divBdr>
        <w:top w:val="none" w:sz="0" w:space="0" w:color="auto"/>
        <w:left w:val="none" w:sz="0" w:space="0" w:color="auto"/>
        <w:bottom w:val="none" w:sz="0" w:space="0" w:color="auto"/>
        <w:right w:val="none" w:sz="0" w:space="0" w:color="auto"/>
      </w:divBdr>
    </w:div>
    <w:div w:id="1160586253">
      <w:bodyDiv w:val="1"/>
      <w:marLeft w:val="0"/>
      <w:marRight w:val="0"/>
      <w:marTop w:val="0"/>
      <w:marBottom w:val="0"/>
      <w:divBdr>
        <w:top w:val="none" w:sz="0" w:space="0" w:color="auto"/>
        <w:left w:val="none" w:sz="0" w:space="0" w:color="auto"/>
        <w:bottom w:val="none" w:sz="0" w:space="0" w:color="auto"/>
        <w:right w:val="none" w:sz="0" w:space="0" w:color="auto"/>
      </w:divBdr>
    </w:div>
    <w:div w:id="1160923022">
      <w:bodyDiv w:val="1"/>
      <w:marLeft w:val="0"/>
      <w:marRight w:val="0"/>
      <w:marTop w:val="0"/>
      <w:marBottom w:val="0"/>
      <w:divBdr>
        <w:top w:val="none" w:sz="0" w:space="0" w:color="auto"/>
        <w:left w:val="none" w:sz="0" w:space="0" w:color="auto"/>
        <w:bottom w:val="none" w:sz="0" w:space="0" w:color="auto"/>
        <w:right w:val="none" w:sz="0" w:space="0" w:color="auto"/>
      </w:divBdr>
    </w:div>
    <w:div w:id="1164977501">
      <w:bodyDiv w:val="1"/>
      <w:marLeft w:val="0"/>
      <w:marRight w:val="0"/>
      <w:marTop w:val="0"/>
      <w:marBottom w:val="0"/>
      <w:divBdr>
        <w:top w:val="none" w:sz="0" w:space="0" w:color="auto"/>
        <w:left w:val="none" w:sz="0" w:space="0" w:color="auto"/>
        <w:bottom w:val="none" w:sz="0" w:space="0" w:color="auto"/>
        <w:right w:val="none" w:sz="0" w:space="0" w:color="auto"/>
      </w:divBdr>
    </w:div>
    <w:div w:id="1166704409">
      <w:bodyDiv w:val="1"/>
      <w:marLeft w:val="0"/>
      <w:marRight w:val="0"/>
      <w:marTop w:val="0"/>
      <w:marBottom w:val="0"/>
      <w:divBdr>
        <w:top w:val="none" w:sz="0" w:space="0" w:color="auto"/>
        <w:left w:val="none" w:sz="0" w:space="0" w:color="auto"/>
        <w:bottom w:val="none" w:sz="0" w:space="0" w:color="auto"/>
        <w:right w:val="none" w:sz="0" w:space="0" w:color="auto"/>
      </w:divBdr>
    </w:div>
    <w:div w:id="1167478314">
      <w:bodyDiv w:val="1"/>
      <w:marLeft w:val="0"/>
      <w:marRight w:val="0"/>
      <w:marTop w:val="0"/>
      <w:marBottom w:val="0"/>
      <w:divBdr>
        <w:top w:val="none" w:sz="0" w:space="0" w:color="auto"/>
        <w:left w:val="none" w:sz="0" w:space="0" w:color="auto"/>
        <w:bottom w:val="none" w:sz="0" w:space="0" w:color="auto"/>
        <w:right w:val="none" w:sz="0" w:space="0" w:color="auto"/>
      </w:divBdr>
    </w:div>
    <w:div w:id="1169441868">
      <w:bodyDiv w:val="1"/>
      <w:marLeft w:val="0"/>
      <w:marRight w:val="0"/>
      <w:marTop w:val="0"/>
      <w:marBottom w:val="0"/>
      <w:divBdr>
        <w:top w:val="none" w:sz="0" w:space="0" w:color="auto"/>
        <w:left w:val="none" w:sz="0" w:space="0" w:color="auto"/>
        <w:bottom w:val="none" w:sz="0" w:space="0" w:color="auto"/>
        <w:right w:val="none" w:sz="0" w:space="0" w:color="auto"/>
      </w:divBdr>
    </w:div>
    <w:div w:id="1172332476">
      <w:bodyDiv w:val="1"/>
      <w:marLeft w:val="0"/>
      <w:marRight w:val="0"/>
      <w:marTop w:val="0"/>
      <w:marBottom w:val="0"/>
      <w:divBdr>
        <w:top w:val="none" w:sz="0" w:space="0" w:color="auto"/>
        <w:left w:val="none" w:sz="0" w:space="0" w:color="auto"/>
        <w:bottom w:val="none" w:sz="0" w:space="0" w:color="auto"/>
        <w:right w:val="none" w:sz="0" w:space="0" w:color="auto"/>
      </w:divBdr>
    </w:div>
    <w:div w:id="1173758616">
      <w:bodyDiv w:val="1"/>
      <w:marLeft w:val="0"/>
      <w:marRight w:val="0"/>
      <w:marTop w:val="0"/>
      <w:marBottom w:val="0"/>
      <w:divBdr>
        <w:top w:val="none" w:sz="0" w:space="0" w:color="auto"/>
        <w:left w:val="none" w:sz="0" w:space="0" w:color="auto"/>
        <w:bottom w:val="none" w:sz="0" w:space="0" w:color="auto"/>
        <w:right w:val="none" w:sz="0" w:space="0" w:color="auto"/>
      </w:divBdr>
    </w:div>
    <w:div w:id="1179003878">
      <w:bodyDiv w:val="1"/>
      <w:marLeft w:val="0"/>
      <w:marRight w:val="0"/>
      <w:marTop w:val="0"/>
      <w:marBottom w:val="0"/>
      <w:divBdr>
        <w:top w:val="none" w:sz="0" w:space="0" w:color="auto"/>
        <w:left w:val="none" w:sz="0" w:space="0" w:color="auto"/>
        <w:bottom w:val="none" w:sz="0" w:space="0" w:color="auto"/>
        <w:right w:val="none" w:sz="0" w:space="0" w:color="auto"/>
      </w:divBdr>
    </w:div>
    <w:div w:id="1181432642">
      <w:bodyDiv w:val="1"/>
      <w:marLeft w:val="0"/>
      <w:marRight w:val="0"/>
      <w:marTop w:val="0"/>
      <w:marBottom w:val="0"/>
      <w:divBdr>
        <w:top w:val="none" w:sz="0" w:space="0" w:color="auto"/>
        <w:left w:val="none" w:sz="0" w:space="0" w:color="auto"/>
        <w:bottom w:val="none" w:sz="0" w:space="0" w:color="auto"/>
        <w:right w:val="none" w:sz="0" w:space="0" w:color="auto"/>
      </w:divBdr>
    </w:div>
    <w:div w:id="1183934934">
      <w:bodyDiv w:val="1"/>
      <w:marLeft w:val="0"/>
      <w:marRight w:val="0"/>
      <w:marTop w:val="0"/>
      <w:marBottom w:val="0"/>
      <w:divBdr>
        <w:top w:val="none" w:sz="0" w:space="0" w:color="auto"/>
        <w:left w:val="none" w:sz="0" w:space="0" w:color="auto"/>
        <w:bottom w:val="none" w:sz="0" w:space="0" w:color="auto"/>
        <w:right w:val="none" w:sz="0" w:space="0" w:color="auto"/>
      </w:divBdr>
    </w:div>
    <w:div w:id="1184251591">
      <w:bodyDiv w:val="1"/>
      <w:marLeft w:val="0"/>
      <w:marRight w:val="0"/>
      <w:marTop w:val="0"/>
      <w:marBottom w:val="0"/>
      <w:divBdr>
        <w:top w:val="none" w:sz="0" w:space="0" w:color="auto"/>
        <w:left w:val="none" w:sz="0" w:space="0" w:color="auto"/>
        <w:bottom w:val="none" w:sz="0" w:space="0" w:color="auto"/>
        <w:right w:val="none" w:sz="0" w:space="0" w:color="auto"/>
      </w:divBdr>
    </w:div>
    <w:div w:id="1186478520">
      <w:bodyDiv w:val="1"/>
      <w:marLeft w:val="0"/>
      <w:marRight w:val="0"/>
      <w:marTop w:val="0"/>
      <w:marBottom w:val="0"/>
      <w:divBdr>
        <w:top w:val="none" w:sz="0" w:space="0" w:color="auto"/>
        <w:left w:val="none" w:sz="0" w:space="0" w:color="auto"/>
        <w:bottom w:val="none" w:sz="0" w:space="0" w:color="auto"/>
        <w:right w:val="none" w:sz="0" w:space="0" w:color="auto"/>
      </w:divBdr>
    </w:div>
    <w:div w:id="1186941560">
      <w:bodyDiv w:val="1"/>
      <w:marLeft w:val="0"/>
      <w:marRight w:val="0"/>
      <w:marTop w:val="0"/>
      <w:marBottom w:val="0"/>
      <w:divBdr>
        <w:top w:val="none" w:sz="0" w:space="0" w:color="auto"/>
        <w:left w:val="none" w:sz="0" w:space="0" w:color="auto"/>
        <w:bottom w:val="none" w:sz="0" w:space="0" w:color="auto"/>
        <w:right w:val="none" w:sz="0" w:space="0" w:color="auto"/>
      </w:divBdr>
    </w:div>
    <w:div w:id="1190995821">
      <w:bodyDiv w:val="1"/>
      <w:marLeft w:val="0"/>
      <w:marRight w:val="0"/>
      <w:marTop w:val="0"/>
      <w:marBottom w:val="0"/>
      <w:divBdr>
        <w:top w:val="none" w:sz="0" w:space="0" w:color="auto"/>
        <w:left w:val="none" w:sz="0" w:space="0" w:color="auto"/>
        <w:bottom w:val="none" w:sz="0" w:space="0" w:color="auto"/>
        <w:right w:val="none" w:sz="0" w:space="0" w:color="auto"/>
      </w:divBdr>
    </w:div>
    <w:div w:id="1197425705">
      <w:bodyDiv w:val="1"/>
      <w:marLeft w:val="0"/>
      <w:marRight w:val="0"/>
      <w:marTop w:val="0"/>
      <w:marBottom w:val="0"/>
      <w:divBdr>
        <w:top w:val="none" w:sz="0" w:space="0" w:color="auto"/>
        <w:left w:val="none" w:sz="0" w:space="0" w:color="auto"/>
        <w:bottom w:val="none" w:sz="0" w:space="0" w:color="auto"/>
        <w:right w:val="none" w:sz="0" w:space="0" w:color="auto"/>
      </w:divBdr>
    </w:div>
    <w:div w:id="1200626421">
      <w:bodyDiv w:val="1"/>
      <w:marLeft w:val="0"/>
      <w:marRight w:val="0"/>
      <w:marTop w:val="0"/>
      <w:marBottom w:val="0"/>
      <w:divBdr>
        <w:top w:val="none" w:sz="0" w:space="0" w:color="auto"/>
        <w:left w:val="none" w:sz="0" w:space="0" w:color="auto"/>
        <w:bottom w:val="none" w:sz="0" w:space="0" w:color="auto"/>
        <w:right w:val="none" w:sz="0" w:space="0" w:color="auto"/>
      </w:divBdr>
    </w:div>
    <w:div w:id="1206212059">
      <w:bodyDiv w:val="1"/>
      <w:marLeft w:val="0"/>
      <w:marRight w:val="0"/>
      <w:marTop w:val="0"/>
      <w:marBottom w:val="0"/>
      <w:divBdr>
        <w:top w:val="none" w:sz="0" w:space="0" w:color="auto"/>
        <w:left w:val="none" w:sz="0" w:space="0" w:color="auto"/>
        <w:bottom w:val="none" w:sz="0" w:space="0" w:color="auto"/>
        <w:right w:val="none" w:sz="0" w:space="0" w:color="auto"/>
      </w:divBdr>
    </w:div>
    <w:div w:id="1209028595">
      <w:bodyDiv w:val="1"/>
      <w:marLeft w:val="0"/>
      <w:marRight w:val="0"/>
      <w:marTop w:val="0"/>
      <w:marBottom w:val="0"/>
      <w:divBdr>
        <w:top w:val="none" w:sz="0" w:space="0" w:color="auto"/>
        <w:left w:val="none" w:sz="0" w:space="0" w:color="auto"/>
        <w:bottom w:val="none" w:sz="0" w:space="0" w:color="auto"/>
        <w:right w:val="none" w:sz="0" w:space="0" w:color="auto"/>
      </w:divBdr>
    </w:div>
    <w:div w:id="1216309822">
      <w:bodyDiv w:val="1"/>
      <w:marLeft w:val="0"/>
      <w:marRight w:val="0"/>
      <w:marTop w:val="0"/>
      <w:marBottom w:val="0"/>
      <w:divBdr>
        <w:top w:val="none" w:sz="0" w:space="0" w:color="auto"/>
        <w:left w:val="none" w:sz="0" w:space="0" w:color="auto"/>
        <w:bottom w:val="none" w:sz="0" w:space="0" w:color="auto"/>
        <w:right w:val="none" w:sz="0" w:space="0" w:color="auto"/>
      </w:divBdr>
    </w:div>
    <w:div w:id="1218779557">
      <w:bodyDiv w:val="1"/>
      <w:marLeft w:val="0"/>
      <w:marRight w:val="0"/>
      <w:marTop w:val="0"/>
      <w:marBottom w:val="0"/>
      <w:divBdr>
        <w:top w:val="none" w:sz="0" w:space="0" w:color="auto"/>
        <w:left w:val="none" w:sz="0" w:space="0" w:color="auto"/>
        <w:bottom w:val="none" w:sz="0" w:space="0" w:color="auto"/>
        <w:right w:val="none" w:sz="0" w:space="0" w:color="auto"/>
      </w:divBdr>
    </w:div>
    <w:div w:id="1225142111">
      <w:bodyDiv w:val="1"/>
      <w:marLeft w:val="0"/>
      <w:marRight w:val="0"/>
      <w:marTop w:val="0"/>
      <w:marBottom w:val="0"/>
      <w:divBdr>
        <w:top w:val="none" w:sz="0" w:space="0" w:color="auto"/>
        <w:left w:val="none" w:sz="0" w:space="0" w:color="auto"/>
        <w:bottom w:val="none" w:sz="0" w:space="0" w:color="auto"/>
        <w:right w:val="none" w:sz="0" w:space="0" w:color="auto"/>
      </w:divBdr>
      <w:divsChild>
        <w:div w:id="48846816">
          <w:marLeft w:val="480"/>
          <w:marRight w:val="0"/>
          <w:marTop w:val="0"/>
          <w:marBottom w:val="0"/>
          <w:divBdr>
            <w:top w:val="none" w:sz="0" w:space="0" w:color="auto"/>
            <w:left w:val="none" w:sz="0" w:space="0" w:color="auto"/>
            <w:bottom w:val="none" w:sz="0" w:space="0" w:color="auto"/>
            <w:right w:val="none" w:sz="0" w:space="0" w:color="auto"/>
          </w:divBdr>
        </w:div>
        <w:div w:id="58721940">
          <w:marLeft w:val="480"/>
          <w:marRight w:val="0"/>
          <w:marTop w:val="0"/>
          <w:marBottom w:val="0"/>
          <w:divBdr>
            <w:top w:val="none" w:sz="0" w:space="0" w:color="auto"/>
            <w:left w:val="none" w:sz="0" w:space="0" w:color="auto"/>
            <w:bottom w:val="none" w:sz="0" w:space="0" w:color="auto"/>
            <w:right w:val="none" w:sz="0" w:space="0" w:color="auto"/>
          </w:divBdr>
        </w:div>
        <w:div w:id="63530527">
          <w:marLeft w:val="480"/>
          <w:marRight w:val="0"/>
          <w:marTop w:val="0"/>
          <w:marBottom w:val="0"/>
          <w:divBdr>
            <w:top w:val="none" w:sz="0" w:space="0" w:color="auto"/>
            <w:left w:val="none" w:sz="0" w:space="0" w:color="auto"/>
            <w:bottom w:val="none" w:sz="0" w:space="0" w:color="auto"/>
            <w:right w:val="none" w:sz="0" w:space="0" w:color="auto"/>
          </w:divBdr>
        </w:div>
        <w:div w:id="85930065">
          <w:marLeft w:val="480"/>
          <w:marRight w:val="0"/>
          <w:marTop w:val="0"/>
          <w:marBottom w:val="0"/>
          <w:divBdr>
            <w:top w:val="none" w:sz="0" w:space="0" w:color="auto"/>
            <w:left w:val="none" w:sz="0" w:space="0" w:color="auto"/>
            <w:bottom w:val="none" w:sz="0" w:space="0" w:color="auto"/>
            <w:right w:val="none" w:sz="0" w:space="0" w:color="auto"/>
          </w:divBdr>
        </w:div>
        <w:div w:id="174269568">
          <w:marLeft w:val="480"/>
          <w:marRight w:val="0"/>
          <w:marTop w:val="0"/>
          <w:marBottom w:val="0"/>
          <w:divBdr>
            <w:top w:val="none" w:sz="0" w:space="0" w:color="auto"/>
            <w:left w:val="none" w:sz="0" w:space="0" w:color="auto"/>
            <w:bottom w:val="none" w:sz="0" w:space="0" w:color="auto"/>
            <w:right w:val="none" w:sz="0" w:space="0" w:color="auto"/>
          </w:divBdr>
        </w:div>
        <w:div w:id="223953259">
          <w:marLeft w:val="480"/>
          <w:marRight w:val="0"/>
          <w:marTop w:val="0"/>
          <w:marBottom w:val="0"/>
          <w:divBdr>
            <w:top w:val="none" w:sz="0" w:space="0" w:color="auto"/>
            <w:left w:val="none" w:sz="0" w:space="0" w:color="auto"/>
            <w:bottom w:val="none" w:sz="0" w:space="0" w:color="auto"/>
            <w:right w:val="none" w:sz="0" w:space="0" w:color="auto"/>
          </w:divBdr>
        </w:div>
        <w:div w:id="230819179">
          <w:marLeft w:val="480"/>
          <w:marRight w:val="0"/>
          <w:marTop w:val="0"/>
          <w:marBottom w:val="0"/>
          <w:divBdr>
            <w:top w:val="none" w:sz="0" w:space="0" w:color="auto"/>
            <w:left w:val="none" w:sz="0" w:space="0" w:color="auto"/>
            <w:bottom w:val="none" w:sz="0" w:space="0" w:color="auto"/>
            <w:right w:val="none" w:sz="0" w:space="0" w:color="auto"/>
          </w:divBdr>
        </w:div>
        <w:div w:id="258032159">
          <w:marLeft w:val="480"/>
          <w:marRight w:val="0"/>
          <w:marTop w:val="0"/>
          <w:marBottom w:val="0"/>
          <w:divBdr>
            <w:top w:val="none" w:sz="0" w:space="0" w:color="auto"/>
            <w:left w:val="none" w:sz="0" w:space="0" w:color="auto"/>
            <w:bottom w:val="none" w:sz="0" w:space="0" w:color="auto"/>
            <w:right w:val="none" w:sz="0" w:space="0" w:color="auto"/>
          </w:divBdr>
        </w:div>
        <w:div w:id="368383617">
          <w:marLeft w:val="480"/>
          <w:marRight w:val="0"/>
          <w:marTop w:val="0"/>
          <w:marBottom w:val="0"/>
          <w:divBdr>
            <w:top w:val="none" w:sz="0" w:space="0" w:color="auto"/>
            <w:left w:val="none" w:sz="0" w:space="0" w:color="auto"/>
            <w:bottom w:val="none" w:sz="0" w:space="0" w:color="auto"/>
            <w:right w:val="none" w:sz="0" w:space="0" w:color="auto"/>
          </w:divBdr>
        </w:div>
        <w:div w:id="381909221">
          <w:marLeft w:val="480"/>
          <w:marRight w:val="0"/>
          <w:marTop w:val="0"/>
          <w:marBottom w:val="0"/>
          <w:divBdr>
            <w:top w:val="none" w:sz="0" w:space="0" w:color="auto"/>
            <w:left w:val="none" w:sz="0" w:space="0" w:color="auto"/>
            <w:bottom w:val="none" w:sz="0" w:space="0" w:color="auto"/>
            <w:right w:val="none" w:sz="0" w:space="0" w:color="auto"/>
          </w:divBdr>
        </w:div>
        <w:div w:id="418910102">
          <w:marLeft w:val="480"/>
          <w:marRight w:val="0"/>
          <w:marTop w:val="0"/>
          <w:marBottom w:val="0"/>
          <w:divBdr>
            <w:top w:val="none" w:sz="0" w:space="0" w:color="auto"/>
            <w:left w:val="none" w:sz="0" w:space="0" w:color="auto"/>
            <w:bottom w:val="none" w:sz="0" w:space="0" w:color="auto"/>
            <w:right w:val="none" w:sz="0" w:space="0" w:color="auto"/>
          </w:divBdr>
        </w:div>
        <w:div w:id="470707248">
          <w:marLeft w:val="480"/>
          <w:marRight w:val="0"/>
          <w:marTop w:val="0"/>
          <w:marBottom w:val="0"/>
          <w:divBdr>
            <w:top w:val="none" w:sz="0" w:space="0" w:color="auto"/>
            <w:left w:val="none" w:sz="0" w:space="0" w:color="auto"/>
            <w:bottom w:val="none" w:sz="0" w:space="0" w:color="auto"/>
            <w:right w:val="none" w:sz="0" w:space="0" w:color="auto"/>
          </w:divBdr>
        </w:div>
        <w:div w:id="473450978">
          <w:marLeft w:val="480"/>
          <w:marRight w:val="0"/>
          <w:marTop w:val="0"/>
          <w:marBottom w:val="0"/>
          <w:divBdr>
            <w:top w:val="none" w:sz="0" w:space="0" w:color="auto"/>
            <w:left w:val="none" w:sz="0" w:space="0" w:color="auto"/>
            <w:bottom w:val="none" w:sz="0" w:space="0" w:color="auto"/>
            <w:right w:val="none" w:sz="0" w:space="0" w:color="auto"/>
          </w:divBdr>
        </w:div>
        <w:div w:id="550969002">
          <w:marLeft w:val="480"/>
          <w:marRight w:val="0"/>
          <w:marTop w:val="0"/>
          <w:marBottom w:val="0"/>
          <w:divBdr>
            <w:top w:val="none" w:sz="0" w:space="0" w:color="auto"/>
            <w:left w:val="none" w:sz="0" w:space="0" w:color="auto"/>
            <w:bottom w:val="none" w:sz="0" w:space="0" w:color="auto"/>
            <w:right w:val="none" w:sz="0" w:space="0" w:color="auto"/>
          </w:divBdr>
        </w:div>
        <w:div w:id="581062338">
          <w:marLeft w:val="480"/>
          <w:marRight w:val="0"/>
          <w:marTop w:val="0"/>
          <w:marBottom w:val="0"/>
          <w:divBdr>
            <w:top w:val="none" w:sz="0" w:space="0" w:color="auto"/>
            <w:left w:val="none" w:sz="0" w:space="0" w:color="auto"/>
            <w:bottom w:val="none" w:sz="0" w:space="0" w:color="auto"/>
            <w:right w:val="none" w:sz="0" w:space="0" w:color="auto"/>
          </w:divBdr>
        </w:div>
        <w:div w:id="597715310">
          <w:marLeft w:val="480"/>
          <w:marRight w:val="0"/>
          <w:marTop w:val="0"/>
          <w:marBottom w:val="0"/>
          <w:divBdr>
            <w:top w:val="none" w:sz="0" w:space="0" w:color="auto"/>
            <w:left w:val="none" w:sz="0" w:space="0" w:color="auto"/>
            <w:bottom w:val="none" w:sz="0" w:space="0" w:color="auto"/>
            <w:right w:val="none" w:sz="0" w:space="0" w:color="auto"/>
          </w:divBdr>
        </w:div>
        <w:div w:id="841355276">
          <w:marLeft w:val="480"/>
          <w:marRight w:val="0"/>
          <w:marTop w:val="0"/>
          <w:marBottom w:val="0"/>
          <w:divBdr>
            <w:top w:val="none" w:sz="0" w:space="0" w:color="auto"/>
            <w:left w:val="none" w:sz="0" w:space="0" w:color="auto"/>
            <w:bottom w:val="none" w:sz="0" w:space="0" w:color="auto"/>
            <w:right w:val="none" w:sz="0" w:space="0" w:color="auto"/>
          </w:divBdr>
        </w:div>
        <w:div w:id="849493208">
          <w:marLeft w:val="480"/>
          <w:marRight w:val="0"/>
          <w:marTop w:val="0"/>
          <w:marBottom w:val="0"/>
          <w:divBdr>
            <w:top w:val="none" w:sz="0" w:space="0" w:color="auto"/>
            <w:left w:val="none" w:sz="0" w:space="0" w:color="auto"/>
            <w:bottom w:val="none" w:sz="0" w:space="0" w:color="auto"/>
            <w:right w:val="none" w:sz="0" w:space="0" w:color="auto"/>
          </w:divBdr>
        </w:div>
        <w:div w:id="900021915">
          <w:marLeft w:val="480"/>
          <w:marRight w:val="0"/>
          <w:marTop w:val="0"/>
          <w:marBottom w:val="0"/>
          <w:divBdr>
            <w:top w:val="none" w:sz="0" w:space="0" w:color="auto"/>
            <w:left w:val="none" w:sz="0" w:space="0" w:color="auto"/>
            <w:bottom w:val="none" w:sz="0" w:space="0" w:color="auto"/>
            <w:right w:val="none" w:sz="0" w:space="0" w:color="auto"/>
          </w:divBdr>
        </w:div>
        <w:div w:id="995033209">
          <w:marLeft w:val="480"/>
          <w:marRight w:val="0"/>
          <w:marTop w:val="0"/>
          <w:marBottom w:val="0"/>
          <w:divBdr>
            <w:top w:val="none" w:sz="0" w:space="0" w:color="auto"/>
            <w:left w:val="none" w:sz="0" w:space="0" w:color="auto"/>
            <w:bottom w:val="none" w:sz="0" w:space="0" w:color="auto"/>
            <w:right w:val="none" w:sz="0" w:space="0" w:color="auto"/>
          </w:divBdr>
        </w:div>
        <w:div w:id="1004363060">
          <w:marLeft w:val="480"/>
          <w:marRight w:val="0"/>
          <w:marTop w:val="0"/>
          <w:marBottom w:val="0"/>
          <w:divBdr>
            <w:top w:val="none" w:sz="0" w:space="0" w:color="auto"/>
            <w:left w:val="none" w:sz="0" w:space="0" w:color="auto"/>
            <w:bottom w:val="none" w:sz="0" w:space="0" w:color="auto"/>
            <w:right w:val="none" w:sz="0" w:space="0" w:color="auto"/>
          </w:divBdr>
        </w:div>
        <w:div w:id="1038512588">
          <w:marLeft w:val="480"/>
          <w:marRight w:val="0"/>
          <w:marTop w:val="0"/>
          <w:marBottom w:val="0"/>
          <w:divBdr>
            <w:top w:val="none" w:sz="0" w:space="0" w:color="auto"/>
            <w:left w:val="none" w:sz="0" w:space="0" w:color="auto"/>
            <w:bottom w:val="none" w:sz="0" w:space="0" w:color="auto"/>
            <w:right w:val="none" w:sz="0" w:space="0" w:color="auto"/>
          </w:divBdr>
        </w:div>
        <w:div w:id="1054816757">
          <w:marLeft w:val="480"/>
          <w:marRight w:val="0"/>
          <w:marTop w:val="0"/>
          <w:marBottom w:val="0"/>
          <w:divBdr>
            <w:top w:val="none" w:sz="0" w:space="0" w:color="auto"/>
            <w:left w:val="none" w:sz="0" w:space="0" w:color="auto"/>
            <w:bottom w:val="none" w:sz="0" w:space="0" w:color="auto"/>
            <w:right w:val="none" w:sz="0" w:space="0" w:color="auto"/>
          </w:divBdr>
        </w:div>
        <w:div w:id="1107044216">
          <w:marLeft w:val="480"/>
          <w:marRight w:val="0"/>
          <w:marTop w:val="0"/>
          <w:marBottom w:val="0"/>
          <w:divBdr>
            <w:top w:val="none" w:sz="0" w:space="0" w:color="auto"/>
            <w:left w:val="none" w:sz="0" w:space="0" w:color="auto"/>
            <w:bottom w:val="none" w:sz="0" w:space="0" w:color="auto"/>
            <w:right w:val="none" w:sz="0" w:space="0" w:color="auto"/>
          </w:divBdr>
        </w:div>
        <w:div w:id="1107387455">
          <w:marLeft w:val="480"/>
          <w:marRight w:val="0"/>
          <w:marTop w:val="0"/>
          <w:marBottom w:val="0"/>
          <w:divBdr>
            <w:top w:val="none" w:sz="0" w:space="0" w:color="auto"/>
            <w:left w:val="none" w:sz="0" w:space="0" w:color="auto"/>
            <w:bottom w:val="none" w:sz="0" w:space="0" w:color="auto"/>
            <w:right w:val="none" w:sz="0" w:space="0" w:color="auto"/>
          </w:divBdr>
        </w:div>
        <w:div w:id="1144007945">
          <w:marLeft w:val="480"/>
          <w:marRight w:val="0"/>
          <w:marTop w:val="0"/>
          <w:marBottom w:val="0"/>
          <w:divBdr>
            <w:top w:val="none" w:sz="0" w:space="0" w:color="auto"/>
            <w:left w:val="none" w:sz="0" w:space="0" w:color="auto"/>
            <w:bottom w:val="none" w:sz="0" w:space="0" w:color="auto"/>
            <w:right w:val="none" w:sz="0" w:space="0" w:color="auto"/>
          </w:divBdr>
        </w:div>
        <w:div w:id="1174220389">
          <w:marLeft w:val="480"/>
          <w:marRight w:val="0"/>
          <w:marTop w:val="0"/>
          <w:marBottom w:val="0"/>
          <w:divBdr>
            <w:top w:val="none" w:sz="0" w:space="0" w:color="auto"/>
            <w:left w:val="none" w:sz="0" w:space="0" w:color="auto"/>
            <w:bottom w:val="none" w:sz="0" w:space="0" w:color="auto"/>
            <w:right w:val="none" w:sz="0" w:space="0" w:color="auto"/>
          </w:divBdr>
        </w:div>
        <w:div w:id="1184170044">
          <w:marLeft w:val="480"/>
          <w:marRight w:val="0"/>
          <w:marTop w:val="0"/>
          <w:marBottom w:val="0"/>
          <w:divBdr>
            <w:top w:val="none" w:sz="0" w:space="0" w:color="auto"/>
            <w:left w:val="none" w:sz="0" w:space="0" w:color="auto"/>
            <w:bottom w:val="none" w:sz="0" w:space="0" w:color="auto"/>
            <w:right w:val="none" w:sz="0" w:space="0" w:color="auto"/>
          </w:divBdr>
        </w:div>
        <w:div w:id="1206483242">
          <w:marLeft w:val="480"/>
          <w:marRight w:val="0"/>
          <w:marTop w:val="0"/>
          <w:marBottom w:val="0"/>
          <w:divBdr>
            <w:top w:val="none" w:sz="0" w:space="0" w:color="auto"/>
            <w:left w:val="none" w:sz="0" w:space="0" w:color="auto"/>
            <w:bottom w:val="none" w:sz="0" w:space="0" w:color="auto"/>
            <w:right w:val="none" w:sz="0" w:space="0" w:color="auto"/>
          </w:divBdr>
        </w:div>
        <w:div w:id="1264609965">
          <w:marLeft w:val="480"/>
          <w:marRight w:val="0"/>
          <w:marTop w:val="0"/>
          <w:marBottom w:val="0"/>
          <w:divBdr>
            <w:top w:val="none" w:sz="0" w:space="0" w:color="auto"/>
            <w:left w:val="none" w:sz="0" w:space="0" w:color="auto"/>
            <w:bottom w:val="none" w:sz="0" w:space="0" w:color="auto"/>
            <w:right w:val="none" w:sz="0" w:space="0" w:color="auto"/>
          </w:divBdr>
        </w:div>
        <w:div w:id="1327124240">
          <w:marLeft w:val="480"/>
          <w:marRight w:val="0"/>
          <w:marTop w:val="0"/>
          <w:marBottom w:val="0"/>
          <w:divBdr>
            <w:top w:val="none" w:sz="0" w:space="0" w:color="auto"/>
            <w:left w:val="none" w:sz="0" w:space="0" w:color="auto"/>
            <w:bottom w:val="none" w:sz="0" w:space="0" w:color="auto"/>
            <w:right w:val="none" w:sz="0" w:space="0" w:color="auto"/>
          </w:divBdr>
        </w:div>
        <w:div w:id="1352801337">
          <w:marLeft w:val="480"/>
          <w:marRight w:val="0"/>
          <w:marTop w:val="0"/>
          <w:marBottom w:val="0"/>
          <w:divBdr>
            <w:top w:val="none" w:sz="0" w:space="0" w:color="auto"/>
            <w:left w:val="none" w:sz="0" w:space="0" w:color="auto"/>
            <w:bottom w:val="none" w:sz="0" w:space="0" w:color="auto"/>
            <w:right w:val="none" w:sz="0" w:space="0" w:color="auto"/>
          </w:divBdr>
        </w:div>
        <w:div w:id="1360088787">
          <w:marLeft w:val="480"/>
          <w:marRight w:val="0"/>
          <w:marTop w:val="0"/>
          <w:marBottom w:val="0"/>
          <w:divBdr>
            <w:top w:val="none" w:sz="0" w:space="0" w:color="auto"/>
            <w:left w:val="none" w:sz="0" w:space="0" w:color="auto"/>
            <w:bottom w:val="none" w:sz="0" w:space="0" w:color="auto"/>
            <w:right w:val="none" w:sz="0" w:space="0" w:color="auto"/>
          </w:divBdr>
        </w:div>
        <w:div w:id="1370035578">
          <w:marLeft w:val="480"/>
          <w:marRight w:val="0"/>
          <w:marTop w:val="0"/>
          <w:marBottom w:val="0"/>
          <w:divBdr>
            <w:top w:val="none" w:sz="0" w:space="0" w:color="auto"/>
            <w:left w:val="none" w:sz="0" w:space="0" w:color="auto"/>
            <w:bottom w:val="none" w:sz="0" w:space="0" w:color="auto"/>
            <w:right w:val="none" w:sz="0" w:space="0" w:color="auto"/>
          </w:divBdr>
        </w:div>
        <w:div w:id="1386098344">
          <w:marLeft w:val="480"/>
          <w:marRight w:val="0"/>
          <w:marTop w:val="0"/>
          <w:marBottom w:val="0"/>
          <w:divBdr>
            <w:top w:val="none" w:sz="0" w:space="0" w:color="auto"/>
            <w:left w:val="none" w:sz="0" w:space="0" w:color="auto"/>
            <w:bottom w:val="none" w:sz="0" w:space="0" w:color="auto"/>
            <w:right w:val="none" w:sz="0" w:space="0" w:color="auto"/>
          </w:divBdr>
        </w:div>
        <w:div w:id="1406682297">
          <w:marLeft w:val="480"/>
          <w:marRight w:val="0"/>
          <w:marTop w:val="0"/>
          <w:marBottom w:val="0"/>
          <w:divBdr>
            <w:top w:val="none" w:sz="0" w:space="0" w:color="auto"/>
            <w:left w:val="none" w:sz="0" w:space="0" w:color="auto"/>
            <w:bottom w:val="none" w:sz="0" w:space="0" w:color="auto"/>
            <w:right w:val="none" w:sz="0" w:space="0" w:color="auto"/>
          </w:divBdr>
        </w:div>
        <w:div w:id="1513691259">
          <w:marLeft w:val="480"/>
          <w:marRight w:val="0"/>
          <w:marTop w:val="0"/>
          <w:marBottom w:val="0"/>
          <w:divBdr>
            <w:top w:val="none" w:sz="0" w:space="0" w:color="auto"/>
            <w:left w:val="none" w:sz="0" w:space="0" w:color="auto"/>
            <w:bottom w:val="none" w:sz="0" w:space="0" w:color="auto"/>
            <w:right w:val="none" w:sz="0" w:space="0" w:color="auto"/>
          </w:divBdr>
        </w:div>
        <w:div w:id="1516965247">
          <w:marLeft w:val="480"/>
          <w:marRight w:val="0"/>
          <w:marTop w:val="0"/>
          <w:marBottom w:val="0"/>
          <w:divBdr>
            <w:top w:val="none" w:sz="0" w:space="0" w:color="auto"/>
            <w:left w:val="none" w:sz="0" w:space="0" w:color="auto"/>
            <w:bottom w:val="none" w:sz="0" w:space="0" w:color="auto"/>
            <w:right w:val="none" w:sz="0" w:space="0" w:color="auto"/>
          </w:divBdr>
        </w:div>
        <w:div w:id="1599369276">
          <w:marLeft w:val="480"/>
          <w:marRight w:val="0"/>
          <w:marTop w:val="0"/>
          <w:marBottom w:val="0"/>
          <w:divBdr>
            <w:top w:val="none" w:sz="0" w:space="0" w:color="auto"/>
            <w:left w:val="none" w:sz="0" w:space="0" w:color="auto"/>
            <w:bottom w:val="none" w:sz="0" w:space="0" w:color="auto"/>
            <w:right w:val="none" w:sz="0" w:space="0" w:color="auto"/>
          </w:divBdr>
        </w:div>
        <w:div w:id="1636180196">
          <w:marLeft w:val="480"/>
          <w:marRight w:val="0"/>
          <w:marTop w:val="0"/>
          <w:marBottom w:val="0"/>
          <w:divBdr>
            <w:top w:val="none" w:sz="0" w:space="0" w:color="auto"/>
            <w:left w:val="none" w:sz="0" w:space="0" w:color="auto"/>
            <w:bottom w:val="none" w:sz="0" w:space="0" w:color="auto"/>
            <w:right w:val="none" w:sz="0" w:space="0" w:color="auto"/>
          </w:divBdr>
        </w:div>
        <w:div w:id="1726174387">
          <w:marLeft w:val="480"/>
          <w:marRight w:val="0"/>
          <w:marTop w:val="0"/>
          <w:marBottom w:val="0"/>
          <w:divBdr>
            <w:top w:val="none" w:sz="0" w:space="0" w:color="auto"/>
            <w:left w:val="none" w:sz="0" w:space="0" w:color="auto"/>
            <w:bottom w:val="none" w:sz="0" w:space="0" w:color="auto"/>
            <w:right w:val="none" w:sz="0" w:space="0" w:color="auto"/>
          </w:divBdr>
        </w:div>
        <w:div w:id="1730417609">
          <w:marLeft w:val="480"/>
          <w:marRight w:val="0"/>
          <w:marTop w:val="0"/>
          <w:marBottom w:val="0"/>
          <w:divBdr>
            <w:top w:val="none" w:sz="0" w:space="0" w:color="auto"/>
            <w:left w:val="none" w:sz="0" w:space="0" w:color="auto"/>
            <w:bottom w:val="none" w:sz="0" w:space="0" w:color="auto"/>
            <w:right w:val="none" w:sz="0" w:space="0" w:color="auto"/>
          </w:divBdr>
        </w:div>
        <w:div w:id="1735354966">
          <w:marLeft w:val="480"/>
          <w:marRight w:val="0"/>
          <w:marTop w:val="0"/>
          <w:marBottom w:val="0"/>
          <w:divBdr>
            <w:top w:val="none" w:sz="0" w:space="0" w:color="auto"/>
            <w:left w:val="none" w:sz="0" w:space="0" w:color="auto"/>
            <w:bottom w:val="none" w:sz="0" w:space="0" w:color="auto"/>
            <w:right w:val="none" w:sz="0" w:space="0" w:color="auto"/>
          </w:divBdr>
        </w:div>
        <w:div w:id="1762604661">
          <w:marLeft w:val="480"/>
          <w:marRight w:val="0"/>
          <w:marTop w:val="0"/>
          <w:marBottom w:val="0"/>
          <w:divBdr>
            <w:top w:val="none" w:sz="0" w:space="0" w:color="auto"/>
            <w:left w:val="none" w:sz="0" w:space="0" w:color="auto"/>
            <w:bottom w:val="none" w:sz="0" w:space="0" w:color="auto"/>
            <w:right w:val="none" w:sz="0" w:space="0" w:color="auto"/>
          </w:divBdr>
        </w:div>
        <w:div w:id="1874224885">
          <w:marLeft w:val="480"/>
          <w:marRight w:val="0"/>
          <w:marTop w:val="0"/>
          <w:marBottom w:val="0"/>
          <w:divBdr>
            <w:top w:val="none" w:sz="0" w:space="0" w:color="auto"/>
            <w:left w:val="none" w:sz="0" w:space="0" w:color="auto"/>
            <w:bottom w:val="none" w:sz="0" w:space="0" w:color="auto"/>
            <w:right w:val="none" w:sz="0" w:space="0" w:color="auto"/>
          </w:divBdr>
        </w:div>
        <w:div w:id="1881087210">
          <w:marLeft w:val="480"/>
          <w:marRight w:val="0"/>
          <w:marTop w:val="0"/>
          <w:marBottom w:val="0"/>
          <w:divBdr>
            <w:top w:val="none" w:sz="0" w:space="0" w:color="auto"/>
            <w:left w:val="none" w:sz="0" w:space="0" w:color="auto"/>
            <w:bottom w:val="none" w:sz="0" w:space="0" w:color="auto"/>
            <w:right w:val="none" w:sz="0" w:space="0" w:color="auto"/>
          </w:divBdr>
        </w:div>
        <w:div w:id="1939944886">
          <w:marLeft w:val="480"/>
          <w:marRight w:val="0"/>
          <w:marTop w:val="0"/>
          <w:marBottom w:val="0"/>
          <w:divBdr>
            <w:top w:val="none" w:sz="0" w:space="0" w:color="auto"/>
            <w:left w:val="none" w:sz="0" w:space="0" w:color="auto"/>
            <w:bottom w:val="none" w:sz="0" w:space="0" w:color="auto"/>
            <w:right w:val="none" w:sz="0" w:space="0" w:color="auto"/>
          </w:divBdr>
        </w:div>
        <w:div w:id="2010478882">
          <w:marLeft w:val="480"/>
          <w:marRight w:val="0"/>
          <w:marTop w:val="0"/>
          <w:marBottom w:val="0"/>
          <w:divBdr>
            <w:top w:val="none" w:sz="0" w:space="0" w:color="auto"/>
            <w:left w:val="none" w:sz="0" w:space="0" w:color="auto"/>
            <w:bottom w:val="none" w:sz="0" w:space="0" w:color="auto"/>
            <w:right w:val="none" w:sz="0" w:space="0" w:color="auto"/>
          </w:divBdr>
        </w:div>
        <w:div w:id="2019305411">
          <w:marLeft w:val="480"/>
          <w:marRight w:val="0"/>
          <w:marTop w:val="0"/>
          <w:marBottom w:val="0"/>
          <w:divBdr>
            <w:top w:val="none" w:sz="0" w:space="0" w:color="auto"/>
            <w:left w:val="none" w:sz="0" w:space="0" w:color="auto"/>
            <w:bottom w:val="none" w:sz="0" w:space="0" w:color="auto"/>
            <w:right w:val="none" w:sz="0" w:space="0" w:color="auto"/>
          </w:divBdr>
        </w:div>
        <w:div w:id="2056349080">
          <w:marLeft w:val="480"/>
          <w:marRight w:val="0"/>
          <w:marTop w:val="0"/>
          <w:marBottom w:val="0"/>
          <w:divBdr>
            <w:top w:val="none" w:sz="0" w:space="0" w:color="auto"/>
            <w:left w:val="none" w:sz="0" w:space="0" w:color="auto"/>
            <w:bottom w:val="none" w:sz="0" w:space="0" w:color="auto"/>
            <w:right w:val="none" w:sz="0" w:space="0" w:color="auto"/>
          </w:divBdr>
        </w:div>
        <w:div w:id="2084259252">
          <w:marLeft w:val="480"/>
          <w:marRight w:val="0"/>
          <w:marTop w:val="0"/>
          <w:marBottom w:val="0"/>
          <w:divBdr>
            <w:top w:val="none" w:sz="0" w:space="0" w:color="auto"/>
            <w:left w:val="none" w:sz="0" w:space="0" w:color="auto"/>
            <w:bottom w:val="none" w:sz="0" w:space="0" w:color="auto"/>
            <w:right w:val="none" w:sz="0" w:space="0" w:color="auto"/>
          </w:divBdr>
        </w:div>
        <w:div w:id="2116434668">
          <w:marLeft w:val="480"/>
          <w:marRight w:val="0"/>
          <w:marTop w:val="0"/>
          <w:marBottom w:val="0"/>
          <w:divBdr>
            <w:top w:val="none" w:sz="0" w:space="0" w:color="auto"/>
            <w:left w:val="none" w:sz="0" w:space="0" w:color="auto"/>
            <w:bottom w:val="none" w:sz="0" w:space="0" w:color="auto"/>
            <w:right w:val="none" w:sz="0" w:space="0" w:color="auto"/>
          </w:divBdr>
        </w:div>
        <w:div w:id="2143226939">
          <w:marLeft w:val="480"/>
          <w:marRight w:val="0"/>
          <w:marTop w:val="0"/>
          <w:marBottom w:val="0"/>
          <w:divBdr>
            <w:top w:val="none" w:sz="0" w:space="0" w:color="auto"/>
            <w:left w:val="none" w:sz="0" w:space="0" w:color="auto"/>
            <w:bottom w:val="none" w:sz="0" w:space="0" w:color="auto"/>
            <w:right w:val="none" w:sz="0" w:space="0" w:color="auto"/>
          </w:divBdr>
        </w:div>
      </w:divsChild>
    </w:div>
    <w:div w:id="1242177718">
      <w:bodyDiv w:val="1"/>
      <w:marLeft w:val="0"/>
      <w:marRight w:val="0"/>
      <w:marTop w:val="0"/>
      <w:marBottom w:val="0"/>
      <w:divBdr>
        <w:top w:val="none" w:sz="0" w:space="0" w:color="auto"/>
        <w:left w:val="none" w:sz="0" w:space="0" w:color="auto"/>
        <w:bottom w:val="none" w:sz="0" w:space="0" w:color="auto"/>
        <w:right w:val="none" w:sz="0" w:space="0" w:color="auto"/>
      </w:divBdr>
    </w:div>
    <w:div w:id="1242328756">
      <w:bodyDiv w:val="1"/>
      <w:marLeft w:val="0"/>
      <w:marRight w:val="0"/>
      <w:marTop w:val="0"/>
      <w:marBottom w:val="0"/>
      <w:divBdr>
        <w:top w:val="none" w:sz="0" w:space="0" w:color="auto"/>
        <w:left w:val="none" w:sz="0" w:space="0" w:color="auto"/>
        <w:bottom w:val="none" w:sz="0" w:space="0" w:color="auto"/>
        <w:right w:val="none" w:sz="0" w:space="0" w:color="auto"/>
      </w:divBdr>
    </w:div>
    <w:div w:id="1249925657">
      <w:bodyDiv w:val="1"/>
      <w:marLeft w:val="0"/>
      <w:marRight w:val="0"/>
      <w:marTop w:val="0"/>
      <w:marBottom w:val="0"/>
      <w:divBdr>
        <w:top w:val="none" w:sz="0" w:space="0" w:color="auto"/>
        <w:left w:val="none" w:sz="0" w:space="0" w:color="auto"/>
        <w:bottom w:val="none" w:sz="0" w:space="0" w:color="auto"/>
        <w:right w:val="none" w:sz="0" w:space="0" w:color="auto"/>
      </w:divBdr>
      <w:divsChild>
        <w:div w:id="5793450">
          <w:marLeft w:val="480"/>
          <w:marRight w:val="0"/>
          <w:marTop w:val="0"/>
          <w:marBottom w:val="0"/>
          <w:divBdr>
            <w:top w:val="none" w:sz="0" w:space="0" w:color="auto"/>
            <w:left w:val="none" w:sz="0" w:space="0" w:color="auto"/>
            <w:bottom w:val="none" w:sz="0" w:space="0" w:color="auto"/>
            <w:right w:val="none" w:sz="0" w:space="0" w:color="auto"/>
          </w:divBdr>
        </w:div>
        <w:div w:id="39521264">
          <w:marLeft w:val="480"/>
          <w:marRight w:val="0"/>
          <w:marTop w:val="0"/>
          <w:marBottom w:val="0"/>
          <w:divBdr>
            <w:top w:val="none" w:sz="0" w:space="0" w:color="auto"/>
            <w:left w:val="none" w:sz="0" w:space="0" w:color="auto"/>
            <w:bottom w:val="none" w:sz="0" w:space="0" w:color="auto"/>
            <w:right w:val="none" w:sz="0" w:space="0" w:color="auto"/>
          </w:divBdr>
        </w:div>
        <w:div w:id="120267969">
          <w:marLeft w:val="480"/>
          <w:marRight w:val="0"/>
          <w:marTop w:val="0"/>
          <w:marBottom w:val="0"/>
          <w:divBdr>
            <w:top w:val="none" w:sz="0" w:space="0" w:color="auto"/>
            <w:left w:val="none" w:sz="0" w:space="0" w:color="auto"/>
            <w:bottom w:val="none" w:sz="0" w:space="0" w:color="auto"/>
            <w:right w:val="none" w:sz="0" w:space="0" w:color="auto"/>
          </w:divBdr>
        </w:div>
        <w:div w:id="184825580">
          <w:marLeft w:val="480"/>
          <w:marRight w:val="0"/>
          <w:marTop w:val="0"/>
          <w:marBottom w:val="0"/>
          <w:divBdr>
            <w:top w:val="none" w:sz="0" w:space="0" w:color="auto"/>
            <w:left w:val="none" w:sz="0" w:space="0" w:color="auto"/>
            <w:bottom w:val="none" w:sz="0" w:space="0" w:color="auto"/>
            <w:right w:val="none" w:sz="0" w:space="0" w:color="auto"/>
          </w:divBdr>
        </w:div>
        <w:div w:id="204634851">
          <w:marLeft w:val="480"/>
          <w:marRight w:val="0"/>
          <w:marTop w:val="0"/>
          <w:marBottom w:val="0"/>
          <w:divBdr>
            <w:top w:val="none" w:sz="0" w:space="0" w:color="auto"/>
            <w:left w:val="none" w:sz="0" w:space="0" w:color="auto"/>
            <w:bottom w:val="none" w:sz="0" w:space="0" w:color="auto"/>
            <w:right w:val="none" w:sz="0" w:space="0" w:color="auto"/>
          </w:divBdr>
        </w:div>
        <w:div w:id="235674000">
          <w:marLeft w:val="480"/>
          <w:marRight w:val="0"/>
          <w:marTop w:val="0"/>
          <w:marBottom w:val="0"/>
          <w:divBdr>
            <w:top w:val="none" w:sz="0" w:space="0" w:color="auto"/>
            <w:left w:val="none" w:sz="0" w:space="0" w:color="auto"/>
            <w:bottom w:val="none" w:sz="0" w:space="0" w:color="auto"/>
            <w:right w:val="none" w:sz="0" w:space="0" w:color="auto"/>
          </w:divBdr>
        </w:div>
        <w:div w:id="264534505">
          <w:marLeft w:val="480"/>
          <w:marRight w:val="0"/>
          <w:marTop w:val="0"/>
          <w:marBottom w:val="0"/>
          <w:divBdr>
            <w:top w:val="none" w:sz="0" w:space="0" w:color="auto"/>
            <w:left w:val="none" w:sz="0" w:space="0" w:color="auto"/>
            <w:bottom w:val="none" w:sz="0" w:space="0" w:color="auto"/>
            <w:right w:val="none" w:sz="0" w:space="0" w:color="auto"/>
          </w:divBdr>
        </w:div>
        <w:div w:id="299388702">
          <w:marLeft w:val="480"/>
          <w:marRight w:val="0"/>
          <w:marTop w:val="0"/>
          <w:marBottom w:val="0"/>
          <w:divBdr>
            <w:top w:val="none" w:sz="0" w:space="0" w:color="auto"/>
            <w:left w:val="none" w:sz="0" w:space="0" w:color="auto"/>
            <w:bottom w:val="none" w:sz="0" w:space="0" w:color="auto"/>
            <w:right w:val="none" w:sz="0" w:space="0" w:color="auto"/>
          </w:divBdr>
        </w:div>
        <w:div w:id="345836319">
          <w:marLeft w:val="480"/>
          <w:marRight w:val="0"/>
          <w:marTop w:val="0"/>
          <w:marBottom w:val="0"/>
          <w:divBdr>
            <w:top w:val="none" w:sz="0" w:space="0" w:color="auto"/>
            <w:left w:val="none" w:sz="0" w:space="0" w:color="auto"/>
            <w:bottom w:val="none" w:sz="0" w:space="0" w:color="auto"/>
            <w:right w:val="none" w:sz="0" w:space="0" w:color="auto"/>
          </w:divBdr>
        </w:div>
        <w:div w:id="365957432">
          <w:marLeft w:val="480"/>
          <w:marRight w:val="0"/>
          <w:marTop w:val="0"/>
          <w:marBottom w:val="0"/>
          <w:divBdr>
            <w:top w:val="none" w:sz="0" w:space="0" w:color="auto"/>
            <w:left w:val="none" w:sz="0" w:space="0" w:color="auto"/>
            <w:bottom w:val="none" w:sz="0" w:space="0" w:color="auto"/>
            <w:right w:val="none" w:sz="0" w:space="0" w:color="auto"/>
          </w:divBdr>
        </w:div>
        <w:div w:id="387999274">
          <w:marLeft w:val="480"/>
          <w:marRight w:val="0"/>
          <w:marTop w:val="0"/>
          <w:marBottom w:val="0"/>
          <w:divBdr>
            <w:top w:val="none" w:sz="0" w:space="0" w:color="auto"/>
            <w:left w:val="none" w:sz="0" w:space="0" w:color="auto"/>
            <w:bottom w:val="none" w:sz="0" w:space="0" w:color="auto"/>
            <w:right w:val="none" w:sz="0" w:space="0" w:color="auto"/>
          </w:divBdr>
        </w:div>
        <w:div w:id="404764221">
          <w:marLeft w:val="480"/>
          <w:marRight w:val="0"/>
          <w:marTop w:val="0"/>
          <w:marBottom w:val="0"/>
          <w:divBdr>
            <w:top w:val="none" w:sz="0" w:space="0" w:color="auto"/>
            <w:left w:val="none" w:sz="0" w:space="0" w:color="auto"/>
            <w:bottom w:val="none" w:sz="0" w:space="0" w:color="auto"/>
            <w:right w:val="none" w:sz="0" w:space="0" w:color="auto"/>
          </w:divBdr>
        </w:div>
        <w:div w:id="416946213">
          <w:marLeft w:val="480"/>
          <w:marRight w:val="0"/>
          <w:marTop w:val="0"/>
          <w:marBottom w:val="0"/>
          <w:divBdr>
            <w:top w:val="none" w:sz="0" w:space="0" w:color="auto"/>
            <w:left w:val="none" w:sz="0" w:space="0" w:color="auto"/>
            <w:bottom w:val="none" w:sz="0" w:space="0" w:color="auto"/>
            <w:right w:val="none" w:sz="0" w:space="0" w:color="auto"/>
          </w:divBdr>
        </w:div>
        <w:div w:id="452943016">
          <w:marLeft w:val="480"/>
          <w:marRight w:val="0"/>
          <w:marTop w:val="0"/>
          <w:marBottom w:val="0"/>
          <w:divBdr>
            <w:top w:val="none" w:sz="0" w:space="0" w:color="auto"/>
            <w:left w:val="none" w:sz="0" w:space="0" w:color="auto"/>
            <w:bottom w:val="none" w:sz="0" w:space="0" w:color="auto"/>
            <w:right w:val="none" w:sz="0" w:space="0" w:color="auto"/>
          </w:divBdr>
        </w:div>
        <w:div w:id="464588391">
          <w:marLeft w:val="480"/>
          <w:marRight w:val="0"/>
          <w:marTop w:val="0"/>
          <w:marBottom w:val="0"/>
          <w:divBdr>
            <w:top w:val="none" w:sz="0" w:space="0" w:color="auto"/>
            <w:left w:val="none" w:sz="0" w:space="0" w:color="auto"/>
            <w:bottom w:val="none" w:sz="0" w:space="0" w:color="auto"/>
            <w:right w:val="none" w:sz="0" w:space="0" w:color="auto"/>
          </w:divBdr>
        </w:div>
        <w:div w:id="481318011">
          <w:marLeft w:val="480"/>
          <w:marRight w:val="0"/>
          <w:marTop w:val="0"/>
          <w:marBottom w:val="0"/>
          <w:divBdr>
            <w:top w:val="none" w:sz="0" w:space="0" w:color="auto"/>
            <w:left w:val="none" w:sz="0" w:space="0" w:color="auto"/>
            <w:bottom w:val="none" w:sz="0" w:space="0" w:color="auto"/>
            <w:right w:val="none" w:sz="0" w:space="0" w:color="auto"/>
          </w:divBdr>
        </w:div>
        <w:div w:id="490752023">
          <w:marLeft w:val="480"/>
          <w:marRight w:val="0"/>
          <w:marTop w:val="0"/>
          <w:marBottom w:val="0"/>
          <w:divBdr>
            <w:top w:val="none" w:sz="0" w:space="0" w:color="auto"/>
            <w:left w:val="none" w:sz="0" w:space="0" w:color="auto"/>
            <w:bottom w:val="none" w:sz="0" w:space="0" w:color="auto"/>
            <w:right w:val="none" w:sz="0" w:space="0" w:color="auto"/>
          </w:divBdr>
        </w:div>
        <w:div w:id="499465482">
          <w:marLeft w:val="480"/>
          <w:marRight w:val="0"/>
          <w:marTop w:val="0"/>
          <w:marBottom w:val="0"/>
          <w:divBdr>
            <w:top w:val="none" w:sz="0" w:space="0" w:color="auto"/>
            <w:left w:val="none" w:sz="0" w:space="0" w:color="auto"/>
            <w:bottom w:val="none" w:sz="0" w:space="0" w:color="auto"/>
            <w:right w:val="none" w:sz="0" w:space="0" w:color="auto"/>
          </w:divBdr>
        </w:div>
        <w:div w:id="530843917">
          <w:marLeft w:val="480"/>
          <w:marRight w:val="0"/>
          <w:marTop w:val="0"/>
          <w:marBottom w:val="0"/>
          <w:divBdr>
            <w:top w:val="none" w:sz="0" w:space="0" w:color="auto"/>
            <w:left w:val="none" w:sz="0" w:space="0" w:color="auto"/>
            <w:bottom w:val="none" w:sz="0" w:space="0" w:color="auto"/>
            <w:right w:val="none" w:sz="0" w:space="0" w:color="auto"/>
          </w:divBdr>
        </w:div>
        <w:div w:id="542058334">
          <w:marLeft w:val="480"/>
          <w:marRight w:val="0"/>
          <w:marTop w:val="0"/>
          <w:marBottom w:val="0"/>
          <w:divBdr>
            <w:top w:val="none" w:sz="0" w:space="0" w:color="auto"/>
            <w:left w:val="none" w:sz="0" w:space="0" w:color="auto"/>
            <w:bottom w:val="none" w:sz="0" w:space="0" w:color="auto"/>
            <w:right w:val="none" w:sz="0" w:space="0" w:color="auto"/>
          </w:divBdr>
        </w:div>
        <w:div w:id="676538297">
          <w:marLeft w:val="480"/>
          <w:marRight w:val="0"/>
          <w:marTop w:val="0"/>
          <w:marBottom w:val="0"/>
          <w:divBdr>
            <w:top w:val="none" w:sz="0" w:space="0" w:color="auto"/>
            <w:left w:val="none" w:sz="0" w:space="0" w:color="auto"/>
            <w:bottom w:val="none" w:sz="0" w:space="0" w:color="auto"/>
            <w:right w:val="none" w:sz="0" w:space="0" w:color="auto"/>
          </w:divBdr>
        </w:div>
        <w:div w:id="692149521">
          <w:marLeft w:val="480"/>
          <w:marRight w:val="0"/>
          <w:marTop w:val="0"/>
          <w:marBottom w:val="0"/>
          <w:divBdr>
            <w:top w:val="none" w:sz="0" w:space="0" w:color="auto"/>
            <w:left w:val="none" w:sz="0" w:space="0" w:color="auto"/>
            <w:bottom w:val="none" w:sz="0" w:space="0" w:color="auto"/>
            <w:right w:val="none" w:sz="0" w:space="0" w:color="auto"/>
          </w:divBdr>
        </w:div>
        <w:div w:id="743335607">
          <w:marLeft w:val="480"/>
          <w:marRight w:val="0"/>
          <w:marTop w:val="0"/>
          <w:marBottom w:val="0"/>
          <w:divBdr>
            <w:top w:val="none" w:sz="0" w:space="0" w:color="auto"/>
            <w:left w:val="none" w:sz="0" w:space="0" w:color="auto"/>
            <w:bottom w:val="none" w:sz="0" w:space="0" w:color="auto"/>
            <w:right w:val="none" w:sz="0" w:space="0" w:color="auto"/>
          </w:divBdr>
        </w:div>
        <w:div w:id="782531543">
          <w:marLeft w:val="480"/>
          <w:marRight w:val="0"/>
          <w:marTop w:val="0"/>
          <w:marBottom w:val="0"/>
          <w:divBdr>
            <w:top w:val="none" w:sz="0" w:space="0" w:color="auto"/>
            <w:left w:val="none" w:sz="0" w:space="0" w:color="auto"/>
            <w:bottom w:val="none" w:sz="0" w:space="0" w:color="auto"/>
            <w:right w:val="none" w:sz="0" w:space="0" w:color="auto"/>
          </w:divBdr>
        </w:div>
        <w:div w:id="864055834">
          <w:marLeft w:val="480"/>
          <w:marRight w:val="0"/>
          <w:marTop w:val="0"/>
          <w:marBottom w:val="0"/>
          <w:divBdr>
            <w:top w:val="none" w:sz="0" w:space="0" w:color="auto"/>
            <w:left w:val="none" w:sz="0" w:space="0" w:color="auto"/>
            <w:bottom w:val="none" w:sz="0" w:space="0" w:color="auto"/>
            <w:right w:val="none" w:sz="0" w:space="0" w:color="auto"/>
          </w:divBdr>
        </w:div>
        <w:div w:id="900602862">
          <w:marLeft w:val="480"/>
          <w:marRight w:val="0"/>
          <w:marTop w:val="0"/>
          <w:marBottom w:val="0"/>
          <w:divBdr>
            <w:top w:val="none" w:sz="0" w:space="0" w:color="auto"/>
            <w:left w:val="none" w:sz="0" w:space="0" w:color="auto"/>
            <w:bottom w:val="none" w:sz="0" w:space="0" w:color="auto"/>
            <w:right w:val="none" w:sz="0" w:space="0" w:color="auto"/>
          </w:divBdr>
        </w:div>
        <w:div w:id="901479535">
          <w:marLeft w:val="480"/>
          <w:marRight w:val="0"/>
          <w:marTop w:val="0"/>
          <w:marBottom w:val="0"/>
          <w:divBdr>
            <w:top w:val="none" w:sz="0" w:space="0" w:color="auto"/>
            <w:left w:val="none" w:sz="0" w:space="0" w:color="auto"/>
            <w:bottom w:val="none" w:sz="0" w:space="0" w:color="auto"/>
            <w:right w:val="none" w:sz="0" w:space="0" w:color="auto"/>
          </w:divBdr>
        </w:div>
        <w:div w:id="1061248362">
          <w:marLeft w:val="480"/>
          <w:marRight w:val="0"/>
          <w:marTop w:val="0"/>
          <w:marBottom w:val="0"/>
          <w:divBdr>
            <w:top w:val="none" w:sz="0" w:space="0" w:color="auto"/>
            <w:left w:val="none" w:sz="0" w:space="0" w:color="auto"/>
            <w:bottom w:val="none" w:sz="0" w:space="0" w:color="auto"/>
            <w:right w:val="none" w:sz="0" w:space="0" w:color="auto"/>
          </w:divBdr>
        </w:div>
        <w:div w:id="1087114629">
          <w:marLeft w:val="480"/>
          <w:marRight w:val="0"/>
          <w:marTop w:val="0"/>
          <w:marBottom w:val="0"/>
          <w:divBdr>
            <w:top w:val="none" w:sz="0" w:space="0" w:color="auto"/>
            <w:left w:val="none" w:sz="0" w:space="0" w:color="auto"/>
            <w:bottom w:val="none" w:sz="0" w:space="0" w:color="auto"/>
            <w:right w:val="none" w:sz="0" w:space="0" w:color="auto"/>
          </w:divBdr>
        </w:div>
        <w:div w:id="1089693932">
          <w:marLeft w:val="480"/>
          <w:marRight w:val="0"/>
          <w:marTop w:val="0"/>
          <w:marBottom w:val="0"/>
          <w:divBdr>
            <w:top w:val="none" w:sz="0" w:space="0" w:color="auto"/>
            <w:left w:val="none" w:sz="0" w:space="0" w:color="auto"/>
            <w:bottom w:val="none" w:sz="0" w:space="0" w:color="auto"/>
            <w:right w:val="none" w:sz="0" w:space="0" w:color="auto"/>
          </w:divBdr>
        </w:div>
        <w:div w:id="1104766312">
          <w:marLeft w:val="480"/>
          <w:marRight w:val="0"/>
          <w:marTop w:val="0"/>
          <w:marBottom w:val="0"/>
          <w:divBdr>
            <w:top w:val="none" w:sz="0" w:space="0" w:color="auto"/>
            <w:left w:val="none" w:sz="0" w:space="0" w:color="auto"/>
            <w:bottom w:val="none" w:sz="0" w:space="0" w:color="auto"/>
            <w:right w:val="none" w:sz="0" w:space="0" w:color="auto"/>
          </w:divBdr>
        </w:div>
        <w:div w:id="1116290504">
          <w:marLeft w:val="480"/>
          <w:marRight w:val="0"/>
          <w:marTop w:val="0"/>
          <w:marBottom w:val="0"/>
          <w:divBdr>
            <w:top w:val="none" w:sz="0" w:space="0" w:color="auto"/>
            <w:left w:val="none" w:sz="0" w:space="0" w:color="auto"/>
            <w:bottom w:val="none" w:sz="0" w:space="0" w:color="auto"/>
            <w:right w:val="none" w:sz="0" w:space="0" w:color="auto"/>
          </w:divBdr>
        </w:div>
        <w:div w:id="1169522501">
          <w:marLeft w:val="480"/>
          <w:marRight w:val="0"/>
          <w:marTop w:val="0"/>
          <w:marBottom w:val="0"/>
          <w:divBdr>
            <w:top w:val="none" w:sz="0" w:space="0" w:color="auto"/>
            <w:left w:val="none" w:sz="0" w:space="0" w:color="auto"/>
            <w:bottom w:val="none" w:sz="0" w:space="0" w:color="auto"/>
            <w:right w:val="none" w:sz="0" w:space="0" w:color="auto"/>
          </w:divBdr>
        </w:div>
        <w:div w:id="1211500201">
          <w:marLeft w:val="480"/>
          <w:marRight w:val="0"/>
          <w:marTop w:val="0"/>
          <w:marBottom w:val="0"/>
          <w:divBdr>
            <w:top w:val="none" w:sz="0" w:space="0" w:color="auto"/>
            <w:left w:val="none" w:sz="0" w:space="0" w:color="auto"/>
            <w:bottom w:val="none" w:sz="0" w:space="0" w:color="auto"/>
            <w:right w:val="none" w:sz="0" w:space="0" w:color="auto"/>
          </w:divBdr>
        </w:div>
        <w:div w:id="1301032580">
          <w:marLeft w:val="480"/>
          <w:marRight w:val="0"/>
          <w:marTop w:val="0"/>
          <w:marBottom w:val="0"/>
          <w:divBdr>
            <w:top w:val="none" w:sz="0" w:space="0" w:color="auto"/>
            <w:left w:val="none" w:sz="0" w:space="0" w:color="auto"/>
            <w:bottom w:val="none" w:sz="0" w:space="0" w:color="auto"/>
            <w:right w:val="none" w:sz="0" w:space="0" w:color="auto"/>
          </w:divBdr>
        </w:div>
        <w:div w:id="1314601530">
          <w:marLeft w:val="480"/>
          <w:marRight w:val="0"/>
          <w:marTop w:val="0"/>
          <w:marBottom w:val="0"/>
          <w:divBdr>
            <w:top w:val="none" w:sz="0" w:space="0" w:color="auto"/>
            <w:left w:val="none" w:sz="0" w:space="0" w:color="auto"/>
            <w:bottom w:val="none" w:sz="0" w:space="0" w:color="auto"/>
            <w:right w:val="none" w:sz="0" w:space="0" w:color="auto"/>
          </w:divBdr>
        </w:div>
        <w:div w:id="1322005449">
          <w:marLeft w:val="480"/>
          <w:marRight w:val="0"/>
          <w:marTop w:val="0"/>
          <w:marBottom w:val="0"/>
          <w:divBdr>
            <w:top w:val="none" w:sz="0" w:space="0" w:color="auto"/>
            <w:left w:val="none" w:sz="0" w:space="0" w:color="auto"/>
            <w:bottom w:val="none" w:sz="0" w:space="0" w:color="auto"/>
            <w:right w:val="none" w:sz="0" w:space="0" w:color="auto"/>
          </w:divBdr>
        </w:div>
        <w:div w:id="1330982653">
          <w:marLeft w:val="480"/>
          <w:marRight w:val="0"/>
          <w:marTop w:val="0"/>
          <w:marBottom w:val="0"/>
          <w:divBdr>
            <w:top w:val="none" w:sz="0" w:space="0" w:color="auto"/>
            <w:left w:val="none" w:sz="0" w:space="0" w:color="auto"/>
            <w:bottom w:val="none" w:sz="0" w:space="0" w:color="auto"/>
            <w:right w:val="none" w:sz="0" w:space="0" w:color="auto"/>
          </w:divBdr>
        </w:div>
        <w:div w:id="1353335846">
          <w:marLeft w:val="480"/>
          <w:marRight w:val="0"/>
          <w:marTop w:val="0"/>
          <w:marBottom w:val="0"/>
          <w:divBdr>
            <w:top w:val="none" w:sz="0" w:space="0" w:color="auto"/>
            <w:left w:val="none" w:sz="0" w:space="0" w:color="auto"/>
            <w:bottom w:val="none" w:sz="0" w:space="0" w:color="auto"/>
            <w:right w:val="none" w:sz="0" w:space="0" w:color="auto"/>
          </w:divBdr>
        </w:div>
        <w:div w:id="1398163373">
          <w:marLeft w:val="480"/>
          <w:marRight w:val="0"/>
          <w:marTop w:val="0"/>
          <w:marBottom w:val="0"/>
          <w:divBdr>
            <w:top w:val="none" w:sz="0" w:space="0" w:color="auto"/>
            <w:left w:val="none" w:sz="0" w:space="0" w:color="auto"/>
            <w:bottom w:val="none" w:sz="0" w:space="0" w:color="auto"/>
            <w:right w:val="none" w:sz="0" w:space="0" w:color="auto"/>
          </w:divBdr>
        </w:div>
        <w:div w:id="1420910803">
          <w:marLeft w:val="480"/>
          <w:marRight w:val="0"/>
          <w:marTop w:val="0"/>
          <w:marBottom w:val="0"/>
          <w:divBdr>
            <w:top w:val="none" w:sz="0" w:space="0" w:color="auto"/>
            <w:left w:val="none" w:sz="0" w:space="0" w:color="auto"/>
            <w:bottom w:val="none" w:sz="0" w:space="0" w:color="auto"/>
            <w:right w:val="none" w:sz="0" w:space="0" w:color="auto"/>
          </w:divBdr>
        </w:div>
        <w:div w:id="1426463954">
          <w:marLeft w:val="480"/>
          <w:marRight w:val="0"/>
          <w:marTop w:val="0"/>
          <w:marBottom w:val="0"/>
          <w:divBdr>
            <w:top w:val="none" w:sz="0" w:space="0" w:color="auto"/>
            <w:left w:val="none" w:sz="0" w:space="0" w:color="auto"/>
            <w:bottom w:val="none" w:sz="0" w:space="0" w:color="auto"/>
            <w:right w:val="none" w:sz="0" w:space="0" w:color="auto"/>
          </w:divBdr>
        </w:div>
        <w:div w:id="1451050011">
          <w:marLeft w:val="480"/>
          <w:marRight w:val="0"/>
          <w:marTop w:val="0"/>
          <w:marBottom w:val="0"/>
          <w:divBdr>
            <w:top w:val="none" w:sz="0" w:space="0" w:color="auto"/>
            <w:left w:val="none" w:sz="0" w:space="0" w:color="auto"/>
            <w:bottom w:val="none" w:sz="0" w:space="0" w:color="auto"/>
            <w:right w:val="none" w:sz="0" w:space="0" w:color="auto"/>
          </w:divBdr>
        </w:div>
        <w:div w:id="1578511350">
          <w:marLeft w:val="480"/>
          <w:marRight w:val="0"/>
          <w:marTop w:val="0"/>
          <w:marBottom w:val="0"/>
          <w:divBdr>
            <w:top w:val="none" w:sz="0" w:space="0" w:color="auto"/>
            <w:left w:val="none" w:sz="0" w:space="0" w:color="auto"/>
            <w:bottom w:val="none" w:sz="0" w:space="0" w:color="auto"/>
            <w:right w:val="none" w:sz="0" w:space="0" w:color="auto"/>
          </w:divBdr>
        </w:div>
        <w:div w:id="1608997711">
          <w:marLeft w:val="480"/>
          <w:marRight w:val="0"/>
          <w:marTop w:val="0"/>
          <w:marBottom w:val="0"/>
          <w:divBdr>
            <w:top w:val="none" w:sz="0" w:space="0" w:color="auto"/>
            <w:left w:val="none" w:sz="0" w:space="0" w:color="auto"/>
            <w:bottom w:val="none" w:sz="0" w:space="0" w:color="auto"/>
            <w:right w:val="none" w:sz="0" w:space="0" w:color="auto"/>
          </w:divBdr>
        </w:div>
        <w:div w:id="1645619510">
          <w:marLeft w:val="480"/>
          <w:marRight w:val="0"/>
          <w:marTop w:val="0"/>
          <w:marBottom w:val="0"/>
          <w:divBdr>
            <w:top w:val="none" w:sz="0" w:space="0" w:color="auto"/>
            <w:left w:val="none" w:sz="0" w:space="0" w:color="auto"/>
            <w:bottom w:val="none" w:sz="0" w:space="0" w:color="auto"/>
            <w:right w:val="none" w:sz="0" w:space="0" w:color="auto"/>
          </w:divBdr>
        </w:div>
        <w:div w:id="1652977269">
          <w:marLeft w:val="480"/>
          <w:marRight w:val="0"/>
          <w:marTop w:val="0"/>
          <w:marBottom w:val="0"/>
          <w:divBdr>
            <w:top w:val="none" w:sz="0" w:space="0" w:color="auto"/>
            <w:left w:val="none" w:sz="0" w:space="0" w:color="auto"/>
            <w:bottom w:val="none" w:sz="0" w:space="0" w:color="auto"/>
            <w:right w:val="none" w:sz="0" w:space="0" w:color="auto"/>
          </w:divBdr>
        </w:div>
        <w:div w:id="1739550953">
          <w:marLeft w:val="480"/>
          <w:marRight w:val="0"/>
          <w:marTop w:val="0"/>
          <w:marBottom w:val="0"/>
          <w:divBdr>
            <w:top w:val="none" w:sz="0" w:space="0" w:color="auto"/>
            <w:left w:val="none" w:sz="0" w:space="0" w:color="auto"/>
            <w:bottom w:val="none" w:sz="0" w:space="0" w:color="auto"/>
            <w:right w:val="none" w:sz="0" w:space="0" w:color="auto"/>
          </w:divBdr>
        </w:div>
        <w:div w:id="1763456606">
          <w:marLeft w:val="480"/>
          <w:marRight w:val="0"/>
          <w:marTop w:val="0"/>
          <w:marBottom w:val="0"/>
          <w:divBdr>
            <w:top w:val="none" w:sz="0" w:space="0" w:color="auto"/>
            <w:left w:val="none" w:sz="0" w:space="0" w:color="auto"/>
            <w:bottom w:val="none" w:sz="0" w:space="0" w:color="auto"/>
            <w:right w:val="none" w:sz="0" w:space="0" w:color="auto"/>
          </w:divBdr>
        </w:div>
        <w:div w:id="2007050370">
          <w:marLeft w:val="480"/>
          <w:marRight w:val="0"/>
          <w:marTop w:val="0"/>
          <w:marBottom w:val="0"/>
          <w:divBdr>
            <w:top w:val="none" w:sz="0" w:space="0" w:color="auto"/>
            <w:left w:val="none" w:sz="0" w:space="0" w:color="auto"/>
            <w:bottom w:val="none" w:sz="0" w:space="0" w:color="auto"/>
            <w:right w:val="none" w:sz="0" w:space="0" w:color="auto"/>
          </w:divBdr>
        </w:div>
        <w:div w:id="2065178026">
          <w:marLeft w:val="480"/>
          <w:marRight w:val="0"/>
          <w:marTop w:val="0"/>
          <w:marBottom w:val="0"/>
          <w:divBdr>
            <w:top w:val="none" w:sz="0" w:space="0" w:color="auto"/>
            <w:left w:val="none" w:sz="0" w:space="0" w:color="auto"/>
            <w:bottom w:val="none" w:sz="0" w:space="0" w:color="auto"/>
            <w:right w:val="none" w:sz="0" w:space="0" w:color="auto"/>
          </w:divBdr>
        </w:div>
        <w:div w:id="2111391103">
          <w:marLeft w:val="480"/>
          <w:marRight w:val="0"/>
          <w:marTop w:val="0"/>
          <w:marBottom w:val="0"/>
          <w:divBdr>
            <w:top w:val="none" w:sz="0" w:space="0" w:color="auto"/>
            <w:left w:val="none" w:sz="0" w:space="0" w:color="auto"/>
            <w:bottom w:val="none" w:sz="0" w:space="0" w:color="auto"/>
            <w:right w:val="none" w:sz="0" w:space="0" w:color="auto"/>
          </w:divBdr>
        </w:div>
        <w:div w:id="2137335036">
          <w:marLeft w:val="480"/>
          <w:marRight w:val="0"/>
          <w:marTop w:val="0"/>
          <w:marBottom w:val="0"/>
          <w:divBdr>
            <w:top w:val="none" w:sz="0" w:space="0" w:color="auto"/>
            <w:left w:val="none" w:sz="0" w:space="0" w:color="auto"/>
            <w:bottom w:val="none" w:sz="0" w:space="0" w:color="auto"/>
            <w:right w:val="none" w:sz="0" w:space="0" w:color="auto"/>
          </w:divBdr>
        </w:div>
      </w:divsChild>
    </w:div>
    <w:div w:id="1250652977">
      <w:bodyDiv w:val="1"/>
      <w:marLeft w:val="0"/>
      <w:marRight w:val="0"/>
      <w:marTop w:val="0"/>
      <w:marBottom w:val="0"/>
      <w:divBdr>
        <w:top w:val="none" w:sz="0" w:space="0" w:color="auto"/>
        <w:left w:val="none" w:sz="0" w:space="0" w:color="auto"/>
        <w:bottom w:val="none" w:sz="0" w:space="0" w:color="auto"/>
        <w:right w:val="none" w:sz="0" w:space="0" w:color="auto"/>
      </w:divBdr>
    </w:div>
    <w:div w:id="1261719429">
      <w:bodyDiv w:val="1"/>
      <w:marLeft w:val="0"/>
      <w:marRight w:val="0"/>
      <w:marTop w:val="0"/>
      <w:marBottom w:val="0"/>
      <w:divBdr>
        <w:top w:val="none" w:sz="0" w:space="0" w:color="auto"/>
        <w:left w:val="none" w:sz="0" w:space="0" w:color="auto"/>
        <w:bottom w:val="none" w:sz="0" w:space="0" w:color="auto"/>
        <w:right w:val="none" w:sz="0" w:space="0" w:color="auto"/>
      </w:divBdr>
    </w:div>
    <w:div w:id="1264190344">
      <w:bodyDiv w:val="1"/>
      <w:marLeft w:val="0"/>
      <w:marRight w:val="0"/>
      <w:marTop w:val="0"/>
      <w:marBottom w:val="0"/>
      <w:divBdr>
        <w:top w:val="none" w:sz="0" w:space="0" w:color="auto"/>
        <w:left w:val="none" w:sz="0" w:space="0" w:color="auto"/>
        <w:bottom w:val="none" w:sz="0" w:space="0" w:color="auto"/>
        <w:right w:val="none" w:sz="0" w:space="0" w:color="auto"/>
      </w:divBdr>
      <w:divsChild>
        <w:div w:id="27340170">
          <w:marLeft w:val="480"/>
          <w:marRight w:val="0"/>
          <w:marTop w:val="0"/>
          <w:marBottom w:val="0"/>
          <w:divBdr>
            <w:top w:val="none" w:sz="0" w:space="0" w:color="auto"/>
            <w:left w:val="none" w:sz="0" w:space="0" w:color="auto"/>
            <w:bottom w:val="none" w:sz="0" w:space="0" w:color="auto"/>
            <w:right w:val="none" w:sz="0" w:space="0" w:color="auto"/>
          </w:divBdr>
        </w:div>
        <w:div w:id="228805843">
          <w:marLeft w:val="480"/>
          <w:marRight w:val="0"/>
          <w:marTop w:val="0"/>
          <w:marBottom w:val="0"/>
          <w:divBdr>
            <w:top w:val="none" w:sz="0" w:space="0" w:color="auto"/>
            <w:left w:val="none" w:sz="0" w:space="0" w:color="auto"/>
            <w:bottom w:val="none" w:sz="0" w:space="0" w:color="auto"/>
            <w:right w:val="none" w:sz="0" w:space="0" w:color="auto"/>
          </w:divBdr>
        </w:div>
        <w:div w:id="1423992033">
          <w:marLeft w:val="480"/>
          <w:marRight w:val="0"/>
          <w:marTop w:val="0"/>
          <w:marBottom w:val="0"/>
          <w:divBdr>
            <w:top w:val="none" w:sz="0" w:space="0" w:color="auto"/>
            <w:left w:val="none" w:sz="0" w:space="0" w:color="auto"/>
            <w:bottom w:val="none" w:sz="0" w:space="0" w:color="auto"/>
            <w:right w:val="none" w:sz="0" w:space="0" w:color="auto"/>
          </w:divBdr>
        </w:div>
        <w:div w:id="635719270">
          <w:marLeft w:val="480"/>
          <w:marRight w:val="0"/>
          <w:marTop w:val="0"/>
          <w:marBottom w:val="0"/>
          <w:divBdr>
            <w:top w:val="none" w:sz="0" w:space="0" w:color="auto"/>
            <w:left w:val="none" w:sz="0" w:space="0" w:color="auto"/>
            <w:bottom w:val="none" w:sz="0" w:space="0" w:color="auto"/>
            <w:right w:val="none" w:sz="0" w:space="0" w:color="auto"/>
          </w:divBdr>
        </w:div>
        <w:div w:id="1157307741">
          <w:marLeft w:val="480"/>
          <w:marRight w:val="0"/>
          <w:marTop w:val="0"/>
          <w:marBottom w:val="0"/>
          <w:divBdr>
            <w:top w:val="none" w:sz="0" w:space="0" w:color="auto"/>
            <w:left w:val="none" w:sz="0" w:space="0" w:color="auto"/>
            <w:bottom w:val="none" w:sz="0" w:space="0" w:color="auto"/>
            <w:right w:val="none" w:sz="0" w:space="0" w:color="auto"/>
          </w:divBdr>
        </w:div>
        <w:div w:id="160046059">
          <w:marLeft w:val="480"/>
          <w:marRight w:val="0"/>
          <w:marTop w:val="0"/>
          <w:marBottom w:val="0"/>
          <w:divBdr>
            <w:top w:val="none" w:sz="0" w:space="0" w:color="auto"/>
            <w:left w:val="none" w:sz="0" w:space="0" w:color="auto"/>
            <w:bottom w:val="none" w:sz="0" w:space="0" w:color="auto"/>
            <w:right w:val="none" w:sz="0" w:space="0" w:color="auto"/>
          </w:divBdr>
        </w:div>
        <w:div w:id="540482865">
          <w:marLeft w:val="480"/>
          <w:marRight w:val="0"/>
          <w:marTop w:val="0"/>
          <w:marBottom w:val="0"/>
          <w:divBdr>
            <w:top w:val="none" w:sz="0" w:space="0" w:color="auto"/>
            <w:left w:val="none" w:sz="0" w:space="0" w:color="auto"/>
            <w:bottom w:val="none" w:sz="0" w:space="0" w:color="auto"/>
            <w:right w:val="none" w:sz="0" w:space="0" w:color="auto"/>
          </w:divBdr>
        </w:div>
        <w:div w:id="1639333822">
          <w:marLeft w:val="480"/>
          <w:marRight w:val="0"/>
          <w:marTop w:val="0"/>
          <w:marBottom w:val="0"/>
          <w:divBdr>
            <w:top w:val="none" w:sz="0" w:space="0" w:color="auto"/>
            <w:left w:val="none" w:sz="0" w:space="0" w:color="auto"/>
            <w:bottom w:val="none" w:sz="0" w:space="0" w:color="auto"/>
            <w:right w:val="none" w:sz="0" w:space="0" w:color="auto"/>
          </w:divBdr>
        </w:div>
        <w:div w:id="2134713105">
          <w:marLeft w:val="480"/>
          <w:marRight w:val="0"/>
          <w:marTop w:val="0"/>
          <w:marBottom w:val="0"/>
          <w:divBdr>
            <w:top w:val="none" w:sz="0" w:space="0" w:color="auto"/>
            <w:left w:val="none" w:sz="0" w:space="0" w:color="auto"/>
            <w:bottom w:val="none" w:sz="0" w:space="0" w:color="auto"/>
            <w:right w:val="none" w:sz="0" w:space="0" w:color="auto"/>
          </w:divBdr>
        </w:div>
        <w:div w:id="1493793306">
          <w:marLeft w:val="480"/>
          <w:marRight w:val="0"/>
          <w:marTop w:val="0"/>
          <w:marBottom w:val="0"/>
          <w:divBdr>
            <w:top w:val="none" w:sz="0" w:space="0" w:color="auto"/>
            <w:left w:val="none" w:sz="0" w:space="0" w:color="auto"/>
            <w:bottom w:val="none" w:sz="0" w:space="0" w:color="auto"/>
            <w:right w:val="none" w:sz="0" w:space="0" w:color="auto"/>
          </w:divBdr>
        </w:div>
        <w:div w:id="1555122379">
          <w:marLeft w:val="480"/>
          <w:marRight w:val="0"/>
          <w:marTop w:val="0"/>
          <w:marBottom w:val="0"/>
          <w:divBdr>
            <w:top w:val="none" w:sz="0" w:space="0" w:color="auto"/>
            <w:left w:val="none" w:sz="0" w:space="0" w:color="auto"/>
            <w:bottom w:val="none" w:sz="0" w:space="0" w:color="auto"/>
            <w:right w:val="none" w:sz="0" w:space="0" w:color="auto"/>
          </w:divBdr>
        </w:div>
        <w:div w:id="682823589">
          <w:marLeft w:val="480"/>
          <w:marRight w:val="0"/>
          <w:marTop w:val="0"/>
          <w:marBottom w:val="0"/>
          <w:divBdr>
            <w:top w:val="none" w:sz="0" w:space="0" w:color="auto"/>
            <w:left w:val="none" w:sz="0" w:space="0" w:color="auto"/>
            <w:bottom w:val="none" w:sz="0" w:space="0" w:color="auto"/>
            <w:right w:val="none" w:sz="0" w:space="0" w:color="auto"/>
          </w:divBdr>
        </w:div>
        <w:div w:id="960914909">
          <w:marLeft w:val="480"/>
          <w:marRight w:val="0"/>
          <w:marTop w:val="0"/>
          <w:marBottom w:val="0"/>
          <w:divBdr>
            <w:top w:val="none" w:sz="0" w:space="0" w:color="auto"/>
            <w:left w:val="none" w:sz="0" w:space="0" w:color="auto"/>
            <w:bottom w:val="none" w:sz="0" w:space="0" w:color="auto"/>
            <w:right w:val="none" w:sz="0" w:space="0" w:color="auto"/>
          </w:divBdr>
        </w:div>
        <w:div w:id="81340248">
          <w:marLeft w:val="480"/>
          <w:marRight w:val="0"/>
          <w:marTop w:val="0"/>
          <w:marBottom w:val="0"/>
          <w:divBdr>
            <w:top w:val="none" w:sz="0" w:space="0" w:color="auto"/>
            <w:left w:val="none" w:sz="0" w:space="0" w:color="auto"/>
            <w:bottom w:val="none" w:sz="0" w:space="0" w:color="auto"/>
            <w:right w:val="none" w:sz="0" w:space="0" w:color="auto"/>
          </w:divBdr>
        </w:div>
        <w:div w:id="1839734197">
          <w:marLeft w:val="480"/>
          <w:marRight w:val="0"/>
          <w:marTop w:val="0"/>
          <w:marBottom w:val="0"/>
          <w:divBdr>
            <w:top w:val="none" w:sz="0" w:space="0" w:color="auto"/>
            <w:left w:val="none" w:sz="0" w:space="0" w:color="auto"/>
            <w:bottom w:val="none" w:sz="0" w:space="0" w:color="auto"/>
            <w:right w:val="none" w:sz="0" w:space="0" w:color="auto"/>
          </w:divBdr>
        </w:div>
        <w:div w:id="729765307">
          <w:marLeft w:val="480"/>
          <w:marRight w:val="0"/>
          <w:marTop w:val="0"/>
          <w:marBottom w:val="0"/>
          <w:divBdr>
            <w:top w:val="none" w:sz="0" w:space="0" w:color="auto"/>
            <w:left w:val="none" w:sz="0" w:space="0" w:color="auto"/>
            <w:bottom w:val="none" w:sz="0" w:space="0" w:color="auto"/>
            <w:right w:val="none" w:sz="0" w:space="0" w:color="auto"/>
          </w:divBdr>
        </w:div>
        <w:div w:id="260139916">
          <w:marLeft w:val="480"/>
          <w:marRight w:val="0"/>
          <w:marTop w:val="0"/>
          <w:marBottom w:val="0"/>
          <w:divBdr>
            <w:top w:val="none" w:sz="0" w:space="0" w:color="auto"/>
            <w:left w:val="none" w:sz="0" w:space="0" w:color="auto"/>
            <w:bottom w:val="none" w:sz="0" w:space="0" w:color="auto"/>
            <w:right w:val="none" w:sz="0" w:space="0" w:color="auto"/>
          </w:divBdr>
        </w:div>
        <w:div w:id="1996565047">
          <w:marLeft w:val="480"/>
          <w:marRight w:val="0"/>
          <w:marTop w:val="0"/>
          <w:marBottom w:val="0"/>
          <w:divBdr>
            <w:top w:val="none" w:sz="0" w:space="0" w:color="auto"/>
            <w:left w:val="none" w:sz="0" w:space="0" w:color="auto"/>
            <w:bottom w:val="none" w:sz="0" w:space="0" w:color="auto"/>
            <w:right w:val="none" w:sz="0" w:space="0" w:color="auto"/>
          </w:divBdr>
        </w:div>
        <w:div w:id="240528592">
          <w:marLeft w:val="480"/>
          <w:marRight w:val="0"/>
          <w:marTop w:val="0"/>
          <w:marBottom w:val="0"/>
          <w:divBdr>
            <w:top w:val="none" w:sz="0" w:space="0" w:color="auto"/>
            <w:left w:val="none" w:sz="0" w:space="0" w:color="auto"/>
            <w:bottom w:val="none" w:sz="0" w:space="0" w:color="auto"/>
            <w:right w:val="none" w:sz="0" w:space="0" w:color="auto"/>
          </w:divBdr>
        </w:div>
        <w:div w:id="1274898961">
          <w:marLeft w:val="480"/>
          <w:marRight w:val="0"/>
          <w:marTop w:val="0"/>
          <w:marBottom w:val="0"/>
          <w:divBdr>
            <w:top w:val="none" w:sz="0" w:space="0" w:color="auto"/>
            <w:left w:val="none" w:sz="0" w:space="0" w:color="auto"/>
            <w:bottom w:val="none" w:sz="0" w:space="0" w:color="auto"/>
            <w:right w:val="none" w:sz="0" w:space="0" w:color="auto"/>
          </w:divBdr>
        </w:div>
        <w:div w:id="1019626458">
          <w:marLeft w:val="480"/>
          <w:marRight w:val="0"/>
          <w:marTop w:val="0"/>
          <w:marBottom w:val="0"/>
          <w:divBdr>
            <w:top w:val="none" w:sz="0" w:space="0" w:color="auto"/>
            <w:left w:val="none" w:sz="0" w:space="0" w:color="auto"/>
            <w:bottom w:val="none" w:sz="0" w:space="0" w:color="auto"/>
            <w:right w:val="none" w:sz="0" w:space="0" w:color="auto"/>
          </w:divBdr>
        </w:div>
        <w:div w:id="673144377">
          <w:marLeft w:val="480"/>
          <w:marRight w:val="0"/>
          <w:marTop w:val="0"/>
          <w:marBottom w:val="0"/>
          <w:divBdr>
            <w:top w:val="none" w:sz="0" w:space="0" w:color="auto"/>
            <w:left w:val="none" w:sz="0" w:space="0" w:color="auto"/>
            <w:bottom w:val="none" w:sz="0" w:space="0" w:color="auto"/>
            <w:right w:val="none" w:sz="0" w:space="0" w:color="auto"/>
          </w:divBdr>
        </w:div>
        <w:div w:id="1242788103">
          <w:marLeft w:val="480"/>
          <w:marRight w:val="0"/>
          <w:marTop w:val="0"/>
          <w:marBottom w:val="0"/>
          <w:divBdr>
            <w:top w:val="none" w:sz="0" w:space="0" w:color="auto"/>
            <w:left w:val="none" w:sz="0" w:space="0" w:color="auto"/>
            <w:bottom w:val="none" w:sz="0" w:space="0" w:color="auto"/>
            <w:right w:val="none" w:sz="0" w:space="0" w:color="auto"/>
          </w:divBdr>
        </w:div>
        <w:div w:id="1235504443">
          <w:marLeft w:val="480"/>
          <w:marRight w:val="0"/>
          <w:marTop w:val="0"/>
          <w:marBottom w:val="0"/>
          <w:divBdr>
            <w:top w:val="none" w:sz="0" w:space="0" w:color="auto"/>
            <w:left w:val="none" w:sz="0" w:space="0" w:color="auto"/>
            <w:bottom w:val="none" w:sz="0" w:space="0" w:color="auto"/>
            <w:right w:val="none" w:sz="0" w:space="0" w:color="auto"/>
          </w:divBdr>
        </w:div>
        <w:div w:id="1673605003">
          <w:marLeft w:val="480"/>
          <w:marRight w:val="0"/>
          <w:marTop w:val="0"/>
          <w:marBottom w:val="0"/>
          <w:divBdr>
            <w:top w:val="none" w:sz="0" w:space="0" w:color="auto"/>
            <w:left w:val="none" w:sz="0" w:space="0" w:color="auto"/>
            <w:bottom w:val="none" w:sz="0" w:space="0" w:color="auto"/>
            <w:right w:val="none" w:sz="0" w:space="0" w:color="auto"/>
          </w:divBdr>
        </w:div>
        <w:div w:id="210725133">
          <w:marLeft w:val="480"/>
          <w:marRight w:val="0"/>
          <w:marTop w:val="0"/>
          <w:marBottom w:val="0"/>
          <w:divBdr>
            <w:top w:val="none" w:sz="0" w:space="0" w:color="auto"/>
            <w:left w:val="none" w:sz="0" w:space="0" w:color="auto"/>
            <w:bottom w:val="none" w:sz="0" w:space="0" w:color="auto"/>
            <w:right w:val="none" w:sz="0" w:space="0" w:color="auto"/>
          </w:divBdr>
        </w:div>
        <w:div w:id="1224827749">
          <w:marLeft w:val="480"/>
          <w:marRight w:val="0"/>
          <w:marTop w:val="0"/>
          <w:marBottom w:val="0"/>
          <w:divBdr>
            <w:top w:val="none" w:sz="0" w:space="0" w:color="auto"/>
            <w:left w:val="none" w:sz="0" w:space="0" w:color="auto"/>
            <w:bottom w:val="none" w:sz="0" w:space="0" w:color="auto"/>
            <w:right w:val="none" w:sz="0" w:space="0" w:color="auto"/>
          </w:divBdr>
        </w:div>
        <w:div w:id="1074469815">
          <w:marLeft w:val="480"/>
          <w:marRight w:val="0"/>
          <w:marTop w:val="0"/>
          <w:marBottom w:val="0"/>
          <w:divBdr>
            <w:top w:val="none" w:sz="0" w:space="0" w:color="auto"/>
            <w:left w:val="none" w:sz="0" w:space="0" w:color="auto"/>
            <w:bottom w:val="none" w:sz="0" w:space="0" w:color="auto"/>
            <w:right w:val="none" w:sz="0" w:space="0" w:color="auto"/>
          </w:divBdr>
        </w:div>
        <w:div w:id="1119446676">
          <w:marLeft w:val="480"/>
          <w:marRight w:val="0"/>
          <w:marTop w:val="0"/>
          <w:marBottom w:val="0"/>
          <w:divBdr>
            <w:top w:val="none" w:sz="0" w:space="0" w:color="auto"/>
            <w:left w:val="none" w:sz="0" w:space="0" w:color="auto"/>
            <w:bottom w:val="none" w:sz="0" w:space="0" w:color="auto"/>
            <w:right w:val="none" w:sz="0" w:space="0" w:color="auto"/>
          </w:divBdr>
        </w:div>
        <w:div w:id="1563254037">
          <w:marLeft w:val="480"/>
          <w:marRight w:val="0"/>
          <w:marTop w:val="0"/>
          <w:marBottom w:val="0"/>
          <w:divBdr>
            <w:top w:val="none" w:sz="0" w:space="0" w:color="auto"/>
            <w:left w:val="none" w:sz="0" w:space="0" w:color="auto"/>
            <w:bottom w:val="none" w:sz="0" w:space="0" w:color="auto"/>
            <w:right w:val="none" w:sz="0" w:space="0" w:color="auto"/>
          </w:divBdr>
        </w:div>
        <w:div w:id="115636256">
          <w:marLeft w:val="480"/>
          <w:marRight w:val="0"/>
          <w:marTop w:val="0"/>
          <w:marBottom w:val="0"/>
          <w:divBdr>
            <w:top w:val="none" w:sz="0" w:space="0" w:color="auto"/>
            <w:left w:val="none" w:sz="0" w:space="0" w:color="auto"/>
            <w:bottom w:val="none" w:sz="0" w:space="0" w:color="auto"/>
            <w:right w:val="none" w:sz="0" w:space="0" w:color="auto"/>
          </w:divBdr>
        </w:div>
        <w:div w:id="240022700">
          <w:marLeft w:val="480"/>
          <w:marRight w:val="0"/>
          <w:marTop w:val="0"/>
          <w:marBottom w:val="0"/>
          <w:divBdr>
            <w:top w:val="none" w:sz="0" w:space="0" w:color="auto"/>
            <w:left w:val="none" w:sz="0" w:space="0" w:color="auto"/>
            <w:bottom w:val="none" w:sz="0" w:space="0" w:color="auto"/>
            <w:right w:val="none" w:sz="0" w:space="0" w:color="auto"/>
          </w:divBdr>
        </w:div>
        <w:div w:id="358556958">
          <w:marLeft w:val="480"/>
          <w:marRight w:val="0"/>
          <w:marTop w:val="0"/>
          <w:marBottom w:val="0"/>
          <w:divBdr>
            <w:top w:val="none" w:sz="0" w:space="0" w:color="auto"/>
            <w:left w:val="none" w:sz="0" w:space="0" w:color="auto"/>
            <w:bottom w:val="none" w:sz="0" w:space="0" w:color="auto"/>
            <w:right w:val="none" w:sz="0" w:space="0" w:color="auto"/>
          </w:divBdr>
        </w:div>
        <w:div w:id="2040816746">
          <w:marLeft w:val="480"/>
          <w:marRight w:val="0"/>
          <w:marTop w:val="0"/>
          <w:marBottom w:val="0"/>
          <w:divBdr>
            <w:top w:val="none" w:sz="0" w:space="0" w:color="auto"/>
            <w:left w:val="none" w:sz="0" w:space="0" w:color="auto"/>
            <w:bottom w:val="none" w:sz="0" w:space="0" w:color="auto"/>
            <w:right w:val="none" w:sz="0" w:space="0" w:color="auto"/>
          </w:divBdr>
        </w:div>
        <w:div w:id="1502355332">
          <w:marLeft w:val="480"/>
          <w:marRight w:val="0"/>
          <w:marTop w:val="0"/>
          <w:marBottom w:val="0"/>
          <w:divBdr>
            <w:top w:val="none" w:sz="0" w:space="0" w:color="auto"/>
            <w:left w:val="none" w:sz="0" w:space="0" w:color="auto"/>
            <w:bottom w:val="none" w:sz="0" w:space="0" w:color="auto"/>
            <w:right w:val="none" w:sz="0" w:space="0" w:color="auto"/>
          </w:divBdr>
        </w:div>
        <w:div w:id="531844987">
          <w:marLeft w:val="480"/>
          <w:marRight w:val="0"/>
          <w:marTop w:val="0"/>
          <w:marBottom w:val="0"/>
          <w:divBdr>
            <w:top w:val="none" w:sz="0" w:space="0" w:color="auto"/>
            <w:left w:val="none" w:sz="0" w:space="0" w:color="auto"/>
            <w:bottom w:val="none" w:sz="0" w:space="0" w:color="auto"/>
            <w:right w:val="none" w:sz="0" w:space="0" w:color="auto"/>
          </w:divBdr>
        </w:div>
        <w:div w:id="1019890599">
          <w:marLeft w:val="480"/>
          <w:marRight w:val="0"/>
          <w:marTop w:val="0"/>
          <w:marBottom w:val="0"/>
          <w:divBdr>
            <w:top w:val="none" w:sz="0" w:space="0" w:color="auto"/>
            <w:left w:val="none" w:sz="0" w:space="0" w:color="auto"/>
            <w:bottom w:val="none" w:sz="0" w:space="0" w:color="auto"/>
            <w:right w:val="none" w:sz="0" w:space="0" w:color="auto"/>
          </w:divBdr>
        </w:div>
        <w:div w:id="1490290086">
          <w:marLeft w:val="480"/>
          <w:marRight w:val="0"/>
          <w:marTop w:val="0"/>
          <w:marBottom w:val="0"/>
          <w:divBdr>
            <w:top w:val="none" w:sz="0" w:space="0" w:color="auto"/>
            <w:left w:val="none" w:sz="0" w:space="0" w:color="auto"/>
            <w:bottom w:val="none" w:sz="0" w:space="0" w:color="auto"/>
            <w:right w:val="none" w:sz="0" w:space="0" w:color="auto"/>
          </w:divBdr>
        </w:div>
        <w:div w:id="1005979518">
          <w:marLeft w:val="480"/>
          <w:marRight w:val="0"/>
          <w:marTop w:val="0"/>
          <w:marBottom w:val="0"/>
          <w:divBdr>
            <w:top w:val="none" w:sz="0" w:space="0" w:color="auto"/>
            <w:left w:val="none" w:sz="0" w:space="0" w:color="auto"/>
            <w:bottom w:val="none" w:sz="0" w:space="0" w:color="auto"/>
            <w:right w:val="none" w:sz="0" w:space="0" w:color="auto"/>
          </w:divBdr>
        </w:div>
        <w:div w:id="1906837605">
          <w:marLeft w:val="480"/>
          <w:marRight w:val="0"/>
          <w:marTop w:val="0"/>
          <w:marBottom w:val="0"/>
          <w:divBdr>
            <w:top w:val="none" w:sz="0" w:space="0" w:color="auto"/>
            <w:left w:val="none" w:sz="0" w:space="0" w:color="auto"/>
            <w:bottom w:val="none" w:sz="0" w:space="0" w:color="auto"/>
            <w:right w:val="none" w:sz="0" w:space="0" w:color="auto"/>
          </w:divBdr>
        </w:div>
        <w:div w:id="200558201">
          <w:marLeft w:val="480"/>
          <w:marRight w:val="0"/>
          <w:marTop w:val="0"/>
          <w:marBottom w:val="0"/>
          <w:divBdr>
            <w:top w:val="none" w:sz="0" w:space="0" w:color="auto"/>
            <w:left w:val="none" w:sz="0" w:space="0" w:color="auto"/>
            <w:bottom w:val="none" w:sz="0" w:space="0" w:color="auto"/>
            <w:right w:val="none" w:sz="0" w:space="0" w:color="auto"/>
          </w:divBdr>
        </w:div>
        <w:div w:id="646934602">
          <w:marLeft w:val="480"/>
          <w:marRight w:val="0"/>
          <w:marTop w:val="0"/>
          <w:marBottom w:val="0"/>
          <w:divBdr>
            <w:top w:val="none" w:sz="0" w:space="0" w:color="auto"/>
            <w:left w:val="none" w:sz="0" w:space="0" w:color="auto"/>
            <w:bottom w:val="none" w:sz="0" w:space="0" w:color="auto"/>
            <w:right w:val="none" w:sz="0" w:space="0" w:color="auto"/>
          </w:divBdr>
        </w:div>
        <w:div w:id="2050835226">
          <w:marLeft w:val="480"/>
          <w:marRight w:val="0"/>
          <w:marTop w:val="0"/>
          <w:marBottom w:val="0"/>
          <w:divBdr>
            <w:top w:val="none" w:sz="0" w:space="0" w:color="auto"/>
            <w:left w:val="none" w:sz="0" w:space="0" w:color="auto"/>
            <w:bottom w:val="none" w:sz="0" w:space="0" w:color="auto"/>
            <w:right w:val="none" w:sz="0" w:space="0" w:color="auto"/>
          </w:divBdr>
        </w:div>
        <w:div w:id="1613127467">
          <w:marLeft w:val="480"/>
          <w:marRight w:val="0"/>
          <w:marTop w:val="0"/>
          <w:marBottom w:val="0"/>
          <w:divBdr>
            <w:top w:val="none" w:sz="0" w:space="0" w:color="auto"/>
            <w:left w:val="none" w:sz="0" w:space="0" w:color="auto"/>
            <w:bottom w:val="none" w:sz="0" w:space="0" w:color="auto"/>
            <w:right w:val="none" w:sz="0" w:space="0" w:color="auto"/>
          </w:divBdr>
        </w:div>
        <w:div w:id="436413618">
          <w:marLeft w:val="480"/>
          <w:marRight w:val="0"/>
          <w:marTop w:val="0"/>
          <w:marBottom w:val="0"/>
          <w:divBdr>
            <w:top w:val="none" w:sz="0" w:space="0" w:color="auto"/>
            <w:left w:val="none" w:sz="0" w:space="0" w:color="auto"/>
            <w:bottom w:val="none" w:sz="0" w:space="0" w:color="auto"/>
            <w:right w:val="none" w:sz="0" w:space="0" w:color="auto"/>
          </w:divBdr>
        </w:div>
        <w:div w:id="1544247189">
          <w:marLeft w:val="480"/>
          <w:marRight w:val="0"/>
          <w:marTop w:val="0"/>
          <w:marBottom w:val="0"/>
          <w:divBdr>
            <w:top w:val="none" w:sz="0" w:space="0" w:color="auto"/>
            <w:left w:val="none" w:sz="0" w:space="0" w:color="auto"/>
            <w:bottom w:val="none" w:sz="0" w:space="0" w:color="auto"/>
            <w:right w:val="none" w:sz="0" w:space="0" w:color="auto"/>
          </w:divBdr>
        </w:div>
        <w:div w:id="309485808">
          <w:marLeft w:val="480"/>
          <w:marRight w:val="0"/>
          <w:marTop w:val="0"/>
          <w:marBottom w:val="0"/>
          <w:divBdr>
            <w:top w:val="none" w:sz="0" w:space="0" w:color="auto"/>
            <w:left w:val="none" w:sz="0" w:space="0" w:color="auto"/>
            <w:bottom w:val="none" w:sz="0" w:space="0" w:color="auto"/>
            <w:right w:val="none" w:sz="0" w:space="0" w:color="auto"/>
          </w:divBdr>
        </w:div>
        <w:div w:id="1868831690">
          <w:marLeft w:val="480"/>
          <w:marRight w:val="0"/>
          <w:marTop w:val="0"/>
          <w:marBottom w:val="0"/>
          <w:divBdr>
            <w:top w:val="none" w:sz="0" w:space="0" w:color="auto"/>
            <w:left w:val="none" w:sz="0" w:space="0" w:color="auto"/>
            <w:bottom w:val="none" w:sz="0" w:space="0" w:color="auto"/>
            <w:right w:val="none" w:sz="0" w:space="0" w:color="auto"/>
          </w:divBdr>
        </w:div>
        <w:div w:id="564414509">
          <w:marLeft w:val="480"/>
          <w:marRight w:val="0"/>
          <w:marTop w:val="0"/>
          <w:marBottom w:val="0"/>
          <w:divBdr>
            <w:top w:val="none" w:sz="0" w:space="0" w:color="auto"/>
            <w:left w:val="none" w:sz="0" w:space="0" w:color="auto"/>
            <w:bottom w:val="none" w:sz="0" w:space="0" w:color="auto"/>
            <w:right w:val="none" w:sz="0" w:space="0" w:color="auto"/>
          </w:divBdr>
        </w:div>
        <w:div w:id="228078304">
          <w:marLeft w:val="480"/>
          <w:marRight w:val="0"/>
          <w:marTop w:val="0"/>
          <w:marBottom w:val="0"/>
          <w:divBdr>
            <w:top w:val="none" w:sz="0" w:space="0" w:color="auto"/>
            <w:left w:val="none" w:sz="0" w:space="0" w:color="auto"/>
            <w:bottom w:val="none" w:sz="0" w:space="0" w:color="auto"/>
            <w:right w:val="none" w:sz="0" w:space="0" w:color="auto"/>
          </w:divBdr>
        </w:div>
        <w:div w:id="1606645907">
          <w:marLeft w:val="480"/>
          <w:marRight w:val="0"/>
          <w:marTop w:val="0"/>
          <w:marBottom w:val="0"/>
          <w:divBdr>
            <w:top w:val="none" w:sz="0" w:space="0" w:color="auto"/>
            <w:left w:val="none" w:sz="0" w:space="0" w:color="auto"/>
            <w:bottom w:val="none" w:sz="0" w:space="0" w:color="auto"/>
            <w:right w:val="none" w:sz="0" w:space="0" w:color="auto"/>
          </w:divBdr>
        </w:div>
        <w:div w:id="960456863">
          <w:marLeft w:val="480"/>
          <w:marRight w:val="0"/>
          <w:marTop w:val="0"/>
          <w:marBottom w:val="0"/>
          <w:divBdr>
            <w:top w:val="none" w:sz="0" w:space="0" w:color="auto"/>
            <w:left w:val="none" w:sz="0" w:space="0" w:color="auto"/>
            <w:bottom w:val="none" w:sz="0" w:space="0" w:color="auto"/>
            <w:right w:val="none" w:sz="0" w:space="0" w:color="auto"/>
          </w:divBdr>
        </w:div>
        <w:div w:id="861894343">
          <w:marLeft w:val="480"/>
          <w:marRight w:val="0"/>
          <w:marTop w:val="0"/>
          <w:marBottom w:val="0"/>
          <w:divBdr>
            <w:top w:val="none" w:sz="0" w:space="0" w:color="auto"/>
            <w:left w:val="none" w:sz="0" w:space="0" w:color="auto"/>
            <w:bottom w:val="none" w:sz="0" w:space="0" w:color="auto"/>
            <w:right w:val="none" w:sz="0" w:space="0" w:color="auto"/>
          </w:divBdr>
        </w:div>
      </w:divsChild>
    </w:div>
    <w:div w:id="1264341899">
      <w:bodyDiv w:val="1"/>
      <w:marLeft w:val="0"/>
      <w:marRight w:val="0"/>
      <w:marTop w:val="0"/>
      <w:marBottom w:val="0"/>
      <w:divBdr>
        <w:top w:val="none" w:sz="0" w:space="0" w:color="auto"/>
        <w:left w:val="none" w:sz="0" w:space="0" w:color="auto"/>
        <w:bottom w:val="none" w:sz="0" w:space="0" w:color="auto"/>
        <w:right w:val="none" w:sz="0" w:space="0" w:color="auto"/>
      </w:divBdr>
      <w:divsChild>
        <w:div w:id="7492797">
          <w:marLeft w:val="480"/>
          <w:marRight w:val="0"/>
          <w:marTop w:val="0"/>
          <w:marBottom w:val="0"/>
          <w:divBdr>
            <w:top w:val="none" w:sz="0" w:space="0" w:color="auto"/>
            <w:left w:val="none" w:sz="0" w:space="0" w:color="auto"/>
            <w:bottom w:val="none" w:sz="0" w:space="0" w:color="auto"/>
            <w:right w:val="none" w:sz="0" w:space="0" w:color="auto"/>
          </w:divBdr>
        </w:div>
        <w:div w:id="90853984">
          <w:marLeft w:val="480"/>
          <w:marRight w:val="0"/>
          <w:marTop w:val="0"/>
          <w:marBottom w:val="0"/>
          <w:divBdr>
            <w:top w:val="none" w:sz="0" w:space="0" w:color="auto"/>
            <w:left w:val="none" w:sz="0" w:space="0" w:color="auto"/>
            <w:bottom w:val="none" w:sz="0" w:space="0" w:color="auto"/>
            <w:right w:val="none" w:sz="0" w:space="0" w:color="auto"/>
          </w:divBdr>
        </w:div>
        <w:div w:id="128675270">
          <w:marLeft w:val="480"/>
          <w:marRight w:val="0"/>
          <w:marTop w:val="0"/>
          <w:marBottom w:val="0"/>
          <w:divBdr>
            <w:top w:val="none" w:sz="0" w:space="0" w:color="auto"/>
            <w:left w:val="none" w:sz="0" w:space="0" w:color="auto"/>
            <w:bottom w:val="none" w:sz="0" w:space="0" w:color="auto"/>
            <w:right w:val="none" w:sz="0" w:space="0" w:color="auto"/>
          </w:divBdr>
        </w:div>
        <w:div w:id="166676602">
          <w:marLeft w:val="480"/>
          <w:marRight w:val="0"/>
          <w:marTop w:val="0"/>
          <w:marBottom w:val="0"/>
          <w:divBdr>
            <w:top w:val="none" w:sz="0" w:space="0" w:color="auto"/>
            <w:left w:val="none" w:sz="0" w:space="0" w:color="auto"/>
            <w:bottom w:val="none" w:sz="0" w:space="0" w:color="auto"/>
            <w:right w:val="none" w:sz="0" w:space="0" w:color="auto"/>
          </w:divBdr>
        </w:div>
        <w:div w:id="186531923">
          <w:marLeft w:val="480"/>
          <w:marRight w:val="0"/>
          <w:marTop w:val="0"/>
          <w:marBottom w:val="0"/>
          <w:divBdr>
            <w:top w:val="none" w:sz="0" w:space="0" w:color="auto"/>
            <w:left w:val="none" w:sz="0" w:space="0" w:color="auto"/>
            <w:bottom w:val="none" w:sz="0" w:space="0" w:color="auto"/>
            <w:right w:val="none" w:sz="0" w:space="0" w:color="auto"/>
          </w:divBdr>
        </w:div>
        <w:div w:id="233012085">
          <w:marLeft w:val="480"/>
          <w:marRight w:val="0"/>
          <w:marTop w:val="0"/>
          <w:marBottom w:val="0"/>
          <w:divBdr>
            <w:top w:val="none" w:sz="0" w:space="0" w:color="auto"/>
            <w:left w:val="none" w:sz="0" w:space="0" w:color="auto"/>
            <w:bottom w:val="none" w:sz="0" w:space="0" w:color="auto"/>
            <w:right w:val="none" w:sz="0" w:space="0" w:color="auto"/>
          </w:divBdr>
        </w:div>
        <w:div w:id="297732696">
          <w:marLeft w:val="480"/>
          <w:marRight w:val="0"/>
          <w:marTop w:val="0"/>
          <w:marBottom w:val="0"/>
          <w:divBdr>
            <w:top w:val="none" w:sz="0" w:space="0" w:color="auto"/>
            <w:left w:val="none" w:sz="0" w:space="0" w:color="auto"/>
            <w:bottom w:val="none" w:sz="0" w:space="0" w:color="auto"/>
            <w:right w:val="none" w:sz="0" w:space="0" w:color="auto"/>
          </w:divBdr>
        </w:div>
        <w:div w:id="304166347">
          <w:marLeft w:val="480"/>
          <w:marRight w:val="0"/>
          <w:marTop w:val="0"/>
          <w:marBottom w:val="0"/>
          <w:divBdr>
            <w:top w:val="none" w:sz="0" w:space="0" w:color="auto"/>
            <w:left w:val="none" w:sz="0" w:space="0" w:color="auto"/>
            <w:bottom w:val="none" w:sz="0" w:space="0" w:color="auto"/>
            <w:right w:val="none" w:sz="0" w:space="0" w:color="auto"/>
          </w:divBdr>
        </w:div>
        <w:div w:id="312413073">
          <w:marLeft w:val="480"/>
          <w:marRight w:val="0"/>
          <w:marTop w:val="0"/>
          <w:marBottom w:val="0"/>
          <w:divBdr>
            <w:top w:val="none" w:sz="0" w:space="0" w:color="auto"/>
            <w:left w:val="none" w:sz="0" w:space="0" w:color="auto"/>
            <w:bottom w:val="none" w:sz="0" w:space="0" w:color="auto"/>
            <w:right w:val="none" w:sz="0" w:space="0" w:color="auto"/>
          </w:divBdr>
        </w:div>
        <w:div w:id="355931898">
          <w:marLeft w:val="480"/>
          <w:marRight w:val="0"/>
          <w:marTop w:val="0"/>
          <w:marBottom w:val="0"/>
          <w:divBdr>
            <w:top w:val="none" w:sz="0" w:space="0" w:color="auto"/>
            <w:left w:val="none" w:sz="0" w:space="0" w:color="auto"/>
            <w:bottom w:val="none" w:sz="0" w:space="0" w:color="auto"/>
            <w:right w:val="none" w:sz="0" w:space="0" w:color="auto"/>
          </w:divBdr>
        </w:div>
        <w:div w:id="367409973">
          <w:marLeft w:val="480"/>
          <w:marRight w:val="0"/>
          <w:marTop w:val="0"/>
          <w:marBottom w:val="0"/>
          <w:divBdr>
            <w:top w:val="none" w:sz="0" w:space="0" w:color="auto"/>
            <w:left w:val="none" w:sz="0" w:space="0" w:color="auto"/>
            <w:bottom w:val="none" w:sz="0" w:space="0" w:color="auto"/>
            <w:right w:val="none" w:sz="0" w:space="0" w:color="auto"/>
          </w:divBdr>
        </w:div>
        <w:div w:id="405691509">
          <w:marLeft w:val="480"/>
          <w:marRight w:val="0"/>
          <w:marTop w:val="0"/>
          <w:marBottom w:val="0"/>
          <w:divBdr>
            <w:top w:val="none" w:sz="0" w:space="0" w:color="auto"/>
            <w:left w:val="none" w:sz="0" w:space="0" w:color="auto"/>
            <w:bottom w:val="none" w:sz="0" w:space="0" w:color="auto"/>
            <w:right w:val="none" w:sz="0" w:space="0" w:color="auto"/>
          </w:divBdr>
        </w:div>
        <w:div w:id="410933631">
          <w:marLeft w:val="480"/>
          <w:marRight w:val="0"/>
          <w:marTop w:val="0"/>
          <w:marBottom w:val="0"/>
          <w:divBdr>
            <w:top w:val="none" w:sz="0" w:space="0" w:color="auto"/>
            <w:left w:val="none" w:sz="0" w:space="0" w:color="auto"/>
            <w:bottom w:val="none" w:sz="0" w:space="0" w:color="auto"/>
            <w:right w:val="none" w:sz="0" w:space="0" w:color="auto"/>
          </w:divBdr>
        </w:div>
        <w:div w:id="438529012">
          <w:marLeft w:val="480"/>
          <w:marRight w:val="0"/>
          <w:marTop w:val="0"/>
          <w:marBottom w:val="0"/>
          <w:divBdr>
            <w:top w:val="none" w:sz="0" w:space="0" w:color="auto"/>
            <w:left w:val="none" w:sz="0" w:space="0" w:color="auto"/>
            <w:bottom w:val="none" w:sz="0" w:space="0" w:color="auto"/>
            <w:right w:val="none" w:sz="0" w:space="0" w:color="auto"/>
          </w:divBdr>
        </w:div>
        <w:div w:id="469254498">
          <w:marLeft w:val="480"/>
          <w:marRight w:val="0"/>
          <w:marTop w:val="0"/>
          <w:marBottom w:val="0"/>
          <w:divBdr>
            <w:top w:val="none" w:sz="0" w:space="0" w:color="auto"/>
            <w:left w:val="none" w:sz="0" w:space="0" w:color="auto"/>
            <w:bottom w:val="none" w:sz="0" w:space="0" w:color="auto"/>
            <w:right w:val="none" w:sz="0" w:space="0" w:color="auto"/>
          </w:divBdr>
        </w:div>
        <w:div w:id="469709155">
          <w:marLeft w:val="480"/>
          <w:marRight w:val="0"/>
          <w:marTop w:val="0"/>
          <w:marBottom w:val="0"/>
          <w:divBdr>
            <w:top w:val="none" w:sz="0" w:space="0" w:color="auto"/>
            <w:left w:val="none" w:sz="0" w:space="0" w:color="auto"/>
            <w:bottom w:val="none" w:sz="0" w:space="0" w:color="auto"/>
            <w:right w:val="none" w:sz="0" w:space="0" w:color="auto"/>
          </w:divBdr>
        </w:div>
        <w:div w:id="478351294">
          <w:marLeft w:val="480"/>
          <w:marRight w:val="0"/>
          <w:marTop w:val="0"/>
          <w:marBottom w:val="0"/>
          <w:divBdr>
            <w:top w:val="none" w:sz="0" w:space="0" w:color="auto"/>
            <w:left w:val="none" w:sz="0" w:space="0" w:color="auto"/>
            <w:bottom w:val="none" w:sz="0" w:space="0" w:color="auto"/>
            <w:right w:val="none" w:sz="0" w:space="0" w:color="auto"/>
          </w:divBdr>
        </w:div>
        <w:div w:id="489103489">
          <w:marLeft w:val="480"/>
          <w:marRight w:val="0"/>
          <w:marTop w:val="0"/>
          <w:marBottom w:val="0"/>
          <w:divBdr>
            <w:top w:val="none" w:sz="0" w:space="0" w:color="auto"/>
            <w:left w:val="none" w:sz="0" w:space="0" w:color="auto"/>
            <w:bottom w:val="none" w:sz="0" w:space="0" w:color="auto"/>
            <w:right w:val="none" w:sz="0" w:space="0" w:color="auto"/>
          </w:divBdr>
        </w:div>
        <w:div w:id="540673503">
          <w:marLeft w:val="480"/>
          <w:marRight w:val="0"/>
          <w:marTop w:val="0"/>
          <w:marBottom w:val="0"/>
          <w:divBdr>
            <w:top w:val="none" w:sz="0" w:space="0" w:color="auto"/>
            <w:left w:val="none" w:sz="0" w:space="0" w:color="auto"/>
            <w:bottom w:val="none" w:sz="0" w:space="0" w:color="auto"/>
            <w:right w:val="none" w:sz="0" w:space="0" w:color="auto"/>
          </w:divBdr>
        </w:div>
        <w:div w:id="547570612">
          <w:marLeft w:val="480"/>
          <w:marRight w:val="0"/>
          <w:marTop w:val="0"/>
          <w:marBottom w:val="0"/>
          <w:divBdr>
            <w:top w:val="none" w:sz="0" w:space="0" w:color="auto"/>
            <w:left w:val="none" w:sz="0" w:space="0" w:color="auto"/>
            <w:bottom w:val="none" w:sz="0" w:space="0" w:color="auto"/>
            <w:right w:val="none" w:sz="0" w:space="0" w:color="auto"/>
          </w:divBdr>
        </w:div>
        <w:div w:id="556629429">
          <w:marLeft w:val="480"/>
          <w:marRight w:val="0"/>
          <w:marTop w:val="0"/>
          <w:marBottom w:val="0"/>
          <w:divBdr>
            <w:top w:val="none" w:sz="0" w:space="0" w:color="auto"/>
            <w:left w:val="none" w:sz="0" w:space="0" w:color="auto"/>
            <w:bottom w:val="none" w:sz="0" w:space="0" w:color="auto"/>
            <w:right w:val="none" w:sz="0" w:space="0" w:color="auto"/>
          </w:divBdr>
        </w:div>
        <w:div w:id="711076378">
          <w:marLeft w:val="480"/>
          <w:marRight w:val="0"/>
          <w:marTop w:val="0"/>
          <w:marBottom w:val="0"/>
          <w:divBdr>
            <w:top w:val="none" w:sz="0" w:space="0" w:color="auto"/>
            <w:left w:val="none" w:sz="0" w:space="0" w:color="auto"/>
            <w:bottom w:val="none" w:sz="0" w:space="0" w:color="auto"/>
            <w:right w:val="none" w:sz="0" w:space="0" w:color="auto"/>
          </w:divBdr>
        </w:div>
        <w:div w:id="794710718">
          <w:marLeft w:val="480"/>
          <w:marRight w:val="0"/>
          <w:marTop w:val="0"/>
          <w:marBottom w:val="0"/>
          <w:divBdr>
            <w:top w:val="none" w:sz="0" w:space="0" w:color="auto"/>
            <w:left w:val="none" w:sz="0" w:space="0" w:color="auto"/>
            <w:bottom w:val="none" w:sz="0" w:space="0" w:color="auto"/>
            <w:right w:val="none" w:sz="0" w:space="0" w:color="auto"/>
          </w:divBdr>
        </w:div>
        <w:div w:id="808207758">
          <w:marLeft w:val="480"/>
          <w:marRight w:val="0"/>
          <w:marTop w:val="0"/>
          <w:marBottom w:val="0"/>
          <w:divBdr>
            <w:top w:val="none" w:sz="0" w:space="0" w:color="auto"/>
            <w:left w:val="none" w:sz="0" w:space="0" w:color="auto"/>
            <w:bottom w:val="none" w:sz="0" w:space="0" w:color="auto"/>
            <w:right w:val="none" w:sz="0" w:space="0" w:color="auto"/>
          </w:divBdr>
        </w:div>
        <w:div w:id="895235588">
          <w:marLeft w:val="480"/>
          <w:marRight w:val="0"/>
          <w:marTop w:val="0"/>
          <w:marBottom w:val="0"/>
          <w:divBdr>
            <w:top w:val="none" w:sz="0" w:space="0" w:color="auto"/>
            <w:left w:val="none" w:sz="0" w:space="0" w:color="auto"/>
            <w:bottom w:val="none" w:sz="0" w:space="0" w:color="auto"/>
            <w:right w:val="none" w:sz="0" w:space="0" w:color="auto"/>
          </w:divBdr>
        </w:div>
        <w:div w:id="1038821165">
          <w:marLeft w:val="480"/>
          <w:marRight w:val="0"/>
          <w:marTop w:val="0"/>
          <w:marBottom w:val="0"/>
          <w:divBdr>
            <w:top w:val="none" w:sz="0" w:space="0" w:color="auto"/>
            <w:left w:val="none" w:sz="0" w:space="0" w:color="auto"/>
            <w:bottom w:val="none" w:sz="0" w:space="0" w:color="auto"/>
            <w:right w:val="none" w:sz="0" w:space="0" w:color="auto"/>
          </w:divBdr>
        </w:div>
        <w:div w:id="1040595789">
          <w:marLeft w:val="480"/>
          <w:marRight w:val="0"/>
          <w:marTop w:val="0"/>
          <w:marBottom w:val="0"/>
          <w:divBdr>
            <w:top w:val="none" w:sz="0" w:space="0" w:color="auto"/>
            <w:left w:val="none" w:sz="0" w:space="0" w:color="auto"/>
            <w:bottom w:val="none" w:sz="0" w:space="0" w:color="auto"/>
            <w:right w:val="none" w:sz="0" w:space="0" w:color="auto"/>
          </w:divBdr>
        </w:div>
        <w:div w:id="1046178748">
          <w:marLeft w:val="480"/>
          <w:marRight w:val="0"/>
          <w:marTop w:val="0"/>
          <w:marBottom w:val="0"/>
          <w:divBdr>
            <w:top w:val="none" w:sz="0" w:space="0" w:color="auto"/>
            <w:left w:val="none" w:sz="0" w:space="0" w:color="auto"/>
            <w:bottom w:val="none" w:sz="0" w:space="0" w:color="auto"/>
            <w:right w:val="none" w:sz="0" w:space="0" w:color="auto"/>
          </w:divBdr>
        </w:div>
        <w:div w:id="1047215268">
          <w:marLeft w:val="480"/>
          <w:marRight w:val="0"/>
          <w:marTop w:val="0"/>
          <w:marBottom w:val="0"/>
          <w:divBdr>
            <w:top w:val="none" w:sz="0" w:space="0" w:color="auto"/>
            <w:left w:val="none" w:sz="0" w:space="0" w:color="auto"/>
            <w:bottom w:val="none" w:sz="0" w:space="0" w:color="auto"/>
            <w:right w:val="none" w:sz="0" w:space="0" w:color="auto"/>
          </w:divBdr>
        </w:div>
        <w:div w:id="1047947545">
          <w:marLeft w:val="480"/>
          <w:marRight w:val="0"/>
          <w:marTop w:val="0"/>
          <w:marBottom w:val="0"/>
          <w:divBdr>
            <w:top w:val="none" w:sz="0" w:space="0" w:color="auto"/>
            <w:left w:val="none" w:sz="0" w:space="0" w:color="auto"/>
            <w:bottom w:val="none" w:sz="0" w:space="0" w:color="auto"/>
            <w:right w:val="none" w:sz="0" w:space="0" w:color="auto"/>
          </w:divBdr>
        </w:div>
        <w:div w:id="1084257179">
          <w:marLeft w:val="480"/>
          <w:marRight w:val="0"/>
          <w:marTop w:val="0"/>
          <w:marBottom w:val="0"/>
          <w:divBdr>
            <w:top w:val="none" w:sz="0" w:space="0" w:color="auto"/>
            <w:left w:val="none" w:sz="0" w:space="0" w:color="auto"/>
            <w:bottom w:val="none" w:sz="0" w:space="0" w:color="auto"/>
            <w:right w:val="none" w:sz="0" w:space="0" w:color="auto"/>
          </w:divBdr>
        </w:div>
        <w:div w:id="1093356112">
          <w:marLeft w:val="480"/>
          <w:marRight w:val="0"/>
          <w:marTop w:val="0"/>
          <w:marBottom w:val="0"/>
          <w:divBdr>
            <w:top w:val="none" w:sz="0" w:space="0" w:color="auto"/>
            <w:left w:val="none" w:sz="0" w:space="0" w:color="auto"/>
            <w:bottom w:val="none" w:sz="0" w:space="0" w:color="auto"/>
            <w:right w:val="none" w:sz="0" w:space="0" w:color="auto"/>
          </w:divBdr>
        </w:div>
        <w:div w:id="1272132292">
          <w:marLeft w:val="480"/>
          <w:marRight w:val="0"/>
          <w:marTop w:val="0"/>
          <w:marBottom w:val="0"/>
          <w:divBdr>
            <w:top w:val="none" w:sz="0" w:space="0" w:color="auto"/>
            <w:left w:val="none" w:sz="0" w:space="0" w:color="auto"/>
            <w:bottom w:val="none" w:sz="0" w:space="0" w:color="auto"/>
            <w:right w:val="none" w:sz="0" w:space="0" w:color="auto"/>
          </w:divBdr>
        </w:div>
        <w:div w:id="1344279839">
          <w:marLeft w:val="480"/>
          <w:marRight w:val="0"/>
          <w:marTop w:val="0"/>
          <w:marBottom w:val="0"/>
          <w:divBdr>
            <w:top w:val="none" w:sz="0" w:space="0" w:color="auto"/>
            <w:left w:val="none" w:sz="0" w:space="0" w:color="auto"/>
            <w:bottom w:val="none" w:sz="0" w:space="0" w:color="auto"/>
            <w:right w:val="none" w:sz="0" w:space="0" w:color="auto"/>
          </w:divBdr>
        </w:div>
        <w:div w:id="1346447092">
          <w:marLeft w:val="480"/>
          <w:marRight w:val="0"/>
          <w:marTop w:val="0"/>
          <w:marBottom w:val="0"/>
          <w:divBdr>
            <w:top w:val="none" w:sz="0" w:space="0" w:color="auto"/>
            <w:left w:val="none" w:sz="0" w:space="0" w:color="auto"/>
            <w:bottom w:val="none" w:sz="0" w:space="0" w:color="auto"/>
            <w:right w:val="none" w:sz="0" w:space="0" w:color="auto"/>
          </w:divBdr>
        </w:div>
        <w:div w:id="1412048692">
          <w:marLeft w:val="480"/>
          <w:marRight w:val="0"/>
          <w:marTop w:val="0"/>
          <w:marBottom w:val="0"/>
          <w:divBdr>
            <w:top w:val="none" w:sz="0" w:space="0" w:color="auto"/>
            <w:left w:val="none" w:sz="0" w:space="0" w:color="auto"/>
            <w:bottom w:val="none" w:sz="0" w:space="0" w:color="auto"/>
            <w:right w:val="none" w:sz="0" w:space="0" w:color="auto"/>
          </w:divBdr>
        </w:div>
        <w:div w:id="1490829501">
          <w:marLeft w:val="480"/>
          <w:marRight w:val="0"/>
          <w:marTop w:val="0"/>
          <w:marBottom w:val="0"/>
          <w:divBdr>
            <w:top w:val="none" w:sz="0" w:space="0" w:color="auto"/>
            <w:left w:val="none" w:sz="0" w:space="0" w:color="auto"/>
            <w:bottom w:val="none" w:sz="0" w:space="0" w:color="auto"/>
            <w:right w:val="none" w:sz="0" w:space="0" w:color="auto"/>
          </w:divBdr>
        </w:div>
        <w:div w:id="1500535243">
          <w:marLeft w:val="480"/>
          <w:marRight w:val="0"/>
          <w:marTop w:val="0"/>
          <w:marBottom w:val="0"/>
          <w:divBdr>
            <w:top w:val="none" w:sz="0" w:space="0" w:color="auto"/>
            <w:left w:val="none" w:sz="0" w:space="0" w:color="auto"/>
            <w:bottom w:val="none" w:sz="0" w:space="0" w:color="auto"/>
            <w:right w:val="none" w:sz="0" w:space="0" w:color="auto"/>
          </w:divBdr>
        </w:div>
        <w:div w:id="1527676095">
          <w:marLeft w:val="480"/>
          <w:marRight w:val="0"/>
          <w:marTop w:val="0"/>
          <w:marBottom w:val="0"/>
          <w:divBdr>
            <w:top w:val="none" w:sz="0" w:space="0" w:color="auto"/>
            <w:left w:val="none" w:sz="0" w:space="0" w:color="auto"/>
            <w:bottom w:val="none" w:sz="0" w:space="0" w:color="auto"/>
            <w:right w:val="none" w:sz="0" w:space="0" w:color="auto"/>
          </w:divBdr>
        </w:div>
        <w:div w:id="1587809349">
          <w:marLeft w:val="480"/>
          <w:marRight w:val="0"/>
          <w:marTop w:val="0"/>
          <w:marBottom w:val="0"/>
          <w:divBdr>
            <w:top w:val="none" w:sz="0" w:space="0" w:color="auto"/>
            <w:left w:val="none" w:sz="0" w:space="0" w:color="auto"/>
            <w:bottom w:val="none" w:sz="0" w:space="0" w:color="auto"/>
            <w:right w:val="none" w:sz="0" w:space="0" w:color="auto"/>
          </w:divBdr>
        </w:div>
        <w:div w:id="1663923571">
          <w:marLeft w:val="480"/>
          <w:marRight w:val="0"/>
          <w:marTop w:val="0"/>
          <w:marBottom w:val="0"/>
          <w:divBdr>
            <w:top w:val="none" w:sz="0" w:space="0" w:color="auto"/>
            <w:left w:val="none" w:sz="0" w:space="0" w:color="auto"/>
            <w:bottom w:val="none" w:sz="0" w:space="0" w:color="auto"/>
            <w:right w:val="none" w:sz="0" w:space="0" w:color="auto"/>
          </w:divBdr>
        </w:div>
        <w:div w:id="1706637553">
          <w:marLeft w:val="480"/>
          <w:marRight w:val="0"/>
          <w:marTop w:val="0"/>
          <w:marBottom w:val="0"/>
          <w:divBdr>
            <w:top w:val="none" w:sz="0" w:space="0" w:color="auto"/>
            <w:left w:val="none" w:sz="0" w:space="0" w:color="auto"/>
            <w:bottom w:val="none" w:sz="0" w:space="0" w:color="auto"/>
            <w:right w:val="none" w:sz="0" w:space="0" w:color="auto"/>
          </w:divBdr>
        </w:div>
        <w:div w:id="1720400120">
          <w:marLeft w:val="480"/>
          <w:marRight w:val="0"/>
          <w:marTop w:val="0"/>
          <w:marBottom w:val="0"/>
          <w:divBdr>
            <w:top w:val="none" w:sz="0" w:space="0" w:color="auto"/>
            <w:left w:val="none" w:sz="0" w:space="0" w:color="auto"/>
            <w:bottom w:val="none" w:sz="0" w:space="0" w:color="auto"/>
            <w:right w:val="none" w:sz="0" w:space="0" w:color="auto"/>
          </w:divBdr>
        </w:div>
        <w:div w:id="1826513584">
          <w:marLeft w:val="480"/>
          <w:marRight w:val="0"/>
          <w:marTop w:val="0"/>
          <w:marBottom w:val="0"/>
          <w:divBdr>
            <w:top w:val="none" w:sz="0" w:space="0" w:color="auto"/>
            <w:left w:val="none" w:sz="0" w:space="0" w:color="auto"/>
            <w:bottom w:val="none" w:sz="0" w:space="0" w:color="auto"/>
            <w:right w:val="none" w:sz="0" w:space="0" w:color="auto"/>
          </w:divBdr>
        </w:div>
        <w:div w:id="1863668887">
          <w:marLeft w:val="480"/>
          <w:marRight w:val="0"/>
          <w:marTop w:val="0"/>
          <w:marBottom w:val="0"/>
          <w:divBdr>
            <w:top w:val="none" w:sz="0" w:space="0" w:color="auto"/>
            <w:left w:val="none" w:sz="0" w:space="0" w:color="auto"/>
            <w:bottom w:val="none" w:sz="0" w:space="0" w:color="auto"/>
            <w:right w:val="none" w:sz="0" w:space="0" w:color="auto"/>
          </w:divBdr>
        </w:div>
        <w:div w:id="1867939526">
          <w:marLeft w:val="480"/>
          <w:marRight w:val="0"/>
          <w:marTop w:val="0"/>
          <w:marBottom w:val="0"/>
          <w:divBdr>
            <w:top w:val="none" w:sz="0" w:space="0" w:color="auto"/>
            <w:left w:val="none" w:sz="0" w:space="0" w:color="auto"/>
            <w:bottom w:val="none" w:sz="0" w:space="0" w:color="auto"/>
            <w:right w:val="none" w:sz="0" w:space="0" w:color="auto"/>
          </w:divBdr>
        </w:div>
        <w:div w:id="1910073849">
          <w:marLeft w:val="480"/>
          <w:marRight w:val="0"/>
          <w:marTop w:val="0"/>
          <w:marBottom w:val="0"/>
          <w:divBdr>
            <w:top w:val="none" w:sz="0" w:space="0" w:color="auto"/>
            <w:left w:val="none" w:sz="0" w:space="0" w:color="auto"/>
            <w:bottom w:val="none" w:sz="0" w:space="0" w:color="auto"/>
            <w:right w:val="none" w:sz="0" w:space="0" w:color="auto"/>
          </w:divBdr>
        </w:div>
        <w:div w:id="1937401330">
          <w:marLeft w:val="480"/>
          <w:marRight w:val="0"/>
          <w:marTop w:val="0"/>
          <w:marBottom w:val="0"/>
          <w:divBdr>
            <w:top w:val="none" w:sz="0" w:space="0" w:color="auto"/>
            <w:left w:val="none" w:sz="0" w:space="0" w:color="auto"/>
            <w:bottom w:val="none" w:sz="0" w:space="0" w:color="auto"/>
            <w:right w:val="none" w:sz="0" w:space="0" w:color="auto"/>
          </w:divBdr>
        </w:div>
        <w:div w:id="1949851026">
          <w:marLeft w:val="480"/>
          <w:marRight w:val="0"/>
          <w:marTop w:val="0"/>
          <w:marBottom w:val="0"/>
          <w:divBdr>
            <w:top w:val="none" w:sz="0" w:space="0" w:color="auto"/>
            <w:left w:val="none" w:sz="0" w:space="0" w:color="auto"/>
            <w:bottom w:val="none" w:sz="0" w:space="0" w:color="auto"/>
            <w:right w:val="none" w:sz="0" w:space="0" w:color="auto"/>
          </w:divBdr>
        </w:div>
        <w:div w:id="2048606869">
          <w:marLeft w:val="480"/>
          <w:marRight w:val="0"/>
          <w:marTop w:val="0"/>
          <w:marBottom w:val="0"/>
          <w:divBdr>
            <w:top w:val="none" w:sz="0" w:space="0" w:color="auto"/>
            <w:left w:val="none" w:sz="0" w:space="0" w:color="auto"/>
            <w:bottom w:val="none" w:sz="0" w:space="0" w:color="auto"/>
            <w:right w:val="none" w:sz="0" w:space="0" w:color="auto"/>
          </w:divBdr>
        </w:div>
        <w:div w:id="2072995793">
          <w:marLeft w:val="480"/>
          <w:marRight w:val="0"/>
          <w:marTop w:val="0"/>
          <w:marBottom w:val="0"/>
          <w:divBdr>
            <w:top w:val="none" w:sz="0" w:space="0" w:color="auto"/>
            <w:left w:val="none" w:sz="0" w:space="0" w:color="auto"/>
            <w:bottom w:val="none" w:sz="0" w:space="0" w:color="auto"/>
            <w:right w:val="none" w:sz="0" w:space="0" w:color="auto"/>
          </w:divBdr>
        </w:div>
        <w:div w:id="2106681936">
          <w:marLeft w:val="480"/>
          <w:marRight w:val="0"/>
          <w:marTop w:val="0"/>
          <w:marBottom w:val="0"/>
          <w:divBdr>
            <w:top w:val="none" w:sz="0" w:space="0" w:color="auto"/>
            <w:left w:val="none" w:sz="0" w:space="0" w:color="auto"/>
            <w:bottom w:val="none" w:sz="0" w:space="0" w:color="auto"/>
            <w:right w:val="none" w:sz="0" w:space="0" w:color="auto"/>
          </w:divBdr>
        </w:div>
        <w:div w:id="2111512721">
          <w:marLeft w:val="480"/>
          <w:marRight w:val="0"/>
          <w:marTop w:val="0"/>
          <w:marBottom w:val="0"/>
          <w:divBdr>
            <w:top w:val="none" w:sz="0" w:space="0" w:color="auto"/>
            <w:left w:val="none" w:sz="0" w:space="0" w:color="auto"/>
            <w:bottom w:val="none" w:sz="0" w:space="0" w:color="auto"/>
            <w:right w:val="none" w:sz="0" w:space="0" w:color="auto"/>
          </w:divBdr>
        </w:div>
      </w:divsChild>
    </w:div>
    <w:div w:id="1265068025">
      <w:bodyDiv w:val="1"/>
      <w:marLeft w:val="0"/>
      <w:marRight w:val="0"/>
      <w:marTop w:val="0"/>
      <w:marBottom w:val="0"/>
      <w:divBdr>
        <w:top w:val="none" w:sz="0" w:space="0" w:color="auto"/>
        <w:left w:val="none" w:sz="0" w:space="0" w:color="auto"/>
        <w:bottom w:val="none" w:sz="0" w:space="0" w:color="auto"/>
        <w:right w:val="none" w:sz="0" w:space="0" w:color="auto"/>
      </w:divBdr>
      <w:divsChild>
        <w:div w:id="27267745">
          <w:marLeft w:val="480"/>
          <w:marRight w:val="0"/>
          <w:marTop w:val="0"/>
          <w:marBottom w:val="0"/>
          <w:divBdr>
            <w:top w:val="none" w:sz="0" w:space="0" w:color="auto"/>
            <w:left w:val="none" w:sz="0" w:space="0" w:color="auto"/>
            <w:bottom w:val="none" w:sz="0" w:space="0" w:color="auto"/>
            <w:right w:val="none" w:sz="0" w:space="0" w:color="auto"/>
          </w:divBdr>
        </w:div>
        <w:div w:id="67769249">
          <w:marLeft w:val="480"/>
          <w:marRight w:val="0"/>
          <w:marTop w:val="0"/>
          <w:marBottom w:val="0"/>
          <w:divBdr>
            <w:top w:val="none" w:sz="0" w:space="0" w:color="auto"/>
            <w:left w:val="none" w:sz="0" w:space="0" w:color="auto"/>
            <w:bottom w:val="none" w:sz="0" w:space="0" w:color="auto"/>
            <w:right w:val="none" w:sz="0" w:space="0" w:color="auto"/>
          </w:divBdr>
        </w:div>
        <w:div w:id="140973128">
          <w:marLeft w:val="480"/>
          <w:marRight w:val="0"/>
          <w:marTop w:val="0"/>
          <w:marBottom w:val="0"/>
          <w:divBdr>
            <w:top w:val="none" w:sz="0" w:space="0" w:color="auto"/>
            <w:left w:val="none" w:sz="0" w:space="0" w:color="auto"/>
            <w:bottom w:val="none" w:sz="0" w:space="0" w:color="auto"/>
            <w:right w:val="none" w:sz="0" w:space="0" w:color="auto"/>
          </w:divBdr>
        </w:div>
        <w:div w:id="184170729">
          <w:marLeft w:val="480"/>
          <w:marRight w:val="0"/>
          <w:marTop w:val="0"/>
          <w:marBottom w:val="0"/>
          <w:divBdr>
            <w:top w:val="none" w:sz="0" w:space="0" w:color="auto"/>
            <w:left w:val="none" w:sz="0" w:space="0" w:color="auto"/>
            <w:bottom w:val="none" w:sz="0" w:space="0" w:color="auto"/>
            <w:right w:val="none" w:sz="0" w:space="0" w:color="auto"/>
          </w:divBdr>
        </w:div>
        <w:div w:id="221404891">
          <w:marLeft w:val="480"/>
          <w:marRight w:val="0"/>
          <w:marTop w:val="0"/>
          <w:marBottom w:val="0"/>
          <w:divBdr>
            <w:top w:val="none" w:sz="0" w:space="0" w:color="auto"/>
            <w:left w:val="none" w:sz="0" w:space="0" w:color="auto"/>
            <w:bottom w:val="none" w:sz="0" w:space="0" w:color="auto"/>
            <w:right w:val="none" w:sz="0" w:space="0" w:color="auto"/>
          </w:divBdr>
        </w:div>
        <w:div w:id="221869475">
          <w:marLeft w:val="480"/>
          <w:marRight w:val="0"/>
          <w:marTop w:val="0"/>
          <w:marBottom w:val="0"/>
          <w:divBdr>
            <w:top w:val="none" w:sz="0" w:space="0" w:color="auto"/>
            <w:left w:val="none" w:sz="0" w:space="0" w:color="auto"/>
            <w:bottom w:val="none" w:sz="0" w:space="0" w:color="auto"/>
            <w:right w:val="none" w:sz="0" w:space="0" w:color="auto"/>
          </w:divBdr>
        </w:div>
        <w:div w:id="245070959">
          <w:marLeft w:val="480"/>
          <w:marRight w:val="0"/>
          <w:marTop w:val="0"/>
          <w:marBottom w:val="0"/>
          <w:divBdr>
            <w:top w:val="none" w:sz="0" w:space="0" w:color="auto"/>
            <w:left w:val="none" w:sz="0" w:space="0" w:color="auto"/>
            <w:bottom w:val="none" w:sz="0" w:space="0" w:color="auto"/>
            <w:right w:val="none" w:sz="0" w:space="0" w:color="auto"/>
          </w:divBdr>
        </w:div>
        <w:div w:id="245071195">
          <w:marLeft w:val="480"/>
          <w:marRight w:val="0"/>
          <w:marTop w:val="0"/>
          <w:marBottom w:val="0"/>
          <w:divBdr>
            <w:top w:val="none" w:sz="0" w:space="0" w:color="auto"/>
            <w:left w:val="none" w:sz="0" w:space="0" w:color="auto"/>
            <w:bottom w:val="none" w:sz="0" w:space="0" w:color="auto"/>
            <w:right w:val="none" w:sz="0" w:space="0" w:color="auto"/>
          </w:divBdr>
        </w:div>
        <w:div w:id="265578603">
          <w:marLeft w:val="480"/>
          <w:marRight w:val="0"/>
          <w:marTop w:val="0"/>
          <w:marBottom w:val="0"/>
          <w:divBdr>
            <w:top w:val="none" w:sz="0" w:space="0" w:color="auto"/>
            <w:left w:val="none" w:sz="0" w:space="0" w:color="auto"/>
            <w:bottom w:val="none" w:sz="0" w:space="0" w:color="auto"/>
            <w:right w:val="none" w:sz="0" w:space="0" w:color="auto"/>
          </w:divBdr>
        </w:div>
        <w:div w:id="303511483">
          <w:marLeft w:val="480"/>
          <w:marRight w:val="0"/>
          <w:marTop w:val="0"/>
          <w:marBottom w:val="0"/>
          <w:divBdr>
            <w:top w:val="none" w:sz="0" w:space="0" w:color="auto"/>
            <w:left w:val="none" w:sz="0" w:space="0" w:color="auto"/>
            <w:bottom w:val="none" w:sz="0" w:space="0" w:color="auto"/>
            <w:right w:val="none" w:sz="0" w:space="0" w:color="auto"/>
          </w:divBdr>
        </w:div>
        <w:div w:id="336035068">
          <w:marLeft w:val="480"/>
          <w:marRight w:val="0"/>
          <w:marTop w:val="0"/>
          <w:marBottom w:val="0"/>
          <w:divBdr>
            <w:top w:val="none" w:sz="0" w:space="0" w:color="auto"/>
            <w:left w:val="none" w:sz="0" w:space="0" w:color="auto"/>
            <w:bottom w:val="none" w:sz="0" w:space="0" w:color="auto"/>
            <w:right w:val="none" w:sz="0" w:space="0" w:color="auto"/>
          </w:divBdr>
        </w:div>
        <w:div w:id="379939404">
          <w:marLeft w:val="480"/>
          <w:marRight w:val="0"/>
          <w:marTop w:val="0"/>
          <w:marBottom w:val="0"/>
          <w:divBdr>
            <w:top w:val="none" w:sz="0" w:space="0" w:color="auto"/>
            <w:left w:val="none" w:sz="0" w:space="0" w:color="auto"/>
            <w:bottom w:val="none" w:sz="0" w:space="0" w:color="auto"/>
            <w:right w:val="none" w:sz="0" w:space="0" w:color="auto"/>
          </w:divBdr>
        </w:div>
        <w:div w:id="453713300">
          <w:marLeft w:val="480"/>
          <w:marRight w:val="0"/>
          <w:marTop w:val="0"/>
          <w:marBottom w:val="0"/>
          <w:divBdr>
            <w:top w:val="none" w:sz="0" w:space="0" w:color="auto"/>
            <w:left w:val="none" w:sz="0" w:space="0" w:color="auto"/>
            <w:bottom w:val="none" w:sz="0" w:space="0" w:color="auto"/>
            <w:right w:val="none" w:sz="0" w:space="0" w:color="auto"/>
          </w:divBdr>
        </w:div>
        <w:div w:id="524289909">
          <w:marLeft w:val="480"/>
          <w:marRight w:val="0"/>
          <w:marTop w:val="0"/>
          <w:marBottom w:val="0"/>
          <w:divBdr>
            <w:top w:val="none" w:sz="0" w:space="0" w:color="auto"/>
            <w:left w:val="none" w:sz="0" w:space="0" w:color="auto"/>
            <w:bottom w:val="none" w:sz="0" w:space="0" w:color="auto"/>
            <w:right w:val="none" w:sz="0" w:space="0" w:color="auto"/>
          </w:divBdr>
        </w:div>
        <w:div w:id="568853058">
          <w:marLeft w:val="480"/>
          <w:marRight w:val="0"/>
          <w:marTop w:val="0"/>
          <w:marBottom w:val="0"/>
          <w:divBdr>
            <w:top w:val="none" w:sz="0" w:space="0" w:color="auto"/>
            <w:left w:val="none" w:sz="0" w:space="0" w:color="auto"/>
            <w:bottom w:val="none" w:sz="0" w:space="0" w:color="auto"/>
            <w:right w:val="none" w:sz="0" w:space="0" w:color="auto"/>
          </w:divBdr>
        </w:div>
        <w:div w:id="570313456">
          <w:marLeft w:val="480"/>
          <w:marRight w:val="0"/>
          <w:marTop w:val="0"/>
          <w:marBottom w:val="0"/>
          <w:divBdr>
            <w:top w:val="none" w:sz="0" w:space="0" w:color="auto"/>
            <w:left w:val="none" w:sz="0" w:space="0" w:color="auto"/>
            <w:bottom w:val="none" w:sz="0" w:space="0" w:color="auto"/>
            <w:right w:val="none" w:sz="0" w:space="0" w:color="auto"/>
          </w:divBdr>
        </w:div>
        <w:div w:id="576982207">
          <w:marLeft w:val="480"/>
          <w:marRight w:val="0"/>
          <w:marTop w:val="0"/>
          <w:marBottom w:val="0"/>
          <w:divBdr>
            <w:top w:val="none" w:sz="0" w:space="0" w:color="auto"/>
            <w:left w:val="none" w:sz="0" w:space="0" w:color="auto"/>
            <w:bottom w:val="none" w:sz="0" w:space="0" w:color="auto"/>
            <w:right w:val="none" w:sz="0" w:space="0" w:color="auto"/>
          </w:divBdr>
        </w:div>
        <w:div w:id="641351885">
          <w:marLeft w:val="480"/>
          <w:marRight w:val="0"/>
          <w:marTop w:val="0"/>
          <w:marBottom w:val="0"/>
          <w:divBdr>
            <w:top w:val="none" w:sz="0" w:space="0" w:color="auto"/>
            <w:left w:val="none" w:sz="0" w:space="0" w:color="auto"/>
            <w:bottom w:val="none" w:sz="0" w:space="0" w:color="auto"/>
            <w:right w:val="none" w:sz="0" w:space="0" w:color="auto"/>
          </w:divBdr>
        </w:div>
        <w:div w:id="667028011">
          <w:marLeft w:val="480"/>
          <w:marRight w:val="0"/>
          <w:marTop w:val="0"/>
          <w:marBottom w:val="0"/>
          <w:divBdr>
            <w:top w:val="none" w:sz="0" w:space="0" w:color="auto"/>
            <w:left w:val="none" w:sz="0" w:space="0" w:color="auto"/>
            <w:bottom w:val="none" w:sz="0" w:space="0" w:color="auto"/>
            <w:right w:val="none" w:sz="0" w:space="0" w:color="auto"/>
          </w:divBdr>
        </w:div>
        <w:div w:id="684598822">
          <w:marLeft w:val="480"/>
          <w:marRight w:val="0"/>
          <w:marTop w:val="0"/>
          <w:marBottom w:val="0"/>
          <w:divBdr>
            <w:top w:val="none" w:sz="0" w:space="0" w:color="auto"/>
            <w:left w:val="none" w:sz="0" w:space="0" w:color="auto"/>
            <w:bottom w:val="none" w:sz="0" w:space="0" w:color="auto"/>
            <w:right w:val="none" w:sz="0" w:space="0" w:color="auto"/>
          </w:divBdr>
        </w:div>
        <w:div w:id="760183122">
          <w:marLeft w:val="480"/>
          <w:marRight w:val="0"/>
          <w:marTop w:val="0"/>
          <w:marBottom w:val="0"/>
          <w:divBdr>
            <w:top w:val="none" w:sz="0" w:space="0" w:color="auto"/>
            <w:left w:val="none" w:sz="0" w:space="0" w:color="auto"/>
            <w:bottom w:val="none" w:sz="0" w:space="0" w:color="auto"/>
            <w:right w:val="none" w:sz="0" w:space="0" w:color="auto"/>
          </w:divBdr>
        </w:div>
        <w:div w:id="836967896">
          <w:marLeft w:val="480"/>
          <w:marRight w:val="0"/>
          <w:marTop w:val="0"/>
          <w:marBottom w:val="0"/>
          <w:divBdr>
            <w:top w:val="none" w:sz="0" w:space="0" w:color="auto"/>
            <w:left w:val="none" w:sz="0" w:space="0" w:color="auto"/>
            <w:bottom w:val="none" w:sz="0" w:space="0" w:color="auto"/>
            <w:right w:val="none" w:sz="0" w:space="0" w:color="auto"/>
          </w:divBdr>
        </w:div>
        <w:div w:id="845946110">
          <w:marLeft w:val="480"/>
          <w:marRight w:val="0"/>
          <w:marTop w:val="0"/>
          <w:marBottom w:val="0"/>
          <w:divBdr>
            <w:top w:val="none" w:sz="0" w:space="0" w:color="auto"/>
            <w:left w:val="none" w:sz="0" w:space="0" w:color="auto"/>
            <w:bottom w:val="none" w:sz="0" w:space="0" w:color="auto"/>
            <w:right w:val="none" w:sz="0" w:space="0" w:color="auto"/>
          </w:divBdr>
        </w:div>
        <w:div w:id="850067565">
          <w:marLeft w:val="480"/>
          <w:marRight w:val="0"/>
          <w:marTop w:val="0"/>
          <w:marBottom w:val="0"/>
          <w:divBdr>
            <w:top w:val="none" w:sz="0" w:space="0" w:color="auto"/>
            <w:left w:val="none" w:sz="0" w:space="0" w:color="auto"/>
            <w:bottom w:val="none" w:sz="0" w:space="0" w:color="auto"/>
            <w:right w:val="none" w:sz="0" w:space="0" w:color="auto"/>
          </w:divBdr>
        </w:div>
        <w:div w:id="885026245">
          <w:marLeft w:val="480"/>
          <w:marRight w:val="0"/>
          <w:marTop w:val="0"/>
          <w:marBottom w:val="0"/>
          <w:divBdr>
            <w:top w:val="none" w:sz="0" w:space="0" w:color="auto"/>
            <w:left w:val="none" w:sz="0" w:space="0" w:color="auto"/>
            <w:bottom w:val="none" w:sz="0" w:space="0" w:color="auto"/>
            <w:right w:val="none" w:sz="0" w:space="0" w:color="auto"/>
          </w:divBdr>
        </w:div>
        <w:div w:id="937634766">
          <w:marLeft w:val="480"/>
          <w:marRight w:val="0"/>
          <w:marTop w:val="0"/>
          <w:marBottom w:val="0"/>
          <w:divBdr>
            <w:top w:val="none" w:sz="0" w:space="0" w:color="auto"/>
            <w:left w:val="none" w:sz="0" w:space="0" w:color="auto"/>
            <w:bottom w:val="none" w:sz="0" w:space="0" w:color="auto"/>
            <w:right w:val="none" w:sz="0" w:space="0" w:color="auto"/>
          </w:divBdr>
        </w:div>
        <w:div w:id="939991598">
          <w:marLeft w:val="480"/>
          <w:marRight w:val="0"/>
          <w:marTop w:val="0"/>
          <w:marBottom w:val="0"/>
          <w:divBdr>
            <w:top w:val="none" w:sz="0" w:space="0" w:color="auto"/>
            <w:left w:val="none" w:sz="0" w:space="0" w:color="auto"/>
            <w:bottom w:val="none" w:sz="0" w:space="0" w:color="auto"/>
            <w:right w:val="none" w:sz="0" w:space="0" w:color="auto"/>
          </w:divBdr>
        </w:div>
        <w:div w:id="1025596148">
          <w:marLeft w:val="480"/>
          <w:marRight w:val="0"/>
          <w:marTop w:val="0"/>
          <w:marBottom w:val="0"/>
          <w:divBdr>
            <w:top w:val="none" w:sz="0" w:space="0" w:color="auto"/>
            <w:left w:val="none" w:sz="0" w:space="0" w:color="auto"/>
            <w:bottom w:val="none" w:sz="0" w:space="0" w:color="auto"/>
            <w:right w:val="none" w:sz="0" w:space="0" w:color="auto"/>
          </w:divBdr>
        </w:div>
        <w:div w:id="1085305295">
          <w:marLeft w:val="480"/>
          <w:marRight w:val="0"/>
          <w:marTop w:val="0"/>
          <w:marBottom w:val="0"/>
          <w:divBdr>
            <w:top w:val="none" w:sz="0" w:space="0" w:color="auto"/>
            <w:left w:val="none" w:sz="0" w:space="0" w:color="auto"/>
            <w:bottom w:val="none" w:sz="0" w:space="0" w:color="auto"/>
            <w:right w:val="none" w:sz="0" w:space="0" w:color="auto"/>
          </w:divBdr>
        </w:div>
        <w:div w:id="1191068971">
          <w:marLeft w:val="480"/>
          <w:marRight w:val="0"/>
          <w:marTop w:val="0"/>
          <w:marBottom w:val="0"/>
          <w:divBdr>
            <w:top w:val="none" w:sz="0" w:space="0" w:color="auto"/>
            <w:left w:val="none" w:sz="0" w:space="0" w:color="auto"/>
            <w:bottom w:val="none" w:sz="0" w:space="0" w:color="auto"/>
            <w:right w:val="none" w:sz="0" w:space="0" w:color="auto"/>
          </w:divBdr>
        </w:div>
        <w:div w:id="1231694237">
          <w:marLeft w:val="480"/>
          <w:marRight w:val="0"/>
          <w:marTop w:val="0"/>
          <w:marBottom w:val="0"/>
          <w:divBdr>
            <w:top w:val="none" w:sz="0" w:space="0" w:color="auto"/>
            <w:left w:val="none" w:sz="0" w:space="0" w:color="auto"/>
            <w:bottom w:val="none" w:sz="0" w:space="0" w:color="auto"/>
            <w:right w:val="none" w:sz="0" w:space="0" w:color="auto"/>
          </w:divBdr>
        </w:div>
        <w:div w:id="1236865304">
          <w:marLeft w:val="480"/>
          <w:marRight w:val="0"/>
          <w:marTop w:val="0"/>
          <w:marBottom w:val="0"/>
          <w:divBdr>
            <w:top w:val="none" w:sz="0" w:space="0" w:color="auto"/>
            <w:left w:val="none" w:sz="0" w:space="0" w:color="auto"/>
            <w:bottom w:val="none" w:sz="0" w:space="0" w:color="auto"/>
            <w:right w:val="none" w:sz="0" w:space="0" w:color="auto"/>
          </w:divBdr>
        </w:div>
        <w:div w:id="1250387470">
          <w:marLeft w:val="480"/>
          <w:marRight w:val="0"/>
          <w:marTop w:val="0"/>
          <w:marBottom w:val="0"/>
          <w:divBdr>
            <w:top w:val="none" w:sz="0" w:space="0" w:color="auto"/>
            <w:left w:val="none" w:sz="0" w:space="0" w:color="auto"/>
            <w:bottom w:val="none" w:sz="0" w:space="0" w:color="auto"/>
            <w:right w:val="none" w:sz="0" w:space="0" w:color="auto"/>
          </w:divBdr>
        </w:div>
        <w:div w:id="1268653863">
          <w:marLeft w:val="480"/>
          <w:marRight w:val="0"/>
          <w:marTop w:val="0"/>
          <w:marBottom w:val="0"/>
          <w:divBdr>
            <w:top w:val="none" w:sz="0" w:space="0" w:color="auto"/>
            <w:left w:val="none" w:sz="0" w:space="0" w:color="auto"/>
            <w:bottom w:val="none" w:sz="0" w:space="0" w:color="auto"/>
            <w:right w:val="none" w:sz="0" w:space="0" w:color="auto"/>
          </w:divBdr>
        </w:div>
        <w:div w:id="1271819482">
          <w:marLeft w:val="480"/>
          <w:marRight w:val="0"/>
          <w:marTop w:val="0"/>
          <w:marBottom w:val="0"/>
          <w:divBdr>
            <w:top w:val="none" w:sz="0" w:space="0" w:color="auto"/>
            <w:left w:val="none" w:sz="0" w:space="0" w:color="auto"/>
            <w:bottom w:val="none" w:sz="0" w:space="0" w:color="auto"/>
            <w:right w:val="none" w:sz="0" w:space="0" w:color="auto"/>
          </w:divBdr>
        </w:div>
        <w:div w:id="1315841355">
          <w:marLeft w:val="480"/>
          <w:marRight w:val="0"/>
          <w:marTop w:val="0"/>
          <w:marBottom w:val="0"/>
          <w:divBdr>
            <w:top w:val="none" w:sz="0" w:space="0" w:color="auto"/>
            <w:left w:val="none" w:sz="0" w:space="0" w:color="auto"/>
            <w:bottom w:val="none" w:sz="0" w:space="0" w:color="auto"/>
            <w:right w:val="none" w:sz="0" w:space="0" w:color="auto"/>
          </w:divBdr>
        </w:div>
        <w:div w:id="1342661220">
          <w:marLeft w:val="480"/>
          <w:marRight w:val="0"/>
          <w:marTop w:val="0"/>
          <w:marBottom w:val="0"/>
          <w:divBdr>
            <w:top w:val="none" w:sz="0" w:space="0" w:color="auto"/>
            <w:left w:val="none" w:sz="0" w:space="0" w:color="auto"/>
            <w:bottom w:val="none" w:sz="0" w:space="0" w:color="auto"/>
            <w:right w:val="none" w:sz="0" w:space="0" w:color="auto"/>
          </w:divBdr>
        </w:div>
        <w:div w:id="1427264430">
          <w:marLeft w:val="480"/>
          <w:marRight w:val="0"/>
          <w:marTop w:val="0"/>
          <w:marBottom w:val="0"/>
          <w:divBdr>
            <w:top w:val="none" w:sz="0" w:space="0" w:color="auto"/>
            <w:left w:val="none" w:sz="0" w:space="0" w:color="auto"/>
            <w:bottom w:val="none" w:sz="0" w:space="0" w:color="auto"/>
            <w:right w:val="none" w:sz="0" w:space="0" w:color="auto"/>
          </w:divBdr>
        </w:div>
        <w:div w:id="1473406180">
          <w:marLeft w:val="480"/>
          <w:marRight w:val="0"/>
          <w:marTop w:val="0"/>
          <w:marBottom w:val="0"/>
          <w:divBdr>
            <w:top w:val="none" w:sz="0" w:space="0" w:color="auto"/>
            <w:left w:val="none" w:sz="0" w:space="0" w:color="auto"/>
            <w:bottom w:val="none" w:sz="0" w:space="0" w:color="auto"/>
            <w:right w:val="none" w:sz="0" w:space="0" w:color="auto"/>
          </w:divBdr>
        </w:div>
        <w:div w:id="1486512905">
          <w:marLeft w:val="480"/>
          <w:marRight w:val="0"/>
          <w:marTop w:val="0"/>
          <w:marBottom w:val="0"/>
          <w:divBdr>
            <w:top w:val="none" w:sz="0" w:space="0" w:color="auto"/>
            <w:left w:val="none" w:sz="0" w:space="0" w:color="auto"/>
            <w:bottom w:val="none" w:sz="0" w:space="0" w:color="auto"/>
            <w:right w:val="none" w:sz="0" w:space="0" w:color="auto"/>
          </w:divBdr>
        </w:div>
        <w:div w:id="1497646360">
          <w:marLeft w:val="480"/>
          <w:marRight w:val="0"/>
          <w:marTop w:val="0"/>
          <w:marBottom w:val="0"/>
          <w:divBdr>
            <w:top w:val="none" w:sz="0" w:space="0" w:color="auto"/>
            <w:left w:val="none" w:sz="0" w:space="0" w:color="auto"/>
            <w:bottom w:val="none" w:sz="0" w:space="0" w:color="auto"/>
            <w:right w:val="none" w:sz="0" w:space="0" w:color="auto"/>
          </w:divBdr>
        </w:div>
        <w:div w:id="1507284061">
          <w:marLeft w:val="480"/>
          <w:marRight w:val="0"/>
          <w:marTop w:val="0"/>
          <w:marBottom w:val="0"/>
          <w:divBdr>
            <w:top w:val="none" w:sz="0" w:space="0" w:color="auto"/>
            <w:left w:val="none" w:sz="0" w:space="0" w:color="auto"/>
            <w:bottom w:val="none" w:sz="0" w:space="0" w:color="auto"/>
            <w:right w:val="none" w:sz="0" w:space="0" w:color="auto"/>
          </w:divBdr>
        </w:div>
        <w:div w:id="1524368586">
          <w:marLeft w:val="480"/>
          <w:marRight w:val="0"/>
          <w:marTop w:val="0"/>
          <w:marBottom w:val="0"/>
          <w:divBdr>
            <w:top w:val="none" w:sz="0" w:space="0" w:color="auto"/>
            <w:left w:val="none" w:sz="0" w:space="0" w:color="auto"/>
            <w:bottom w:val="none" w:sz="0" w:space="0" w:color="auto"/>
            <w:right w:val="none" w:sz="0" w:space="0" w:color="auto"/>
          </w:divBdr>
        </w:div>
        <w:div w:id="1534223576">
          <w:marLeft w:val="480"/>
          <w:marRight w:val="0"/>
          <w:marTop w:val="0"/>
          <w:marBottom w:val="0"/>
          <w:divBdr>
            <w:top w:val="none" w:sz="0" w:space="0" w:color="auto"/>
            <w:left w:val="none" w:sz="0" w:space="0" w:color="auto"/>
            <w:bottom w:val="none" w:sz="0" w:space="0" w:color="auto"/>
            <w:right w:val="none" w:sz="0" w:space="0" w:color="auto"/>
          </w:divBdr>
        </w:div>
        <w:div w:id="1613053487">
          <w:marLeft w:val="480"/>
          <w:marRight w:val="0"/>
          <w:marTop w:val="0"/>
          <w:marBottom w:val="0"/>
          <w:divBdr>
            <w:top w:val="none" w:sz="0" w:space="0" w:color="auto"/>
            <w:left w:val="none" w:sz="0" w:space="0" w:color="auto"/>
            <w:bottom w:val="none" w:sz="0" w:space="0" w:color="auto"/>
            <w:right w:val="none" w:sz="0" w:space="0" w:color="auto"/>
          </w:divBdr>
        </w:div>
        <w:div w:id="1631091410">
          <w:marLeft w:val="480"/>
          <w:marRight w:val="0"/>
          <w:marTop w:val="0"/>
          <w:marBottom w:val="0"/>
          <w:divBdr>
            <w:top w:val="none" w:sz="0" w:space="0" w:color="auto"/>
            <w:left w:val="none" w:sz="0" w:space="0" w:color="auto"/>
            <w:bottom w:val="none" w:sz="0" w:space="0" w:color="auto"/>
            <w:right w:val="none" w:sz="0" w:space="0" w:color="auto"/>
          </w:divBdr>
        </w:div>
        <w:div w:id="1702827608">
          <w:marLeft w:val="480"/>
          <w:marRight w:val="0"/>
          <w:marTop w:val="0"/>
          <w:marBottom w:val="0"/>
          <w:divBdr>
            <w:top w:val="none" w:sz="0" w:space="0" w:color="auto"/>
            <w:left w:val="none" w:sz="0" w:space="0" w:color="auto"/>
            <w:bottom w:val="none" w:sz="0" w:space="0" w:color="auto"/>
            <w:right w:val="none" w:sz="0" w:space="0" w:color="auto"/>
          </w:divBdr>
        </w:div>
        <w:div w:id="1759326090">
          <w:marLeft w:val="480"/>
          <w:marRight w:val="0"/>
          <w:marTop w:val="0"/>
          <w:marBottom w:val="0"/>
          <w:divBdr>
            <w:top w:val="none" w:sz="0" w:space="0" w:color="auto"/>
            <w:left w:val="none" w:sz="0" w:space="0" w:color="auto"/>
            <w:bottom w:val="none" w:sz="0" w:space="0" w:color="auto"/>
            <w:right w:val="none" w:sz="0" w:space="0" w:color="auto"/>
          </w:divBdr>
        </w:div>
        <w:div w:id="1926305335">
          <w:marLeft w:val="480"/>
          <w:marRight w:val="0"/>
          <w:marTop w:val="0"/>
          <w:marBottom w:val="0"/>
          <w:divBdr>
            <w:top w:val="none" w:sz="0" w:space="0" w:color="auto"/>
            <w:left w:val="none" w:sz="0" w:space="0" w:color="auto"/>
            <w:bottom w:val="none" w:sz="0" w:space="0" w:color="auto"/>
            <w:right w:val="none" w:sz="0" w:space="0" w:color="auto"/>
          </w:divBdr>
        </w:div>
        <w:div w:id="1951012454">
          <w:marLeft w:val="480"/>
          <w:marRight w:val="0"/>
          <w:marTop w:val="0"/>
          <w:marBottom w:val="0"/>
          <w:divBdr>
            <w:top w:val="none" w:sz="0" w:space="0" w:color="auto"/>
            <w:left w:val="none" w:sz="0" w:space="0" w:color="auto"/>
            <w:bottom w:val="none" w:sz="0" w:space="0" w:color="auto"/>
            <w:right w:val="none" w:sz="0" w:space="0" w:color="auto"/>
          </w:divBdr>
        </w:div>
        <w:div w:id="2036997840">
          <w:marLeft w:val="480"/>
          <w:marRight w:val="0"/>
          <w:marTop w:val="0"/>
          <w:marBottom w:val="0"/>
          <w:divBdr>
            <w:top w:val="none" w:sz="0" w:space="0" w:color="auto"/>
            <w:left w:val="none" w:sz="0" w:space="0" w:color="auto"/>
            <w:bottom w:val="none" w:sz="0" w:space="0" w:color="auto"/>
            <w:right w:val="none" w:sz="0" w:space="0" w:color="auto"/>
          </w:divBdr>
        </w:div>
        <w:div w:id="2075542586">
          <w:marLeft w:val="480"/>
          <w:marRight w:val="0"/>
          <w:marTop w:val="0"/>
          <w:marBottom w:val="0"/>
          <w:divBdr>
            <w:top w:val="none" w:sz="0" w:space="0" w:color="auto"/>
            <w:left w:val="none" w:sz="0" w:space="0" w:color="auto"/>
            <w:bottom w:val="none" w:sz="0" w:space="0" w:color="auto"/>
            <w:right w:val="none" w:sz="0" w:space="0" w:color="auto"/>
          </w:divBdr>
        </w:div>
        <w:div w:id="2121215570">
          <w:marLeft w:val="480"/>
          <w:marRight w:val="0"/>
          <w:marTop w:val="0"/>
          <w:marBottom w:val="0"/>
          <w:divBdr>
            <w:top w:val="none" w:sz="0" w:space="0" w:color="auto"/>
            <w:left w:val="none" w:sz="0" w:space="0" w:color="auto"/>
            <w:bottom w:val="none" w:sz="0" w:space="0" w:color="auto"/>
            <w:right w:val="none" w:sz="0" w:space="0" w:color="auto"/>
          </w:divBdr>
        </w:div>
      </w:divsChild>
    </w:div>
    <w:div w:id="1276448898">
      <w:bodyDiv w:val="1"/>
      <w:marLeft w:val="0"/>
      <w:marRight w:val="0"/>
      <w:marTop w:val="0"/>
      <w:marBottom w:val="0"/>
      <w:divBdr>
        <w:top w:val="none" w:sz="0" w:space="0" w:color="auto"/>
        <w:left w:val="none" w:sz="0" w:space="0" w:color="auto"/>
        <w:bottom w:val="none" w:sz="0" w:space="0" w:color="auto"/>
        <w:right w:val="none" w:sz="0" w:space="0" w:color="auto"/>
      </w:divBdr>
      <w:divsChild>
        <w:div w:id="306977811">
          <w:marLeft w:val="480"/>
          <w:marRight w:val="0"/>
          <w:marTop w:val="0"/>
          <w:marBottom w:val="0"/>
          <w:divBdr>
            <w:top w:val="none" w:sz="0" w:space="0" w:color="auto"/>
            <w:left w:val="none" w:sz="0" w:space="0" w:color="auto"/>
            <w:bottom w:val="none" w:sz="0" w:space="0" w:color="auto"/>
            <w:right w:val="none" w:sz="0" w:space="0" w:color="auto"/>
          </w:divBdr>
        </w:div>
        <w:div w:id="262884866">
          <w:marLeft w:val="480"/>
          <w:marRight w:val="0"/>
          <w:marTop w:val="0"/>
          <w:marBottom w:val="0"/>
          <w:divBdr>
            <w:top w:val="none" w:sz="0" w:space="0" w:color="auto"/>
            <w:left w:val="none" w:sz="0" w:space="0" w:color="auto"/>
            <w:bottom w:val="none" w:sz="0" w:space="0" w:color="auto"/>
            <w:right w:val="none" w:sz="0" w:space="0" w:color="auto"/>
          </w:divBdr>
        </w:div>
        <w:div w:id="963272828">
          <w:marLeft w:val="480"/>
          <w:marRight w:val="0"/>
          <w:marTop w:val="0"/>
          <w:marBottom w:val="0"/>
          <w:divBdr>
            <w:top w:val="none" w:sz="0" w:space="0" w:color="auto"/>
            <w:left w:val="none" w:sz="0" w:space="0" w:color="auto"/>
            <w:bottom w:val="none" w:sz="0" w:space="0" w:color="auto"/>
            <w:right w:val="none" w:sz="0" w:space="0" w:color="auto"/>
          </w:divBdr>
        </w:div>
        <w:div w:id="500700276">
          <w:marLeft w:val="480"/>
          <w:marRight w:val="0"/>
          <w:marTop w:val="0"/>
          <w:marBottom w:val="0"/>
          <w:divBdr>
            <w:top w:val="none" w:sz="0" w:space="0" w:color="auto"/>
            <w:left w:val="none" w:sz="0" w:space="0" w:color="auto"/>
            <w:bottom w:val="none" w:sz="0" w:space="0" w:color="auto"/>
            <w:right w:val="none" w:sz="0" w:space="0" w:color="auto"/>
          </w:divBdr>
        </w:div>
        <w:div w:id="870726850">
          <w:marLeft w:val="480"/>
          <w:marRight w:val="0"/>
          <w:marTop w:val="0"/>
          <w:marBottom w:val="0"/>
          <w:divBdr>
            <w:top w:val="none" w:sz="0" w:space="0" w:color="auto"/>
            <w:left w:val="none" w:sz="0" w:space="0" w:color="auto"/>
            <w:bottom w:val="none" w:sz="0" w:space="0" w:color="auto"/>
            <w:right w:val="none" w:sz="0" w:space="0" w:color="auto"/>
          </w:divBdr>
        </w:div>
        <w:div w:id="2018464769">
          <w:marLeft w:val="480"/>
          <w:marRight w:val="0"/>
          <w:marTop w:val="0"/>
          <w:marBottom w:val="0"/>
          <w:divBdr>
            <w:top w:val="none" w:sz="0" w:space="0" w:color="auto"/>
            <w:left w:val="none" w:sz="0" w:space="0" w:color="auto"/>
            <w:bottom w:val="none" w:sz="0" w:space="0" w:color="auto"/>
            <w:right w:val="none" w:sz="0" w:space="0" w:color="auto"/>
          </w:divBdr>
        </w:div>
        <w:div w:id="1105148216">
          <w:marLeft w:val="480"/>
          <w:marRight w:val="0"/>
          <w:marTop w:val="0"/>
          <w:marBottom w:val="0"/>
          <w:divBdr>
            <w:top w:val="none" w:sz="0" w:space="0" w:color="auto"/>
            <w:left w:val="none" w:sz="0" w:space="0" w:color="auto"/>
            <w:bottom w:val="none" w:sz="0" w:space="0" w:color="auto"/>
            <w:right w:val="none" w:sz="0" w:space="0" w:color="auto"/>
          </w:divBdr>
        </w:div>
        <w:div w:id="778522694">
          <w:marLeft w:val="480"/>
          <w:marRight w:val="0"/>
          <w:marTop w:val="0"/>
          <w:marBottom w:val="0"/>
          <w:divBdr>
            <w:top w:val="none" w:sz="0" w:space="0" w:color="auto"/>
            <w:left w:val="none" w:sz="0" w:space="0" w:color="auto"/>
            <w:bottom w:val="none" w:sz="0" w:space="0" w:color="auto"/>
            <w:right w:val="none" w:sz="0" w:space="0" w:color="auto"/>
          </w:divBdr>
        </w:div>
        <w:div w:id="729696979">
          <w:marLeft w:val="480"/>
          <w:marRight w:val="0"/>
          <w:marTop w:val="0"/>
          <w:marBottom w:val="0"/>
          <w:divBdr>
            <w:top w:val="none" w:sz="0" w:space="0" w:color="auto"/>
            <w:left w:val="none" w:sz="0" w:space="0" w:color="auto"/>
            <w:bottom w:val="none" w:sz="0" w:space="0" w:color="auto"/>
            <w:right w:val="none" w:sz="0" w:space="0" w:color="auto"/>
          </w:divBdr>
        </w:div>
        <w:div w:id="468590617">
          <w:marLeft w:val="480"/>
          <w:marRight w:val="0"/>
          <w:marTop w:val="0"/>
          <w:marBottom w:val="0"/>
          <w:divBdr>
            <w:top w:val="none" w:sz="0" w:space="0" w:color="auto"/>
            <w:left w:val="none" w:sz="0" w:space="0" w:color="auto"/>
            <w:bottom w:val="none" w:sz="0" w:space="0" w:color="auto"/>
            <w:right w:val="none" w:sz="0" w:space="0" w:color="auto"/>
          </w:divBdr>
        </w:div>
        <w:div w:id="2038650523">
          <w:marLeft w:val="480"/>
          <w:marRight w:val="0"/>
          <w:marTop w:val="0"/>
          <w:marBottom w:val="0"/>
          <w:divBdr>
            <w:top w:val="none" w:sz="0" w:space="0" w:color="auto"/>
            <w:left w:val="none" w:sz="0" w:space="0" w:color="auto"/>
            <w:bottom w:val="none" w:sz="0" w:space="0" w:color="auto"/>
            <w:right w:val="none" w:sz="0" w:space="0" w:color="auto"/>
          </w:divBdr>
        </w:div>
        <w:div w:id="410393450">
          <w:marLeft w:val="480"/>
          <w:marRight w:val="0"/>
          <w:marTop w:val="0"/>
          <w:marBottom w:val="0"/>
          <w:divBdr>
            <w:top w:val="none" w:sz="0" w:space="0" w:color="auto"/>
            <w:left w:val="none" w:sz="0" w:space="0" w:color="auto"/>
            <w:bottom w:val="none" w:sz="0" w:space="0" w:color="auto"/>
            <w:right w:val="none" w:sz="0" w:space="0" w:color="auto"/>
          </w:divBdr>
        </w:div>
        <w:div w:id="1165903555">
          <w:marLeft w:val="480"/>
          <w:marRight w:val="0"/>
          <w:marTop w:val="0"/>
          <w:marBottom w:val="0"/>
          <w:divBdr>
            <w:top w:val="none" w:sz="0" w:space="0" w:color="auto"/>
            <w:left w:val="none" w:sz="0" w:space="0" w:color="auto"/>
            <w:bottom w:val="none" w:sz="0" w:space="0" w:color="auto"/>
            <w:right w:val="none" w:sz="0" w:space="0" w:color="auto"/>
          </w:divBdr>
        </w:div>
        <w:div w:id="865217123">
          <w:marLeft w:val="480"/>
          <w:marRight w:val="0"/>
          <w:marTop w:val="0"/>
          <w:marBottom w:val="0"/>
          <w:divBdr>
            <w:top w:val="none" w:sz="0" w:space="0" w:color="auto"/>
            <w:left w:val="none" w:sz="0" w:space="0" w:color="auto"/>
            <w:bottom w:val="none" w:sz="0" w:space="0" w:color="auto"/>
            <w:right w:val="none" w:sz="0" w:space="0" w:color="auto"/>
          </w:divBdr>
        </w:div>
        <w:div w:id="433522958">
          <w:marLeft w:val="480"/>
          <w:marRight w:val="0"/>
          <w:marTop w:val="0"/>
          <w:marBottom w:val="0"/>
          <w:divBdr>
            <w:top w:val="none" w:sz="0" w:space="0" w:color="auto"/>
            <w:left w:val="none" w:sz="0" w:space="0" w:color="auto"/>
            <w:bottom w:val="none" w:sz="0" w:space="0" w:color="auto"/>
            <w:right w:val="none" w:sz="0" w:space="0" w:color="auto"/>
          </w:divBdr>
        </w:div>
        <w:div w:id="1982423699">
          <w:marLeft w:val="480"/>
          <w:marRight w:val="0"/>
          <w:marTop w:val="0"/>
          <w:marBottom w:val="0"/>
          <w:divBdr>
            <w:top w:val="none" w:sz="0" w:space="0" w:color="auto"/>
            <w:left w:val="none" w:sz="0" w:space="0" w:color="auto"/>
            <w:bottom w:val="none" w:sz="0" w:space="0" w:color="auto"/>
            <w:right w:val="none" w:sz="0" w:space="0" w:color="auto"/>
          </w:divBdr>
        </w:div>
        <w:div w:id="1164516089">
          <w:marLeft w:val="480"/>
          <w:marRight w:val="0"/>
          <w:marTop w:val="0"/>
          <w:marBottom w:val="0"/>
          <w:divBdr>
            <w:top w:val="none" w:sz="0" w:space="0" w:color="auto"/>
            <w:left w:val="none" w:sz="0" w:space="0" w:color="auto"/>
            <w:bottom w:val="none" w:sz="0" w:space="0" w:color="auto"/>
            <w:right w:val="none" w:sz="0" w:space="0" w:color="auto"/>
          </w:divBdr>
        </w:div>
        <w:div w:id="1324964746">
          <w:marLeft w:val="480"/>
          <w:marRight w:val="0"/>
          <w:marTop w:val="0"/>
          <w:marBottom w:val="0"/>
          <w:divBdr>
            <w:top w:val="none" w:sz="0" w:space="0" w:color="auto"/>
            <w:left w:val="none" w:sz="0" w:space="0" w:color="auto"/>
            <w:bottom w:val="none" w:sz="0" w:space="0" w:color="auto"/>
            <w:right w:val="none" w:sz="0" w:space="0" w:color="auto"/>
          </w:divBdr>
        </w:div>
        <w:div w:id="1878614130">
          <w:marLeft w:val="480"/>
          <w:marRight w:val="0"/>
          <w:marTop w:val="0"/>
          <w:marBottom w:val="0"/>
          <w:divBdr>
            <w:top w:val="none" w:sz="0" w:space="0" w:color="auto"/>
            <w:left w:val="none" w:sz="0" w:space="0" w:color="auto"/>
            <w:bottom w:val="none" w:sz="0" w:space="0" w:color="auto"/>
            <w:right w:val="none" w:sz="0" w:space="0" w:color="auto"/>
          </w:divBdr>
        </w:div>
        <w:div w:id="452869295">
          <w:marLeft w:val="480"/>
          <w:marRight w:val="0"/>
          <w:marTop w:val="0"/>
          <w:marBottom w:val="0"/>
          <w:divBdr>
            <w:top w:val="none" w:sz="0" w:space="0" w:color="auto"/>
            <w:left w:val="none" w:sz="0" w:space="0" w:color="auto"/>
            <w:bottom w:val="none" w:sz="0" w:space="0" w:color="auto"/>
            <w:right w:val="none" w:sz="0" w:space="0" w:color="auto"/>
          </w:divBdr>
        </w:div>
        <w:div w:id="318655190">
          <w:marLeft w:val="480"/>
          <w:marRight w:val="0"/>
          <w:marTop w:val="0"/>
          <w:marBottom w:val="0"/>
          <w:divBdr>
            <w:top w:val="none" w:sz="0" w:space="0" w:color="auto"/>
            <w:left w:val="none" w:sz="0" w:space="0" w:color="auto"/>
            <w:bottom w:val="none" w:sz="0" w:space="0" w:color="auto"/>
            <w:right w:val="none" w:sz="0" w:space="0" w:color="auto"/>
          </w:divBdr>
        </w:div>
        <w:div w:id="324554215">
          <w:marLeft w:val="480"/>
          <w:marRight w:val="0"/>
          <w:marTop w:val="0"/>
          <w:marBottom w:val="0"/>
          <w:divBdr>
            <w:top w:val="none" w:sz="0" w:space="0" w:color="auto"/>
            <w:left w:val="none" w:sz="0" w:space="0" w:color="auto"/>
            <w:bottom w:val="none" w:sz="0" w:space="0" w:color="auto"/>
            <w:right w:val="none" w:sz="0" w:space="0" w:color="auto"/>
          </w:divBdr>
        </w:div>
        <w:div w:id="885868803">
          <w:marLeft w:val="480"/>
          <w:marRight w:val="0"/>
          <w:marTop w:val="0"/>
          <w:marBottom w:val="0"/>
          <w:divBdr>
            <w:top w:val="none" w:sz="0" w:space="0" w:color="auto"/>
            <w:left w:val="none" w:sz="0" w:space="0" w:color="auto"/>
            <w:bottom w:val="none" w:sz="0" w:space="0" w:color="auto"/>
            <w:right w:val="none" w:sz="0" w:space="0" w:color="auto"/>
          </w:divBdr>
        </w:div>
        <w:div w:id="147019196">
          <w:marLeft w:val="480"/>
          <w:marRight w:val="0"/>
          <w:marTop w:val="0"/>
          <w:marBottom w:val="0"/>
          <w:divBdr>
            <w:top w:val="none" w:sz="0" w:space="0" w:color="auto"/>
            <w:left w:val="none" w:sz="0" w:space="0" w:color="auto"/>
            <w:bottom w:val="none" w:sz="0" w:space="0" w:color="auto"/>
            <w:right w:val="none" w:sz="0" w:space="0" w:color="auto"/>
          </w:divBdr>
        </w:div>
        <w:div w:id="946935058">
          <w:marLeft w:val="480"/>
          <w:marRight w:val="0"/>
          <w:marTop w:val="0"/>
          <w:marBottom w:val="0"/>
          <w:divBdr>
            <w:top w:val="none" w:sz="0" w:space="0" w:color="auto"/>
            <w:left w:val="none" w:sz="0" w:space="0" w:color="auto"/>
            <w:bottom w:val="none" w:sz="0" w:space="0" w:color="auto"/>
            <w:right w:val="none" w:sz="0" w:space="0" w:color="auto"/>
          </w:divBdr>
        </w:div>
        <w:div w:id="1835412795">
          <w:marLeft w:val="480"/>
          <w:marRight w:val="0"/>
          <w:marTop w:val="0"/>
          <w:marBottom w:val="0"/>
          <w:divBdr>
            <w:top w:val="none" w:sz="0" w:space="0" w:color="auto"/>
            <w:left w:val="none" w:sz="0" w:space="0" w:color="auto"/>
            <w:bottom w:val="none" w:sz="0" w:space="0" w:color="auto"/>
            <w:right w:val="none" w:sz="0" w:space="0" w:color="auto"/>
          </w:divBdr>
        </w:div>
        <w:div w:id="865019187">
          <w:marLeft w:val="480"/>
          <w:marRight w:val="0"/>
          <w:marTop w:val="0"/>
          <w:marBottom w:val="0"/>
          <w:divBdr>
            <w:top w:val="none" w:sz="0" w:space="0" w:color="auto"/>
            <w:left w:val="none" w:sz="0" w:space="0" w:color="auto"/>
            <w:bottom w:val="none" w:sz="0" w:space="0" w:color="auto"/>
            <w:right w:val="none" w:sz="0" w:space="0" w:color="auto"/>
          </w:divBdr>
        </w:div>
        <w:div w:id="416287563">
          <w:marLeft w:val="480"/>
          <w:marRight w:val="0"/>
          <w:marTop w:val="0"/>
          <w:marBottom w:val="0"/>
          <w:divBdr>
            <w:top w:val="none" w:sz="0" w:space="0" w:color="auto"/>
            <w:left w:val="none" w:sz="0" w:space="0" w:color="auto"/>
            <w:bottom w:val="none" w:sz="0" w:space="0" w:color="auto"/>
            <w:right w:val="none" w:sz="0" w:space="0" w:color="auto"/>
          </w:divBdr>
        </w:div>
        <w:div w:id="1302343291">
          <w:marLeft w:val="480"/>
          <w:marRight w:val="0"/>
          <w:marTop w:val="0"/>
          <w:marBottom w:val="0"/>
          <w:divBdr>
            <w:top w:val="none" w:sz="0" w:space="0" w:color="auto"/>
            <w:left w:val="none" w:sz="0" w:space="0" w:color="auto"/>
            <w:bottom w:val="none" w:sz="0" w:space="0" w:color="auto"/>
            <w:right w:val="none" w:sz="0" w:space="0" w:color="auto"/>
          </w:divBdr>
        </w:div>
        <w:div w:id="1213274892">
          <w:marLeft w:val="480"/>
          <w:marRight w:val="0"/>
          <w:marTop w:val="0"/>
          <w:marBottom w:val="0"/>
          <w:divBdr>
            <w:top w:val="none" w:sz="0" w:space="0" w:color="auto"/>
            <w:left w:val="none" w:sz="0" w:space="0" w:color="auto"/>
            <w:bottom w:val="none" w:sz="0" w:space="0" w:color="auto"/>
            <w:right w:val="none" w:sz="0" w:space="0" w:color="auto"/>
          </w:divBdr>
        </w:div>
        <w:div w:id="582033159">
          <w:marLeft w:val="480"/>
          <w:marRight w:val="0"/>
          <w:marTop w:val="0"/>
          <w:marBottom w:val="0"/>
          <w:divBdr>
            <w:top w:val="none" w:sz="0" w:space="0" w:color="auto"/>
            <w:left w:val="none" w:sz="0" w:space="0" w:color="auto"/>
            <w:bottom w:val="none" w:sz="0" w:space="0" w:color="auto"/>
            <w:right w:val="none" w:sz="0" w:space="0" w:color="auto"/>
          </w:divBdr>
        </w:div>
        <w:div w:id="1680305677">
          <w:marLeft w:val="480"/>
          <w:marRight w:val="0"/>
          <w:marTop w:val="0"/>
          <w:marBottom w:val="0"/>
          <w:divBdr>
            <w:top w:val="none" w:sz="0" w:space="0" w:color="auto"/>
            <w:left w:val="none" w:sz="0" w:space="0" w:color="auto"/>
            <w:bottom w:val="none" w:sz="0" w:space="0" w:color="auto"/>
            <w:right w:val="none" w:sz="0" w:space="0" w:color="auto"/>
          </w:divBdr>
        </w:div>
        <w:div w:id="566571397">
          <w:marLeft w:val="480"/>
          <w:marRight w:val="0"/>
          <w:marTop w:val="0"/>
          <w:marBottom w:val="0"/>
          <w:divBdr>
            <w:top w:val="none" w:sz="0" w:space="0" w:color="auto"/>
            <w:left w:val="none" w:sz="0" w:space="0" w:color="auto"/>
            <w:bottom w:val="none" w:sz="0" w:space="0" w:color="auto"/>
            <w:right w:val="none" w:sz="0" w:space="0" w:color="auto"/>
          </w:divBdr>
        </w:div>
        <w:div w:id="1641839634">
          <w:marLeft w:val="480"/>
          <w:marRight w:val="0"/>
          <w:marTop w:val="0"/>
          <w:marBottom w:val="0"/>
          <w:divBdr>
            <w:top w:val="none" w:sz="0" w:space="0" w:color="auto"/>
            <w:left w:val="none" w:sz="0" w:space="0" w:color="auto"/>
            <w:bottom w:val="none" w:sz="0" w:space="0" w:color="auto"/>
            <w:right w:val="none" w:sz="0" w:space="0" w:color="auto"/>
          </w:divBdr>
        </w:div>
        <w:div w:id="1744789828">
          <w:marLeft w:val="480"/>
          <w:marRight w:val="0"/>
          <w:marTop w:val="0"/>
          <w:marBottom w:val="0"/>
          <w:divBdr>
            <w:top w:val="none" w:sz="0" w:space="0" w:color="auto"/>
            <w:left w:val="none" w:sz="0" w:space="0" w:color="auto"/>
            <w:bottom w:val="none" w:sz="0" w:space="0" w:color="auto"/>
            <w:right w:val="none" w:sz="0" w:space="0" w:color="auto"/>
          </w:divBdr>
        </w:div>
        <w:div w:id="64181529">
          <w:marLeft w:val="480"/>
          <w:marRight w:val="0"/>
          <w:marTop w:val="0"/>
          <w:marBottom w:val="0"/>
          <w:divBdr>
            <w:top w:val="none" w:sz="0" w:space="0" w:color="auto"/>
            <w:left w:val="none" w:sz="0" w:space="0" w:color="auto"/>
            <w:bottom w:val="none" w:sz="0" w:space="0" w:color="auto"/>
            <w:right w:val="none" w:sz="0" w:space="0" w:color="auto"/>
          </w:divBdr>
        </w:div>
        <w:div w:id="828786288">
          <w:marLeft w:val="480"/>
          <w:marRight w:val="0"/>
          <w:marTop w:val="0"/>
          <w:marBottom w:val="0"/>
          <w:divBdr>
            <w:top w:val="none" w:sz="0" w:space="0" w:color="auto"/>
            <w:left w:val="none" w:sz="0" w:space="0" w:color="auto"/>
            <w:bottom w:val="none" w:sz="0" w:space="0" w:color="auto"/>
            <w:right w:val="none" w:sz="0" w:space="0" w:color="auto"/>
          </w:divBdr>
        </w:div>
        <w:div w:id="1183670813">
          <w:marLeft w:val="480"/>
          <w:marRight w:val="0"/>
          <w:marTop w:val="0"/>
          <w:marBottom w:val="0"/>
          <w:divBdr>
            <w:top w:val="none" w:sz="0" w:space="0" w:color="auto"/>
            <w:left w:val="none" w:sz="0" w:space="0" w:color="auto"/>
            <w:bottom w:val="none" w:sz="0" w:space="0" w:color="auto"/>
            <w:right w:val="none" w:sz="0" w:space="0" w:color="auto"/>
          </w:divBdr>
        </w:div>
        <w:div w:id="212617492">
          <w:marLeft w:val="480"/>
          <w:marRight w:val="0"/>
          <w:marTop w:val="0"/>
          <w:marBottom w:val="0"/>
          <w:divBdr>
            <w:top w:val="none" w:sz="0" w:space="0" w:color="auto"/>
            <w:left w:val="none" w:sz="0" w:space="0" w:color="auto"/>
            <w:bottom w:val="none" w:sz="0" w:space="0" w:color="auto"/>
            <w:right w:val="none" w:sz="0" w:space="0" w:color="auto"/>
          </w:divBdr>
        </w:div>
        <w:div w:id="751513717">
          <w:marLeft w:val="480"/>
          <w:marRight w:val="0"/>
          <w:marTop w:val="0"/>
          <w:marBottom w:val="0"/>
          <w:divBdr>
            <w:top w:val="none" w:sz="0" w:space="0" w:color="auto"/>
            <w:left w:val="none" w:sz="0" w:space="0" w:color="auto"/>
            <w:bottom w:val="none" w:sz="0" w:space="0" w:color="auto"/>
            <w:right w:val="none" w:sz="0" w:space="0" w:color="auto"/>
          </w:divBdr>
        </w:div>
        <w:div w:id="327905678">
          <w:marLeft w:val="480"/>
          <w:marRight w:val="0"/>
          <w:marTop w:val="0"/>
          <w:marBottom w:val="0"/>
          <w:divBdr>
            <w:top w:val="none" w:sz="0" w:space="0" w:color="auto"/>
            <w:left w:val="none" w:sz="0" w:space="0" w:color="auto"/>
            <w:bottom w:val="none" w:sz="0" w:space="0" w:color="auto"/>
            <w:right w:val="none" w:sz="0" w:space="0" w:color="auto"/>
          </w:divBdr>
        </w:div>
        <w:div w:id="15542986">
          <w:marLeft w:val="480"/>
          <w:marRight w:val="0"/>
          <w:marTop w:val="0"/>
          <w:marBottom w:val="0"/>
          <w:divBdr>
            <w:top w:val="none" w:sz="0" w:space="0" w:color="auto"/>
            <w:left w:val="none" w:sz="0" w:space="0" w:color="auto"/>
            <w:bottom w:val="none" w:sz="0" w:space="0" w:color="auto"/>
            <w:right w:val="none" w:sz="0" w:space="0" w:color="auto"/>
          </w:divBdr>
        </w:div>
        <w:div w:id="229850448">
          <w:marLeft w:val="480"/>
          <w:marRight w:val="0"/>
          <w:marTop w:val="0"/>
          <w:marBottom w:val="0"/>
          <w:divBdr>
            <w:top w:val="none" w:sz="0" w:space="0" w:color="auto"/>
            <w:left w:val="none" w:sz="0" w:space="0" w:color="auto"/>
            <w:bottom w:val="none" w:sz="0" w:space="0" w:color="auto"/>
            <w:right w:val="none" w:sz="0" w:space="0" w:color="auto"/>
          </w:divBdr>
        </w:div>
        <w:div w:id="1327633315">
          <w:marLeft w:val="480"/>
          <w:marRight w:val="0"/>
          <w:marTop w:val="0"/>
          <w:marBottom w:val="0"/>
          <w:divBdr>
            <w:top w:val="none" w:sz="0" w:space="0" w:color="auto"/>
            <w:left w:val="none" w:sz="0" w:space="0" w:color="auto"/>
            <w:bottom w:val="none" w:sz="0" w:space="0" w:color="auto"/>
            <w:right w:val="none" w:sz="0" w:space="0" w:color="auto"/>
          </w:divBdr>
        </w:div>
        <w:div w:id="1813862894">
          <w:marLeft w:val="480"/>
          <w:marRight w:val="0"/>
          <w:marTop w:val="0"/>
          <w:marBottom w:val="0"/>
          <w:divBdr>
            <w:top w:val="none" w:sz="0" w:space="0" w:color="auto"/>
            <w:left w:val="none" w:sz="0" w:space="0" w:color="auto"/>
            <w:bottom w:val="none" w:sz="0" w:space="0" w:color="auto"/>
            <w:right w:val="none" w:sz="0" w:space="0" w:color="auto"/>
          </w:divBdr>
        </w:div>
        <w:div w:id="500123640">
          <w:marLeft w:val="480"/>
          <w:marRight w:val="0"/>
          <w:marTop w:val="0"/>
          <w:marBottom w:val="0"/>
          <w:divBdr>
            <w:top w:val="none" w:sz="0" w:space="0" w:color="auto"/>
            <w:left w:val="none" w:sz="0" w:space="0" w:color="auto"/>
            <w:bottom w:val="none" w:sz="0" w:space="0" w:color="auto"/>
            <w:right w:val="none" w:sz="0" w:space="0" w:color="auto"/>
          </w:divBdr>
        </w:div>
        <w:div w:id="586622318">
          <w:marLeft w:val="480"/>
          <w:marRight w:val="0"/>
          <w:marTop w:val="0"/>
          <w:marBottom w:val="0"/>
          <w:divBdr>
            <w:top w:val="none" w:sz="0" w:space="0" w:color="auto"/>
            <w:left w:val="none" w:sz="0" w:space="0" w:color="auto"/>
            <w:bottom w:val="none" w:sz="0" w:space="0" w:color="auto"/>
            <w:right w:val="none" w:sz="0" w:space="0" w:color="auto"/>
          </w:divBdr>
        </w:div>
        <w:div w:id="1965621893">
          <w:marLeft w:val="480"/>
          <w:marRight w:val="0"/>
          <w:marTop w:val="0"/>
          <w:marBottom w:val="0"/>
          <w:divBdr>
            <w:top w:val="none" w:sz="0" w:space="0" w:color="auto"/>
            <w:left w:val="none" w:sz="0" w:space="0" w:color="auto"/>
            <w:bottom w:val="none" w:sz="0" w:space="0" w:color="auto"/>
            <w:right w:val="none" w:sz="0" w:space="0" w:color="auto"/>
          </w:divBdr>
        </w:div>
        <w:div w:id="1011833699">
          <w:marLeft w:val="480"/>
          <w:marRight w:val="0"/>
          <w:marTop w:val="0"/>
          <w:marBottom w:val="0"/>
          <w:divBdr>
            <w:top w:val="none" w:sz="0" w:space="0" w:color="auto"/>
            <w:left w:val="none" w:sz="0" w:space="0" w:color="auto"/>
            <w:bottom w:val="none" w:sz="0" w:space="0" w:color="auto"/>
            <w:right w:val="none" w:sz="0" w:space="0" w:color="auto"/>
          </w:divBdr>
        </w:div>
        <w:div w:id="98725403">
          <w:marLeft w:val="480"/>
          <w:marRight w:val="0"/>
          <w:marTop w:val="0"/>
          <w:marBottom w:val="0"/>
          <w:divBdr>
            <w:top w:val="none" w:sz="0" w:space="0" w:color="auto"/>
            <w:left w:val="none" w:sz="0" w:space="0" w:color="auto"/>
            <w:bottom w:val="none" w:sz="0" w:space="0" w:color="auto"/>
            <w:right w:val="none" w:sz="0" w:space="0" w:color="auto"/>
          </w:divBdr>
        </w:div>
        <w:div w:id="436104607">
          <w:marLeft w:val="480"/>
          <w:marRight w:val="0"/>
          <w:marTop w:val="0"/>
          <w:marBottom w:val="0"/>
          <w:divBdr>
            <w:top w:val="none" w:sz="0" w:space="0" w:color="auto"/>
            <w:left w:val="none" w:sz="0" w:space="0" w:color="auto"/>
            <w:bottom w:val="none" w:sz="0" w:space="0" w:color="auto"/>
            <w:right w:val="none" w:sz="0" w:space="0" w:color="auto"/>
          </w:divBdr>
        </w:div>
        <w:div w:id="504980808">
          <w:marLeft w:val="480"/>
          <w:marRight w:val="0"/>
          <w:marTop w:val="0"/>
          <w:marBottom w:val="0"/>
          <w:divBdr>
            <w:top w:val="none" w:sz="0" w:space="0" w:color="auto"/>
            <w:left w:val="none" w:sz="0" w:space="0" w:color="auto"/>
            <w:bottom w:val="none" w:sz="0" w:space="0" w:color="auto"/>
            <w:right w:val="none" w:sz="0" w:space="0" w:color="auto"/>
          </w:divBdr>
        </w:div>
        <w:div w:id="864095523">
          <w:marLeft w:val="480"/>
          <w:marRight w:val="0"/>
          <w:marTop w:val="0"/>
          <w:marBottom w:val="0"/>
          <w:divBdr>
            <w:top w:val="none" w:sz="0" w:space="0" w:color="auto"/>
            <w:left w:val="none" w:sz="0" w:space="0" w:color="auto"/>
            <w:bottom w:val="none" w:sz="0" w:space="0" w:color="auto"/>
            <w:right w:val="none" w:sz="0" w:space="0" w:color="auto"/>
          </w:divBdr>
        </w:div>
        <w:div w:id="168840139">
          <w:marLeft w:val="480"/>
          <w:marRight w:val="0"/>
          <w:marTop w:val="0"/>
          <w:marBottom w:val="0"/>
          <w:divBdr>
            <w:top w:val="none" w:sz="0" w:space="0" w:color="auto"/>
            <w:left w:val="none" w:sz="0" w:space="0" w:color="auto"/>
            <w:bottom w:val="none" w:sz="0" w:space="0" w:color="auto"/>
            <w:right w:val="none" w:sz="0" w:space="0" w:color="auto"/>
          </w:divBdr>
        </w:div>
      </w:divsChild>
    </w:div>
    <w:div w:id="1284926434">
      <w:bodyDiv w:val="1"/>
      <w:marLeft w:val="0"/>
      <w:marRight w:val="0"/>
      <w:marTop w:val="0"/>
      <w:marBottom w:val="0"/>
      <w:divBdr>
        <w:top w:val="none" w:sz="0" w:space="0" w:color="auto"/>
        <w:left w:val="none" w:sz="0" w:space="0" w:color="auto"/>
        <w:bottom w:val="none" w:sz="0" w:space="0" w:color="auto"/>
        <w:right w:val="none" w:sz="0" w:space="0" w:color="auto"/>
      </w:divBdr>
    </w:div>
    <w:div w:id="1288271344">
      <w:bodyDiv w:val="1"/>
      <w:marLeft w:val="0"/>
      <w:marRight w:val="0"/>
      <w:marTop w:val="0"/>
      <w:marBottom w:val="0"/>
      <w:divBdr>
        <w:top w:val="none" w:sz="0" w:space="0" w:color="auto"/>
        <w:left w:val="none" w:sz="0" w:space="0" w:color="auto"/>
        <w:bottom w:val="none" w:sz="0" w:space="0" w:color="auto"/>
        <w:right w:val="none" w:sz="0" w:space="0" w:color="auto"/>
      </w:divBdr>
    </w:div>
    <w:div w:id="1292321058">
      <w:bodyDiv w:val="1"/>
      <w:marLeft w:val="0"/>
      <w:marRight w:val="0"/>
      <w:marTop w:val="0"/>
      <w:marBottom w:val="0"/>
      <w:divBdr>
        <w:top w:val="none" w:sz="0" w:space="0" w:color="auto"/>
        <w:left w:val="none" w:sz="0" w:space="0" w:color="auto"/>
        <w:bottom w:val="none" w:sz="0" w:space="0" w:color="auto"/>
        <w:right w:val="none" w:sz="0" w:space="0" w:color="auto"/>
      </w:divBdr>
    </w:div>
    <w:div w:id="1297181995">
      <w:bodyDiv w:val="1"/>
      <w:marLeft w:val="0"/>
      <w:marRight w:val="0"/>
      <w:marTop w:val="0"/>
      <w:marBottom w:val="0"/>
      <w:divBdr>
        <w:top w:val="none" w:sz="0" w:space="0" w:color="auto"/>
        <w:left w:val="none" w:sz="0" w:space="0" w:color="auto"/>
        <w:bottom w:val="none" w:sz="0" w:space="0" w:color="auto"/>
        <w:right w:val="none" w:sz="0" w:space="0" w:color="auto"/>
      </w:divBdr>
    </w:div>
    <w:div w:id="1299651487">
      <w:bodyDiv w:val="1"/>
      <w:marLeft w:val="0"/>
      <w:marRight w:val="0"/>
      <w:marTop w:val="0"/>
      <w:marBottom w:val="0"/>
      <w:divBdr>
        <w:top w:val="none" w:sz="0" w:space="0" w:color="auto"/>
        <w:left w:val="none" w:sz="0" w:space="0" w:color="auto"/>
        <w:bottom w:val="none" w:sz="0" w:space="0" w:color="auto"/>
        <w:right w:val="none" w:sz="0" w:space="0" w:color="auto"/>
      </w:divBdr>
    </w:div>
    <w:div w:id="1299801473">
      <w:bodyDiv w:val="1"/>
      <w:marLeft w:val="0"/>
      <w:marRight w:val="0"/>
      <w:marTop w:val="0"/>
      <w:marBottom w:val="0"/>
      <w:divBdr>
        <w:top w:val="none" w:sz="0" w:space="0" w:color="auto"/>
        <w:left w:val="none" w:sz="0" w:space="0" w:color="auto"/>
        <w:bottom w:val="none" w:sz="0" w:space="0" w:color="auto"/>
        <w:right w:val="none" w:sz="0" w:space="0" w:color="auto"/>
      </w:divBdr>
    </w:div>
    <w:div w:id="1300261167">
      <w:bodyDiv w:val="1"/>
      <w:marLeft w:val="0"/>
      <w:marRight w:val="0"/>
      <w:marTop w:val="0"/>
      <w:marBottom w:val="0"/>
      <w:divBdr>
        <w:top w:val="none" w:sz="0" w:space="0" w:color="auto"/>
        <w:left w:val="none" w:sz="0" w:space="0" w:color="auto"/>
        <w:bottom w:val="none" w:sz="0" w:space="0" w:color="auto"/>
        <w:right w:val="none" w:sz="0" w:space="0" w:color="auto"/>
      </w:divBdr>
    </w:div>
    <w:div w:id="1302424073">
      <w:bodyDiv w:val="1"/>
      <w:marLeft w:val="0"/>
      <w:marRight w:val="0"/>
      <w:marTop w:val="0"/>
      <w:marBottom w:val="0"/>
      <w:divBdr>
        <w:top w:val="none" w:sz="0" w:space="0" w:color="auto"/>
        <w:left w:val="none" w:sz="0" w:space="0" w:color="auto"/>
        <w:bottom w:val="none" w:sz="0" w:space="0" w:color="auto"/>
        <w:right w:val="none" w:sz="0" w:space="0" w:color="auto"/>
      </w:divBdr>
      <w:divsChild>
        <w:div w:id="5864141">
          <w:marLeft w:val="480"/>
          <w:marRight w:val="0"/>
          <w:marTop w:val="0"/>
          <w:marBottom w:val="0"/>
          <w:divBdr>
            <w:top w:val="none" w:sz="0" w:space="0" w:color="auto"/>
            <w:left w:val="none" w:sz="0" w:space="0" w:color="auto"/>
            <w:bottom w:val="none" w:sz="0" w:space="0" w:color="auto"/>
            <w:right w:val="none" w:sz="0" w:space="0" w:color="auto"/>
          </w:divBdr>
        </w:div>
        <w:div w:id="38552521">
          <w:marLeft w:val="480"/>
          <w:marRight w:val="0"/>
          <w:marTop w:val="0"/>
          <w:marBottom w:val="0"/>
          <w:divBdr>
            <w:top w:val="none" w:sz="0" w:space="0" w:color="auto"/>
            <w:left w:val="none" w:sz="0" w:space="0" w:color="auto"/>
            <w:bottom w:val="none" w:sz="0" w:space="0" w:color="auto"/>
            <w:right w:val="none" w:sz="0" w:space="0" w:color="auto"/>
          </w:divBdr>
        </w:div>
        <w:div w:id="52050866">
          <w:marLeft w:val="480"/>
          <w:marRight w:val="0"/>
          <w:marTop w:val="0"/>
          <w:marBottom w:val="0"/>
          <w:divBdr>
            <w:top w:val="none" w:sz="0" w:space="0" w:color="auto"/>
            <w:left w:val="none" w:sz="0" w:space="0" w:color="auto"/>
            <w:bottom w:val="none" w:sz="0" w:space="0" w:color="auto"/>
            <w:right w:val="none" w:sz="0" w:space="0" w:color="auto"/>
          </w:divBdr>
        </w:div>
        <w:div w:id="131021577">
          <w:marLeft w:val="480"/>
          <w:marRight w:val="0"/>
          <w:marTop w:val="0"/>
          <w:marBottom w:val="0"/>
          <w:divBdr>
            <w:top w:val="none" w:sz="0" w:space="0" w:color="auto"/>
            <w:left w:val="none" w:sz="0" w:space="0" w:color="auto"/>
            <w:bottom w:val="none" w:sz="0" w:space="0" w:color="auto"/>
            <w:right w:val="none" w:sz="0" w:space="0" w:color="auto"/>
          </w:divBdr>
        </w:div>
        <w:div w:id="181095447">
          <w:marLeft w:val="480"/>
          <w:marRight w:val="0"/>
          <w:marTop w:val="0"/>
          <w:marBottom w:val="0"/>
          <w:divBdr>
            <w:top w:val="none" w:sz="0" w:space="0" w:color="auto"/>
            <w:left w:val="none" w:sz="0" w:space="0" w:color="auto"/>
            <w:bottom w:val="none" w:sz="0" w:space="0" w:color="auto"/>
            <w:right w:val="none" w:sz="0" w:space="0" w:color="auto"/>
          </w:divBdr>
        </w:div>
        <w:div w:id="273749300">
          <w:marLeft w:val="480"/>
          <w:marRight w:val="0"/>
          <w:marTop w:val="0"/>
          <w:marBottom w:val="0"/>
          <w:divBdr>
            <w:top w:val="none" w:sz="0" w:space="0" w:color="auto"/>
            <w:left w:val="none" w:sz="0" w:space="0" w:color="auto"/>
            <w:bottom w:val="none" w:sz="0" w:space="0" w:color="auto"/>
            <w:right w:val="none" w:sz="0" w:space="0" w:color="auto"/>
          </w:divBdr>
        </w:div>
        <w:div w:id="341661818">
          <w:marLeft w:val="480"/>
          <w:marRight w:val="0"/>
          <w:marTop w:val="0"/>
          <w:marBottom w:val="0"/>
          <w:divBdr>
            <w:top w:val="none" w:sz="0" w:space="0" w:color="auto"/>
            <w:left w:val="none" w:sz="0" w:space="0" w:color="auto"/>
            <w:bottom w:val="none" w:sz="0" w:space="0" w:color="auto"/>
            <w:right w:val="none" w:sz="0" w:space="0" w:color="auto"/>
          </w:divBdr>
        </w:div>
        <w:div w:id="346445085">
          <w:marLeft w:val="480"/>
          <w:marRight w:val="0"/>
          <w:marTop w:val="0"/>
          <w:marBottom w:val="0"/>
          <w:divBdr>
            <w:top w:val="none" w:sz="0" w:space="0" w:color="auto"/>
            <w:left w:val="none" w:sz="0" w:space="0" w:color="auto"/>
            <w:bottom w:val="none" w:sz="0" w:space="0" w:color="auto"/>
            <w:right w:val="none" w:sz="0" w:space="0" w:color="auto"/>
          </w:divBdr>
        </w:div>
        <w:div w:id="388723204">
          <w:marLeft w:val="480"/>
          <w:marRight w:val="0"/>
          <w:marTop w:val="0"/>
          <w:marBottom w:val="0"/>
          <w:divBdr>
            <w:top w:val="none" w:sz="0" w:space="0" w:color="auto"/>
            <w:left w:val="none" w:sz="0" w:space="0" w:color="auto"/>
            <w:bottom w:val="none" w:sz="0" w:space="0" w:color="auto"/>
            <w:right w:val="none" w:sz="0" w:space="0" w:color="auto"/>
          </w:divBdr>
        </w:div>
        <w:div w:id="428963256">
          <w:marLeft w:val="480"/>
          <w:marRight w:val="0"/>
          <w:marTop w:val="0"/>
          <w:marBottom w:val="0"/>
          <w:divBdr>
            <w:top w:val="none" w:sz="0" w:space="0" w:color="auto"/>
            <w:left w:val="none" w:sz="0" w:space="0" w:color="auto"/>
            <w:bottom w:val="none" w:sz="0" w:space="0" w:color="auto"/>
            <w:right w:val="none" w:sz="0" w:space="0" w:color="auto"/>
          </w:divBdr>
        </w:div>
        <w:div w:id="461273519">
          <w:marLeft w:val="480"/>
          <w:marRight w:val="0"/>
          <w:marTop w:val="0"/>
          <w:marBottom w:val="0"/>
          <w:divBdr>
            <w:top w:val="none" w:sz="0" w:space="0" w:color="auto"/>
            <w:left w:val="none" w:sz="0" w:space="0" w:color="auto"/>
            <w:bottom w:val="none" w:sz="0" w:space="0" w:color="auto"/>
            <w:right w:val="none" w:sz="0" w:space="0" w:color="auto"/>
          </w:divBdr>
        </w:div>
        <w:div w:id="464736175">
          <w:marLeft w:val="480"/>
          <w:marRight w:val="0"/>
          <w:marTop w:val="0"/>
          <w:marBottom w:val="0"/>
          <w:divBdr>
            <w:top w:val="none" w:sz="0" w:space="0" w:color="auto"/>
            <w:left w:val="none" w:sz="0" w:space="0" w:color="auto"/>
            <w:bottom w:val="none" w:sz="0" w:space="0" w:color="auto"/>
            <w:right w:val="none" w:sz="0" w:space="0" w:color="auto"/>
          </w:divBdr>
        </w:div>
        <w:div w:id="526527476">
          <w:marLeft w:val="480"/>
          <w:marRight w:val="0"/>
          <w:marTop w:val="0"/>
          <w:marBottom w:val="0"/>
          <w:divBdr>
            <w:top w:val="none" w:sz="0" w:space="0" w:color="auto"/>
            <w:left w:val="none" w:sz="0" w:space="0" w:color="auto"/>
            <w:bottom w:val="none" w:sz="0" w:space="0" w:color="auto"/>
            <w:right w:val="none" w:sz="0" w:space="0" w:color="auto"/>
          </w:divBdr>
        </w:div>
        <w:div w:id="596598459">
          <w:marLeft w:val="480"/>
          <w:marRight w:val="0"/>
          <w:marTop w:val="0"/>
          <w:marBottom w:val="0"/>
          <w:divBdr>
            <w:top w:val="none" w:sz="0" w:space="0" w:color="auto"/>
            <w:left w:val="none" w:sz="0" w:space="0" w:color="auto"/>
            <w:bottom w:val="none" w:sz="0" w:space="0" w:color="auto"/>
            <w:right w:val="none" w:sz="0" w:space="0" w:color="auto"/>
          </w:divBdr>
        </w:div>
        <w:div w:id="646127543">
          <w:marLeft w:val="480"/>
          <w:marRight w:val="0"/>
          <w:marTop w:val="0"/>
          <w:marBottom w:val="0"/>
          <w:divBdr>
            <w:top w:val="none" w:sz="0" w:space="0" w:color="auto"/>
            <w:left w:val="none" w:sz="0" w:space="0" w:color="auto"/>
            <w:bottom w:val="none" w:sz="0" w:space="0" w:color="auto"/>
            <w:right w:val="none" w:sz="0" w:space="0" w:color="auto"/>
          </w:divBdr>
        </w:div>
        <w:div w:id="648289304">
          <w:marLeft w:val="480"/>
          <w:marRight w:val="0"/>
          <w:marTop w:val="0"/>
          <w:marBottom w:val="0"/>
          <w:divBdr>
            <w:top w:val="none" w:sz="0" w:space="0" w:color="auto"/>
            <w:left w:val="none" w:sz="0" w:space="0" w:color="auto"/>
            <w:bottom w:val="none" w:sz="0" w:space="0" w:color="auto"/>
            <w:right w:val="none" w:sz="0" w:space="0" w:color="auto"/>
          </w:divBdr>
        </w:div>
        <w:div w:id="699473111">
          <w:marLeft w:val="480"/>
          <w:marRight w:val="0"/>
          <w:marTop w:val="0"/>
          <w:marBottom w:val="0"/>
          <w:divBdr>
            <w:top w:val="none" w:sz="0" w:space="0" w:color="auto"/>
            <w:left w:val="none" w:sz="0" w:space="0" w:color="auto"/>
            <w:bottom w:val="none" w:sz="0" w:space="0" w:color="auto"/>
            <w:right w:val="none" w:sz="0" w:space="0" w:color="auto"/>
          </w:divBdr>
        </w:div>
        <w:div w:id="701440541">
          <w:marLeft w:val="480"/>
          <w:marRight w:val="0"/>
          <w:marTop w:val="0"/>
          <w:marBottom w:val="0"/>
          <w:divBdr>
            <w:top w:val="none" w:sz="0" w:space="0" w:color="auto"/>
            <w:left w:val="none" w:sz="0" w:space="0" w:color="auto"/>
            <w:bottom w:val="none" w:sz="0" w:space="0" w:color="auto"/>
            <w:right w:val="none" w:sz="0" w:space="0" w:color="auto"/>
          </w:divBdr>
        </w:div>
        <w:div w:id="780417017">
          <w:marLeft w:val="480"/>
          <w:marRight w:val="0"/>
          <w:marTop w:val="0"/>
          <w:marBottom w:val="0"/>
          <w:divBdr>
            <w:top w:val="none" w:sz="0" w:space="0" w:color="auto"/>
            <w:left w:val="none" w:sz="0" w:space="0" w:color="auto"/>
            <w:bottom w:val="none" w:sz="0" w:space="0" w:color="auto"/>
            <w:right w:val="none" w:sz="0" w:space="0" w:color="auto"/>
          </w:divBdr>
        </w:div>
        <w:div w:id="790787911">
          <w:marLeft w:val="480"/>
          <w:marRight w:val="0"/>
          <w:marTop w:val="0"/>
          <w:marBottom w:val="0"/>
          <w:divBdr>
            <w:top w:val="none" w:sz="0" w:space="0" w:color="auto"/>
            <w:left w:val="none" w:sz="0" w:space="0" w:color="auto"/>
            <w:bottom w:val="none" w:sz="0" w:space="0" w:color="auto"/>
            <w:right w:val="none" w:sz="0" w:space="0" w:color="auto"/>
          </w:divBdr>
        </w:div>
        <w:div w:id="904487049">
          <w:marLeft w:val="480"/>
          <w:marRight w:val="0"/>
          <w:marTop w:val="0"/>
          <w:marBottom w:val="0"/>
          <w:divBdr>
            <w:top w:val="none" w:sz="0" w:space="0" w:color="auto"/>
            <w:left w:val="none" w:sz="0" w:space="0" w:color="auto"/>
            <w:bottom w:val="none" w:sz="0" w:space="0" w:color="auto"/>
            <w:right w:val="none" w:sz="0" w:space="0" w:color="auto"/>
          </w:divBdr>
        </w:div>
        <w:div w:id="975333692">
          <w:marLeft w:val="480"/>
          <w:marRight w:val="0"/>
          <w:marTop w:val="0"/>
          <w:marBottom w:val="0"/>
          <w:divBdr>
            <w:top w:val="none" w:sz="0" w:space="0" w:color="auto"/>
            <w:left w:val="none" w:sz="0" w:space="0" w:color="auto"/>
            <w:bottom w:val="none" w:sz="0" w:space="0" w:color="auto"/>
            <w:right w:val="none" w:sz="0" w:space="0" w:color="auto"/>
          </w:divBdr>
        </w:div>
        <w:div w:id="1028337742">
          <w:marLeft w:val="480"/>
          <w:marRight w:val="0"/>
          <w:marTop w:val="0"/>
          <w:marBottom w:val="0"/>
          <w:divBdr>
            <w:top w:val="none" w:sz="0" w:space="0" w:color="auto"/>
            <w:left w:val="none" w:sz="0" w:space="0" w:color="auto"/>
            <w:bottom w:val="none" w:sz="0" w:space="0" w:color="auto"/>
            <w:right w:val="none" w:sz="0" w:space="0" w:color="auto"/>
          </w:divBdr>
        </w:div>
        <w:div w:id="1095129723">
          <w:marLeft w:val="480"/>
          <w:marRight w:val="0"/>
          <w:marTop w:val="0"/>
          <w:marBottom w:val="0"/>
          <w:divBdr>
            <w:top w:val="none" w:sz="0" w:space="0" w:color="auto"/>
            <w:left w:val="none" w:sz="0" w:space="0" w:color="auto"/>
            <w:bottom w:val="none" w:sz="0" w:space="0" w:color="auto"/>
            <w:right w:val="none" w:sz="0" w:space="0" w:color="auto"/>
          </w:divBdr>
        </w:div>
        <w:div w:id="1132938351">
          <w:marLeft w:val="480"/>
          <w:marRight w:val="0"/>
          <w:marTop w:val="0"/>
          <w:marBottom w:val="0"/>
          <w:divBdr>
            <w:top w:val="none" w:sz="0" w:space="0" w:color="auto"/>
            <w:left w:val="none" w:sz="0" w:space="0" w:color="auto"/>
            <w:bottom w:val="none" w:sz="0" w:space="0" w:color="auto"/>
            <w:right w:val="none" w:sz="0" w:space="0" w:color="auto"/>
          </w:divBdr>
        </w:div>
        <w:div w:id="1140613240">
          <w:marLeft w:val="480"/>
          <w:marRight w:val="0"/>
          <w:marTop w:val="0"/>
          <w:marBottom w:val="0"/>
          <w:divBdr>
            <w:top w:val="none" w:sz="0" w:space="0" w:color="auto"/>
            <w:left w:val="none" w:sz="0" w:space="0" w:color="auto"/>
            <w:bottom w:val="none" w:sz="0" w:space="0" w:color="auto"/>
            <w:right w:val="none" w:sz="0" w:space="0" w:color="auto"/>
          </w:divBdr>
        </w:div>
        <w:div w:id="1258753691">
          <w:marLeft w:val="480"/>
          <w:marRight w:val="0"/>
          <w:marTop w:val="0"/>
          <w:marBottom w:val="0"/>
          <w:divBdr>
            <w:top w:val="none" w:sz="0" w:space="0" w:color="auto"/>
            <w:left w:val="none" w:sz="0" w:space="0" w:color="auto"/>
            <w:bottom w:val="none" w:sz="0" w:space="0" w:color="auto"/>
            <w:right w:val="none" w:sz="0" w:space="0" w:color="auto"/>
          </w:divBdr>
        </w:div>
        <w:div w:id="1274745719">
          <w:marLeft w:val="480"/>
          <w:marRight w:val="0"/>
          <w:marTop w:val="0"/>
          <w:marBottom w:val="0"/>
          <w:divBdr>
            <w:top w:val="none" w:sz="0" w:space="0" w:color="auto"/>
            <w:left w:val="none" w:sz="0" w:space="0" w:color="auto"/>
            <w:bottom w:val="none" w:sz="0" w:space="0" w:color="auto"/>
            <w:right w:val="none" w:sz="0" w:space="0" w:color="auto"/>
          </w:divBdr>
        </w:div>
        <w:div w:id="1284339924">
          <w:marLeft w:val="480"/>
          <w:marRight w:val="0"/>
          <w:marTop w:val="0"/>
          <w:marBottom w:val="0"/>
          <w:divBdr>
            <w:top w:val="none" w:sz="0" w:space="0" w:color="auto"/>
            <w:left w:val="none" w:sz="0" w:space="0" w:color="auto"/>
            <w:bottom w:val="none" w:sz="0" w:space="0" w:color="auto"/>
            <w:right w:val="none" w:sz="0" w:space="0" w:color="auto"/>
          </w:divBdr>
        </w:div>
        <w:div w:id="1296908615">
          <w:marLeft w:val="480"/>
          <w:marRight w:val="0"/>
          <w:marTop w:val="0"/>
          <w:marBottom w:val="0"/>
          <w:divBdr>
            <w:top w:val="none" w:sz="0" w:space="0" w:color="auto"/>
            <w:left w:val="none" w:sz="0" w:space="0" w:color="auto"/>
            <w:bottom w:val="none" w:sz="0" w:space="0" w:color="auto"/>
            <w:right w:val="none" w:sz="0" w:space="0" w:color="auto"/>
          </w:divBdr>
        </w:div>
        <w:div w:id="1309943398">
          <w:marLeft w:val="480"/>
          <w:marRight w:val="0"/>
          <w:marTop w:val="0"/>
          <w:marBottom w:val="0"/>
          <w:divBdr>
            <w:top w:val="none" w:sz="0" w:space="0" w:color="auto"/>
            <w:left w:val="none" w:sz="0" w:space="0" w:color="auto"/>
            <w:bottom w:val="none" w:sz="0" w:space="0" w:color="auto"/>
            <w:right w:val="none" w:sz="0" w:space="0" w:color="auto"/>
          </w:divBdr>
        </w:div>
        <w:div w:id="1336418796">
          <w:marLeft w:val="480"/>
          <w:marRight w:val="0"/>
          <w:marTop w:val="0"/>
          <w:marBottom w:val="0"/>
          <w:divBdr>
            <w:top w:val="none" w:sz="0" w:space="0" w:color="auto"/>
            <w:left w:val="none" w:sz="0" w:space="0" w:color="auto"/>
            <w:bottom w:val="none" w:sz="0" w:space="0" w:color="auto"/>
            <w:right w:val="none" w:sz="0" w:space="0" w:color="auto"/>
          </w:divBdr>
        </w:div>
        <w:div w:id="1364482872">
          <w:marLeft w:val="480"/>
          <w:marRight w:val="0"/>
          <w:marTop w:val="0"/>
          <w:marBottom w:val="0"/>
          <w:divBdr>
            <w:top w:val="none" w:sz="0" w:space="0" w:color="auto"/>
            <w:left w:val="none" w:sz="0" w:space="0" w:color="auto"/>
            <w:bottom w:val="none" w:sz="0" w:space="0" w:color="auto"/>
            <w:right w:val="none" w:sz="0" w:space="0" w:color="auto"/>
          </w:divBdr>
        </w:div>
        <w:div w:id="1364557259">
          <w:marLeft w:val="480"/>
          <w:marRight w:val="0"/>
          <w:marTop w:val="0"/>
          <w:marBottom w:val="0"/>
          <w:divBdr>
            <w:top w:val="none" w:sz="0" w:space="0" w:color="auto"/>
            <w:left w:val="none" w:sz="0" w:space="0" w:color="auto"/>
            <w:bottom w:val="none" w:sz="0" w:space="0" w:color="auto"/>
            <w:right w:val="none" w:sz="0" w:space="0" w:color="auto"/>
          </w:divBdr>
        </w:div>
        <w:div w:id="1427266966">
          <w:marLeft w:val="480"/>
          <w:marRight w:val="0"/>
          <w:marTop w:val="0"/>
          <w:marBottom w:val="0"/>
          <w:divBdr>
            <w:top w:val="none" w:sz="0" w:space="0" w:color="auto"/>
            <w:left w:val="none" w:sz="0" w:space="0" w:color="auto"/>
            <w:bottom w:val="none" w:sz="0" w:space="0" w:color="auto"/>
            <w:right w:val="none" w:sz="0" w:space="0" w:color="auto"/>
          </w:divBdr>
        </w:div>
        <w:div w:id="1463233118">
          <w:marLeft w:val="480"/>
          <w:marRight w:val="0"/>
          <w:marTop w:val="0"/>
          <w:marBottom w:val="0"/>
          <w:divBdr>
            <w:top w:val="none" w:sz="0" w:space="0" w:color="auto"/>
            <w:left w:val="none" w:sz="0" w:space="0" w:color="auto"/>
            <w:bottom w:val="none" w:sz="0" w:space="0" w:color="auto"/>
            <w:right w:val="none" w:sz="0" w:space="0" w:color="auto"/>
          </w:divBdr>
        </w:div>
        <w:div w:id="1475172504">
          <w:marLeft w:val="480"/>
          <w:marRight w:val="0"/>
          <w:marTop w:val="0"/>
          <w:marBottom w:val="0"/>
          <w:divBdr>
            <w:top w:val="none" w:sz="0" w:space="0" w:color="auto"/>
            <w:left w:val="none" w:sz="0" w:space="0" w:color="auto"/>
            <w:bottom w:val="none" w:sz="0" w:space="0" w:color="auto"/>
            <w:right w:val="none" w:sz="0" w:space="0" w:color="auto"/>
          </w:divBdr>
        </w:div>
        <w:div w:id="1726559023">
          <w:marLeft w:val="480"/>
          <w:marRight w:val="0"/>
          <w:marTop w:val="0"/>
          <w:marBottom w:val="0"/>
          <w:divBdr>
            <w:top w:val="none" w:sz="0" w:space="0" w:color="auto"/>
            <w:left w:val="none" w:sz="0" w:space="0" w:color="auto"/>
            <w:bottom w:val="none" w:sz="0" w:space="0" w:color="auto"/>
            <w:right w:val="none" w:sz="0" w:space="0" w:color="auto"/>
          </w:divBdr>
        </w:div>
        <w:div w:id="1739090741">
          <w:marLeft w:val="480"/>
          <w:marRight w:val="0"/>
          <w:marTop w:val="0"/>
          <w:marBottom w:val="0"/>
          <w:divBdr>
            <w:top w:val="none" w:sz="0" w:space="0" w:color="auto"/>
            <w:left w:val="none" w:sz="0" w:space="0" w:color="auto"/>
            <w:bottom w:val="none" w:sz="0" w:space="0" w:color="auto"/>
            <w:right w:val="none" w:sz="0" w:space="0" w:color="auto"/>
          </w:divBdr>
        </w:div>
        <w:div w:id="1765608642">
          <w:marLeft w:val="480"/>
          <w:marRight w:val="0"/>
          <w:marTop w:val="0"/>
          <w:marBottom w:val="0"/>
          <w:divBdr>
            <w:top w:val="none" w:sz="0" w:space="0" w:color="auto"/>
            <w:left w:val="none" w:sz="0" w:space="0" w:color="auto"/>
            <w:bottom w:val="none" w:sz="0" w:space="0" w:color="auto"/>
            <w:right w:val="none" w:sz="0" w:space="0" w:color="auto"/>
          </w:divBdr>
        </w:div>
        <w:div w:id="1808736196">
          <w:marLeft w:val="480"/>
          <w:marRight w:val="0"/>
          <w:marTop w:val="0"/>
          <w:marBottom w:val="0"/>
          <w:divBdr>
            <w:top w:val="none" w:sz="0" w:space="0" w:color="auto"/>
            <w:left w:val="none" w:sz="0" w:space="0" w:color="auto"/>
            <w:bottom w:val="none" w:sz="0" w:space="0" w:color="auto"/>
            <w:right w:val="none" w:sz="0" w:space="0" w:color="auto"/>
          </w:divBdr>
        </w:div>
        <w:div w:id="1816331866">
          <w:marLeft w:val="480"/>
          <w:marRight w:val="0"/>
          <w:marTop w:val="0"/>
          <w:marBottom w:val="0"/>
          <w:divBdr>
            <w:top w:val="none" w:sz="0" w:space="0" w:color="auto"/>
            <w:left w:val="none" w:sz="0" w:space="0" w:color="auto"/>
            <w:bottom w:val="none" w:sz="0" w:space="0" w:color="auto"/>
            <w:right w:val="none" w:sz="0" w:space="0" w:color="auto"/>
          </w:divBdr>
        </w:div>
        <w:div w:id="1851292815">
          <w:marLeft w:val="480"/>
          <w:marRight w:val="0"/>
          <w:marTop w:val="0"/>
          <w:marBottom w:val="0"/>
          <w:divBdr>
            <w:top w:val="none" w:sz="0" w:space="0" w:color="auto"/>
            <w:left w:val="none" w:sz="0" w:space="0" w:color="auto"/>
            <w:bottom w:val="none" w:sz="0" w:space="0" w:color="auto"/>
            <w:right w:val="none" w:sz="0" w:space="0" w:color="auto"/>
          </w:divBdr>
        </w:div>
        <w:div w:id="1885676490">
          <w:marLeft w:val="480"/>
          <w:marRight w:val="0"/>
          <w:marTop w:val="0"/>
          <w:marBottom w:val="0"/>
          <w:divBdr>
            <w:top w:val="none" w:sz="0" w:space="0" w:color="auto"/>
            <w:left w:val="none" w:sz="0" w:space="0" w:color="auto"/>
            <w:bottom w:val="none" w:sz="0" w:space="0" w:color="auto"/>
            <w:right w:val="none" w:sz="0" w:space="0" w:color="auto"/>
          </w:divBdr>
        </w:div>
        <w:div w:id="1947276024">
          <w:marLeft w:val="480"/>
          <w:marRight w:val="0"/>
          <w:marTop w:val="0"/>
          <w:marBottom w:val="0"/>
          <w:divBdr>
            <w:top w:val="none" w:sz="0" w:space="0" w:color="auto"/>
            <w:left w:val="none" w:sz="0" w:space="0" w:color="auto"/>
            <w:bottom w:val="none" w:sz="0" w:space="0" w:color="auto"/>
            <w:right w:val="none" w:sz="0" w:space="0" w:color="auto"/>
          </w:divBdr>
        </w:div>
        <w:div w:id="1960379640">
          <w:marLeft w:val="480"/>
          <w:marRight w:val="0"/>
          <w:marTop w:val="0"/>
          <w:marBottom w:val="0"/>
          <w:divBdr>
            <w:top w:val="none" w:sz="0" w:space="0" w:color="auto"/>
            <w:left w:val="none" w:sz="0" w:space="0" w:color="auto"/>
            <w:bottom w:val="none" w:sz="0" w:space="0" w:color="auto"/>
            <w:right w:val="none" w:sz="0" w:space="0" w:color="auto"/>
          </w:divBdr>
        </w:div>
        <w:div w:id="1978952228">
          <w:marLeft w:val="480"/>
          <w:marRight w:val="0"/>
          <w:marTop w:val="0"/>
          <w:marBottom w:val="0"/>
          <w:divBdr>
            <w:top w:val="none" w:sz="0" w:space="0" w:color="auto"/>
            <w:left w:val="none" w:sz="0" w:space="0" w:color="auto"/>
            <w:bottom w:val="none" w:sz="0" w:space="0" w:color="auto"/>
            <w:right w:val="none" w:sz="0" w:space="0" w:color="auto"/>
          </w:divBdr>
        </w:div>
        <w:div w:id="1994142709">
          <w:marLeft w:val="480"/>
          <w:marRight w:val="0"/>
          <w:marTop w:val="0"/>
          <w:marBottom w:val="0"/>
          <w:divBdr>
            <w:top w:val="none" w:sz="0" w:space="0" w:color="auto"/>
            <w:left w:val="none" w:sz="0" w:space="0" w:color="auto"/>
            <w:bottom w:val="none" w:sz="0" w:space="0" w:color="auto"/>
            <w:right w:val="none" w:sz="0" w:space="0" w:color="auto"/>
          </w:divBdr>
        </w:div>
        <w:div w:id="2004356769">
          <w:marLeft w:val="480"/>
          <w:marRight w:val="0"/>
          <w:marTop w:val="0"/>
          <w:marBottom w:val="0"/>
          <w:divBdr>
            <w:top w:val="none" w:sz="0" w:space="0" w:color="auto"/>
            <w:left w:val="none" w:sz="0" w:space="0" w:color="auto"/>
            <w:bottom w:val="none" w:sz="0" w:space="0" w:color="auto"/>
            <w:right w:val="none" w:sz="0" w:space="0" w:color="auto"/>
          </w:divBdr>
        </w:div>
        <w:div w:id="2010597818">
          <w:marLeft w:val="480"/>
          <w:marRight w:val="0"/>
          <w:marTop w:val="0"/>
          <w:marBottom w:val="0"/>
          <w:divBdr>
            <w:top w:val="none" w:sz="0" w:space="0" w:color="auto"/>
            <w:left w:val="none" w:sz="0" w:space="0" w:color="auto"/>
            <w:bottom w:val="none" w:sz="0" w:space="0" w:color="auto"/>
            <w:right w:val="none" w:sz="0" w:space="0" w:color="auto"/>
          </w:divBdr>
        </w:div>
        <w:div w:id="2057074006">
          <w:marLeft w:val="480"/>
          <w:marRight w:val="0"/>
          <w:marTop w:val="0"/>
          <w:marBottom w:val="0"/>
          <w:divBdr>
            <w:top w:val="none" w:sz="0" w:space="0" w:color="auto"/>
            <w:left w:val="none" w:sz="0" w:space="0" w:color="auto"/>
            <w:bottom w:val="none" w:sz="0" w:space="0" w:color="auto"/>
            <w:right w:val="none" w:sz="0" w:space="0" w:color="auto"/>
          </w:divBdr>
        </w:div>
        <w:div w:id="2093163923">
          <w:marLeft w:val="480"/>
          <w:marRight w:val="0"/>
          <w:marTop w:val="0"/>
          <w:marBottom w:val="0"/>
          <w:divBdr>
            <w:top w:val="none" w:sz="0" w:space="0" w:color="auto"/>
            <w:left w:val="none" w:sz="0" w:space="0" w:color="auto"/>
            <w:bottom w:val="none" w:sz="0" w:space="0" w:color="auto"/>
            <w:right w:val="none" w:sz="0" w:space="0" w:color="auto"/>
          </w:divBdr>
        </w:div>
        <w:div w:id="2146122099">
          <w:marLeft w:val="480"/>
          <w:marRight w:val="0"/>
          <w:marTop w:val="0"/>
          <w:marBottom w:val="0"/>
          <w:divBdr>
            <w:top w:val="none" w:sz="0" w:space="0" w:color="auto"/>
            <w:left w:val="none" w:sz="0" w:space="0" w:color="auto"/>
            <w:bottom w:val="none" w:sz="0" w:space="0" w:color="auto"/>
            <w:right w:val="none" w:sz="0" w:space="0" w:color="auto"/>
          </w:divBdr>
        </w:div>
      </w:divsChild>
    </w:div>
    <w:div w:id="1308240754">
      <w:bodyDiv w:val="1"/>
      <w:marLeft w:val="0"/>
      <w:marRight w:val="0"/>
      <w:marTop w:val="0"/>
      <w:marBottom w:val="0"/>
      <w:divBdr>
        <w:top w:val="none" w:sz="0" w:space="0" w:color="auto"/>
        <w:left w:val="none" w:sz="0" w:space="0" w:color="auto"/>
        <w:bottom w:val="none" w:sz="0" w:space="0" w:color="auto"/>
        <w:right w:val="none" w:sz="0" w:space="0" w:color="auto"/>
      </w:divBdr>
    </w:div>
    <w:div w:id="1313294664">
      <w:bodyDiv w:val="1"/>
      <w:marLeft w:val="0"/>
      <w:marRight w:val="0"/>
      <w:marTop w:val="0"/>
      <w:marBottom w:val="0"/>
      <w:divBdr>
        <w:top w:val="none" w:sz="0" w:space="0" w:color="auto"/>
        <w:left w:val="none" w:sz="0" w:space="0" w:color="auto"/>
        <w:bottom w:val="none" w:sz="0" w:space="0" w:color="auto"/>
        <w:right w:val="none" w:sz="0" w:space="0" w:color="auto"/>
      </w:divBdr>
    </w:div>
    <w:div w:id="1316759370">
      <w:bodyDiv w:val="1"/>
      <w:marLeft w:val="0"/>
      <w:marRight w:val="0"/>
      <w:marTop w:val="0"/>
      <w:marBottom w:val="0"/>
      <w:divBdr>
        <w:top w:val="none" w:sz="0" w:space="0" w:color="auto"/>
        <w:left w:val="none" w:sz="0" w:space="0" w:color="auto"/>
        <w:bottom w:val="none" w:sz="0" w:space="0" w:color="auto"/>
        <w:right w:val="none" w:sz="0" w:space="0" w:color="auto"/>
      </w:divBdr>
    </w:div>
    <w:div w:id="1317878892">
      <w:bodyDiv w:val="1"/>
      <w:marLeft w:val="0"/>
      <w:marRight w:val="0"/>
      <w:marTop w:val="0"/>
      <w:marBottom w:val="0"/>
      <w:divBdr>
        <w:top w:val="none" w:sz="0" w:space="0" w:color="auto"/>
        <w:left w:val="none" w:sz="0" w:space="0" w:color="auto"/>
        <w:bottom w:val="none" w:sz="0" w:space="0" w:color="auto"/>
        <w:right w:val="none" w:sz="0" w:space="0" w:color="auto"/>
      </w:divBdr>
    </w:div>
    <w:div w:id="1320157648">
      <w:bodyDiv w:val="1"/>
      <w:marLeft w:val="0"/>
      <w:marRight w:val="0"/>
      <w:marTop w:val="0"/>
      <w:marBottom w:val="0"/>
      <w:divBdr>
        <w:top w:val="none" w:sz="0" w:space="0" w:color="auto"/>
        <w:left w:val="none" w:sz="0" w:space="0" w:color="auto"/>
        <w:bottom w:val="none" w:sz="0" w:space="0" w:color="auto"/>
        <w:right w:val="none" w:sz="0" w:space="0" w:color="auto"/>
      </w:divBdr>
    </w:div>
    <w:div w:id="1324161861">
      <w:bodyDiv w:val="1"/>
      <w:marLeft w:val="0"/>
      <w:marRight w:val="0"/>
      <w:marTop w:val="0"/>
      <w:marBottom w:val="0"/>
      <w:divBdr>
        <w:top w:val="none" w:sz="0" w:space="0" w:color="auto"/>
        <w:left w:val="none" w:sz="0" w:space="0" w:color="auto"/>
        <w:bottom w:val="none" w:sz="0" w:space="0" w:color="auto"/>
        <w:right w:val="none" w:sz="0" w:space="0" w:color="auto"/>
      </w:divBdr>
      <w:divsChild>
        <w:div w:id="597374074">
          <w:marLeft w:val="480"/>
          <w:marRight w:val="0"/>
          <w:marTop w:val="0"/>
          <w:marBottom w:val="0"/>
          <w:divBdr>
            <w:top w:val="none" w:sz="0" w:space="0" w:color="auto"/>
            <w:left w:val="none" w:sz="0" w:space="0" w:color="auto"/>
            <w:bottom w:val="none" w:sz="0" w:space="0" w:color="auto"/>
            <w:right w:val="none" w:sz="0" w:space="0" w:color="auto"/>
          </w:divBdr>
        </w:div>
        <w:div w:id="1076629109">
          <w:marLeft w:val="480"/>
          <w:marRight w:val="0"/>
          <w:marTop w:val="0"/>
          <w:marBottom w:val="0"/>
          <w:divBdr>
            <w:top w:val="none" w:sz="0" w:space="0" w:color="auto"/>
            <w:left w:val="none" w:sz="0" w:space="0" w:color="auto"/>
            <w:bottom w:val="none" w:sz="0" w:space="0" w:color="auto"/>
            <w:right w:val="none" w:sz="0" w:space="0" w:color="auto"/>
          </w:divBdr>
        </w:div>
        <w:div w:id="813375846">
          <w:marLeft w:val="480"/>
          <w:marRight w:val="0"/>
          <w:marTop w:val="0"/>
          <w:marBottom w:val="0"/>
          <w:divBdr>
            <w:top w:val="none" w:sz="0" w:space="0" w:color="auto"/>
            <w:left w:val="none" w:sz="0" w:space="0" w:color="auto"/>
            <w:bottom w:val="none" w:sz="0" w:space="0" w:color="auto"/>
            <w:right w:val="none" w:sz="0" w:space="0" w:color="auto"/>
          </w:divBdr>
        </w:div>
        <w:div w:id="1269044929">
          <w:marLeft w:val="480"/>
          <w:marRight w:val="0"/>
          <w:marTop w:val="0"/>
          <w:marBottom w:val="0"/>
          <w:divBdr>
            <w:top w:val="none" w:sz="0" w:space="0" w:color="auto"/>
            <w:left w:val="none" w:sz="0" w:space="0" w:color="auto"/>
            <w:bottom w:val="none" w:sz="0" w:space="0" w:color="auto"/>
            <w:right w:val="none" w:sz="0" w:space="0" w:color="auto"/>
          </w:divBdr>
        </w:div>
        <w:div w:id="74979498">
          <w:marLeft w:val="480"/>
          <w:marRight w:val="0"/>
          <w:marTop w:val="0"/>
          <w:marBottom w:val="0"/>
          <w:divBdr>
            <w:top w:val="none" w:sz="0" w:space="0" w:color="auto"/>
            <w:left w:val="none" w:sz="0" w:space="0" w:color="auto"/>
            <w:bottom w:val="none" w:sz="0" w:space="0" w:color="auto"/>
            <w:right w:val="none" w:sz="0" w:space="0" w:color="auto"/>
          </w:divBdr>
        </w:div>
        <w:div w:id="1181969708">
          <w:marLeft w:val="480"/>
          <w:marRight w:val="0"/>
          <w:marTop w:val="0"/>
          <w:marBottom w:val="0"/>
          <w:divBdr>
            <w:top w:val="none" w:sz="0" w:space="0" w:color="auto"/>
            <w:left w:val="none" w:sz="0" w:space="0" w:color="auto"/>
            <w:bottom w:val="none" w:sz="0" w:space="0" w:color="auto"/>
            <w:right w:val="none" w:sz="0" w:space="0" w:color="auto"/>
          </w:divBdr>
        </w:div>
        <w:div w:id="1335568853">
          <w:marLeft w:val="480"/>
          <w:marRight w:val="0"/>
          <w:marTop w:val="0"/>
          <w:marBottom w:val="0"/>
          <w:divBdr>
            <w:top w:val="none" w:sz="0" w:space="0" w:color="auto"/>
            <w:left w:val="none" w:sz="0" w:space="0" w:color="auto"/>
            <w:bottom w:val="none" w:sz="0" w:space="0" w:color="auto"/>
            <w:right w:val="none" w:sz="0" w:space="0" w:color="auto"/>
          </w:divBdr>
        </w:div>
        <w:div w:id="1591770504">
          <w:marLeft w:val="480"/>
          <w:marRight w:val="0"/>
          <w:marTop w:val="0"/>
          <w:marBottom w:val="0"/>
          <w:divBdr>
            <w:top w:val="none" w:sz="0" w:space="0" w:color="auto"/>
            <w:left w:val="none" w:sz="0" w:space="0" w:color="auto"/>
            <w:bottom w:val="none" w:sz="0" w:space="0" w:color="auto"/>
            <w:right w:val="none" w:sz="0" w:space="0" w:color="auto"/>
          </w:divBdr>
        </w:div>
        <w:div w:id="2118719993">
          <w:marLeft w:val="480"/>
          <w:marRight w:val="0"/>
          <w:marTop w:val="0"/>
          <w:marBottom w:val="0"/>
          <w:divBdr>
            <w:top w:val="none" w:sz="0" w:space="0" w:color="auto"/>
            <w:left w:val="none" w:sz="0" w:space="0" w:color="auto"/>
            <w:bottom w:val="none" w:sz="0" w:space="0" w:color="auto"/>
            <w:right w:val="none" w:sz="0" w:space="0" w:color="auto"/>
          </w:divBdr>
        </w:div>
        <w:div w:id="1708213244">
          <w:marLeft w:val="480"/>
          <w:marRight w:val="0"/>
          <w:marTop w:val="0"/>
          <w:marBottom w:val="0"/>
          <w:divBdr>
            <w:top w:val="none" w:sz="0" w:space="0" w:color="auto"/>
            <w:left w:val="none" w:sz="0" w:space="0" w:color="auto"/>
            <w:bottom w:val="none" w:sz="0" w:space="0" w:color="auto"/>
            <w:right w:val="none" w:sz="0" w:space="0" w:color="auto"/>
          </w:divBdr>
        </w:div>
        <w:div w:id="660353967">
          <w:marLeft w:val="480"/>
          <w:marRight w:val="0"/>
          <w:marTop w:val="0"/>
          <w:marBottom w:val="0"/>
          <w:divBdr>
            <w:top w:val="none" w:sz="0" w:space="0" w:color="auto"/>
            <w:left w:val="none" w:sz="0" w:space="0" w:color="auto"/>
            <w:bottom w:val="none" w:sz="0" w:space="0" w:color="auto"/>
            <w:right w:val="none" w:sz="0" w:space="0" w:color="auto"/>
          </w:divBdr>
        </w:div>
        <w:div w:id="1528562664">
          <w:marLeft w:val="480"/>
          <w:marRight w:val="0"/>
          <w:marTop w:val="0"/>
          <w:marBottom w:val="0"/>
          <w:divBdr>
            <w:top w:val="none" w:sz="0" w:space="0" w:color="auto"/>
            <w:left w:val="none" w:sz="0" w:space="0" w:color="auto"/>
            <w:bottom w:val="none" w:sz="0" w:space="0" w:color="auto"/>
            <w:right w:val="none" w:sz="0" w:space="0" w:color="auto"/>
          </w:divBdr>
        </w:div>
        <w:div w:id="1443955721">
          <w:marLeft w:val="480"/>
          <w:marRight w:val="0"/>
          <w:marTop w:val="0"/>
          <w:marBottom w:val="0"/>
          <w:divBdr>
            <w:top w:val="none" w:sz="0" w:space="0" w:color="auto"/>
            <w:left w:val="none" w:sz="0" w:space="0" w:color="auto"/>
            <w:bottom w:val="none" w:sz="0" w:space="0" w:color="auto"/>
            <w:right w:val="none" w:sz="0" w:space="0" w:color="auto"/>
          </w:divBdr>
        </w:div>
        <w:div w:id="1234121297">
          <w:marLeft w:val="480"/>
          <w:marRight w:val="0"/>
          <w:marTop w:val="0"/>
          <w:marBottom w:val="0"/>
          <w:divBdr>
            <w:top w:val="none" w:sz="0" w:space="0" w:color="auto"/>
            <w:left w:val="none" w:sz="0" w:space="0" w:color="auto"/>
            <w:bottom w:val="none" w:sz="0" w:space="0" w:color="auto"/>
            <w:right w:val="none" w:sz="0" w:space="0" w:color="auto"/>
          </w:divBdr>
        </w:div>
        <w:div w:id="1876384025">
          <w:marLeft w:val="480"/>
          <w:marRight w:val="0"/>
          <w:marTop w:val="0"/>
          <w:marBottom w:val="0"/>
          <w:divBdr>
            <w:top w:val="none" w:sz="0" w:space="0" w:color="auto"/>
            <w:left w:val="none" w:sz="0" w:space="0" w:color="auto"/>
            <w:bottom w:val="none" w:sz="0" w:space="0" w:color="auto"/>
            <w:right w:val="none" w:sz="0" w:space="0" w:color="auto"/>
          </w:divBdr>
        </w:div>
        <w:div w:id="1157383285">
          <w:marLeft w:val="480"/>
          <w:marRight w:val="0"/>
          <w:marTop w:val="0"/>
          <w:marBottom w:val="0"/>
          <w:divBdr>
            <w:top w:val="none" w:sz="0" w:space="0" w:color="auto"/>
            <w:left w:val="none" w:sz="0" w:space="0" w:color="auto"/>
            <w:bottom w:val="none" w:sz="0" w:space="0" w:color="auto"/>
            <w:right w:val="none" w:sz="0" w:space="0" w:color="auto"/>
          </w:divBdr>
        </w:div>
        <w:div w:id="1244872129">
          <w:marLeft w:val="480"/>
          <w:marRight w:val="0"/>
          <w:marTop w:val="0"/>
          <w:marBottom w:val="0"/>
          <w:divBdr>
            <w:top w:val="none" w:sz="0" w:space="0" w:color="auto"/>
            <w:left w:val="none" w:sz="0" w:space="0" w:color="auto"/>
            <w:bottom w:val="none" w:sz="0" w:space="0" w:color="auto"/>
            <w:right w:val="none" w:sz="0" w:space="0" w:color="auto"/>
          </w:divBdr>
        </w:div>
        <w:div w:id="662054357">
          <w:marLeft w:val="480"/>
          <w:marRight w:val="0"/>
          <w:marTop w:val="0"/>
          <w:marBottom w:val="0"/>
          <w:divBdr>
            <w:top w:val="none" w:sz="0" w:space="0" w:color="auto"/>
            <w:left w:val="none" w:sz="0" w:space="0" w:color="auto"/>
            <w:bottom w:val="none" w:sz="0" w:space="0" w:color="auto"/>
            <w:right w:val="none" w:sz="0" w:space="0" w:color="auto"/>
          </w:divBdr>
        </w:div>
        <w:div w:id="1958444146">
          <w:marLeft w:val="480"/>
          <w:marRight w:val="0"/>
          <w:marTop w:val="0"/>
          <w:marBottom w:val="0"/>
          <w:divBdr>
            <w:top w:val="none" w:sz="0" w:space="0" w:color="auto"/>
            <w:left w:val="none" w:sz="0" w:space="0" w:color="auto"/>
            <w:bottom w:val="none" w:sz="0" w:space="0" w:color="auto"/>
            <w:right w:val="none" w:sz="0" w:space="0" w:color="auto"/>
          </w:divBdr>
        </w:div>
        <w:div w:id="1355693888">
          <w:marLeft w:val="480"/>
          <w:marRight w:val="0"/>
          <w:marTop w:val="0"/>
          <w:marBottom w:val="0"/>
          <w:divBdr>
            <w:top w:val="none" w:sz="0" w:space="0" w:color="auto"/>
            <w:left w:val="none" w:sz="0" w:space="0" w:color="auto"/>
            <w:bottom w:val="none" w:sz="0" w:space="0" w:color="auto"/>
            <w:right w:val="none" w:sz="0" w:space="0" w:color="auto"/>
          </w:divBdr>
        </w:div>
        <w:div w:id="649945679">
          <w:marLeft w:val="480"/>
          <w:marRight w:val="0"/>
          <w:marTop w:val="0"/>
          <w:marBottom w:val="0"/>
          <w:divBdr>
            <w:top w:val="none" w:sz="0" w:space="0" w:color="auto"/>
            <w:left w:val="none" w:sz="0" w:space="0" w:color="auto"/>
            <w:bottom w:val="none" w:sz="0" w:space="0" w:color="auto"/>
            <w:right w:val="none" w:sz="0" w:space="0" w:color="auto"/>
          </w:divBdr>
        </w:div>
        <w:div w:id="620724040">
          <w:marLeft w:val="480"/>
          <w:marRight w:val="0"/>
          <w:marTop w:val="0"/>
          <w:marBottom w:val="0"/>
          <w:divBdr>
            <w:top w:val="none" w:sz="0" w:space="0" w:color="auto"/>
            <w:left w:val="none" w:sz="0" w:space="0" w:color="auto"/>
            <w:bottom w:val="none" w:sz="0" w:space="0" w:color="auto"/>
            <w:right w:val="none" w:sz="0" w:space="0" w:color="auto"/>
          </w:divBdr>
        </w:div>
        <w:div w:id="606548666">
          <w:marLeft w:val="480"/>
          <w:marRight w:val="0"/>
          <w:marTop w:val="0"/>
          <w:marBottom w:val="0"/>
          <w:divBdr>
            <w:top w:val="none" w:sz="0" w:space="0" w:color="auto"/>
            <w:left w:val="none" w:sz="0" w:space="0" w:color="auto"/>
            <w:bottom w:val="none" w:sz="0" w:space="0" w:color="auto"/>
            <w:right w:val="none" w:sz="0" w:space="0" w:color="auto"/>
          </w:divBdr>
        </w:div>
        <w:div w:id="621151190">
          <w:marLeft w:val="480"/>
          <w:marRight w:val="0"/>
          <w:marTop w:val="0"/>
          <w:marBottom w:val="0"/>
          <w:divBdr>
            <w:top w:val="none" w:sz="0" w:space="0" w:color="auto"/>
            <w:left w:val="none" w:sz="0" w:space="0" w:color="auto"/>
            <w:bottom w:val="none" w:sz="0" w:space="0" w:color="auto"/>
            <w:right w:val="none" w:sz="0" w:space="0" w:color="auto"/>
          </w:divBdr>
        </w:div>
        <w:div w:id="923878342">
          <w:marLeft w:val="480"/>
          <w:marRight w:val="0"/>
          <w:marTop w:val="0"/>
          <w:marBottom w:val="0"/>
          <w:divBdr>
            <w:top w:val="none" w:sz="0" w:space="0" w:color="auto"/>
            <w:left w:val="none" w:sz="0" w:space="0" w:color="auto"/>
            <w:bottom w:val="none" w:sz="0" w:space="0" w:color="auto"/>
            <w:right w:val="none" w:sz="0" w:space="0" w:color="auto"/>
          </w:divBdr>
        </w:div>
        <w:div w:id="355813021">
          <w:marLeft w:val="480"/>
          <w:marRight w:val="0"/>
          <w:marTop w:val="0"/>
          <w:marBottom w:val="0"/>
          <w:divBdr>
            <w:top w:val="none" w:sz="0" w:space="0" w:color="auto"/>
            <w:left w:val="none" w:sz="0" w:space="0" w:color="auto"/>
            <w:bottom w:val="none" w:sz="0" w:space="0" w:color="auto"/>
            <w:right w:val="none" w:sz="0" w:space="0" w:color="auto"/>
          </w:divBdr>
        </w:div>
        <w:div w:id="388695846">
          <w:marLeft w:val="480"/>
          <w:marRight w:val="0"/>
          <w:marTop w:val="0"/>
          <w:marBottom w:val="0"/>
          <w:divBdr>
            <w:top w:val="none" w:sz="0" w:space="0" w:color="auto"/>
            <w:left w:val="none" w:sz="0" w:space="0" w:color="auto"/>
            <w:bottom w:val="none" w:sz="0" w:space="0" w:color="auto"/>
            <w:right w:val="none" w:sz="0" w:space="0" w:color="auto"/>
          </w:divBdr>
        </w:div>
        <w:div w:id="1372413897">
          <w:marLeft w:val="480"/>
          <w:marRight w:val="0"/>
          <w:marTop w:val="0"/>
          <w:marBottom w:val="0"/>
          <w:divBdr>
            <w:top w:val="none" w:sz="0" w:space="0" w:color="auto"/>
            <w:left w:val="none" w:sz="0" w:space="0" w:color="auto"/>
            <w:bottom w:val="none" w:sz="0" w:space="0" w:color="auto"/>
            <w:right w:val="none" w:sz="0" w:space="0" w:color="auto"/>
          </w:divBdr>
        </w:div>
        <w:div w:id="1104421822">
          <w:marLeft w:val="480"/>
          <w:marRight w:val="0"/>
          <w:marTop w:val="0"/>
          <w:marBottom w:val="0"/>
          <w:divBdr>
            <w:top w:val="none" w:sz="0" w:space="0" w:color="auto"/>
            <w:left w:val="none" w:sz="0" w:space="0" w:color="auto"/>
            <w:bottom w:val="none" w:sz="0" w:space="0" w:color="auto"/>
            <w:right w:val="none" w:sz="0" w:space="0" w:color="auto"/>
          </w:divBdr>
        </w:div>
        <w:div w:id="1250192793">
          <w:marLeft w:val="480"/>
          <w:marRight w:val="0"/>
          <w:marTop w:val="0"/>
          <w:marBottom w:val="0"/>
          <w:divBdr>
            <w:top w:val="none" w:sz="0" w:space="0" w:color="auto"/>
            <w:left w:val="none" w:sz="0" w:space="0" w:color="auto"/>
            <w:bottom w:val="none" w:sz="0" w:space="0" w:color="auto"/>
            <w:right w:val="none" w:sz="0" w:space="0" w:color="auto"/>
          </w:divBdr>
        </w:div>
        <w:div w:id="1033267014">
          <w:marLeft w:val="480"/>
          <w:marRight w:val="0"/>
          <w:marTop w:val="0"/>
          <w:marBottom w:val="0"/>
          <w:divBdr>
            <w:top w:val="none" w:sz="0" w:space="0" w:color="auto"/>
            <w:left w:val="none" w:sz="0" w:space="0" w:color="auto"/>
            <w:bottom w:val="none" w:sz="0" w:space="0" w:color="auto"/>
            <w:right w:val="none" w:sz="0" w:space="0" w:color="auto"/>
          </w:divBdr>
        </w:div>
        <w:div w:id="336930737">
          <w:marLeft w:val="480"/>
          <w:marRight w:val="0"/>
          <w:marTop w:val="0"/>
          <w:marBottom w:val="0"/>
          <w:divBdr>
            <w:top w:val="none" w:sz="0" w:space="0" w:color="auto"/>
            <w:left w:val="none" w:sz="0" w:space="0" w:color="auto"/>
            <w:bottom w:val="none" w:sz="0" w:space="0" w:color="auto"/>
            <w:right w:val="none" w:sz="0" w:space="0" w:color="auto"/>
          </w:divBdr>
        </w:div>
        <w:div w:id="1398432578">
          <w:marLeft w:val="480"/>
          <w:marRight w:val="0"/>
          <w:marTop w:val="0"/>
          <w:marBottom w:val="0"/>
          <w:divBdr>
            <w:top w:val="none" w:sz="0" w:space="0" w:color="auto"/>
            <w:left w:val="none" w:sz="0" w:space="0" w:color="auto"/>
            <w:bottom w:val="none" w:sz="0" w:space="0" w:color="auto"/>
            <w:right w:val="none" w:sz="0" w:space="0" w:color="auto"/>
          </w:divBdr>
        </w:div>
        <w:div w:id="65346220">
          <w:marLeft w:val="480"/>
          <w:marRight w:val="0"/>
          <w:marTop w:val="0"/>
          <w:marBottom w:val="0"/>
          <w:divBdr>
            <w:top w:val="none" w:sz="0" w:space="0" w:color="auto"/>
            <w:left w:val="none" w:sz="0" w:space="0" w:color="auto"/>
            <w:bottom w:val="none" w:sz="0" w:space="0" w:color="auto"/>
            <w:right w:val="none" w:sz="0" w:space="0" w:color="auto"/>
          </w:divBdr>
        </w:div>
        <w:div w:id="1015577935">
          <w:marLeft w:val="480"/>
          <w:marRight w:val="0"/>
          <w:marTop w:val="0"/>
          <w:marBottom w:val="0"/>
          <w:divBdr>
            <w:top w:val="none" w:sz="0" w:space="0" w:color="auto"/>
            <w:left w:val="none" w:sz="0" w:space="0" w:color="auto"/>
            <w:bottom w:val="none" w:sz="0" w:space="0" w:color="auto"/>
            <w:right w:val="none" w:sz="0" w:space="0" w:color="auto"/>
          </w:divBdr>
        </w:div>
        <w:div w:id="1841963344">
          <w:marLeft w:val="480"/>
          <w:marRight w:val="0"/>
          <w:marTop w:val="0"/>
          <w:marBottom w:val="0"/>
          <w:divBdr>
            <w:top w:val="none" w:sz="0" w:space="0" w:color="auto"/>
            <w:left w:val="none" w:sz="0" w:space="0" w:color="auto"/>
            <w:bottom w:val="none" w:sz="0" w:space="0" w:color="auto"/>
            <w:right w:val="none" w:sz="0" w:space="0" w:color="auto"/>
          </w:divBdr>
        </w:div>
        <w:div w:id="317612968">
          <w:marLeft w:val="480"/>
          <w:marRight w:val="0"/>
          <w:marTop w:val="0"/>
          <w:marBottom w:val="0"/>
          <w:divBdr>
            <w:top w:val="none" w:sz="0" w:space="0" w:color="auto"/>
            <w:left w:val="none" w:sz="0" w:space="0" w:color="auto"/>
            <w:bottom w:val="none" w:sz="0" w:space="0" w:color="auto"/>
            <w:right w:val="none" w:sz="0" w:space="0" w:color="auto"/>
          </w:divBdr>
        </w:div>
        <w:div w:id="1404451846">
          <w:marLeft w:val="480"/>
          <w:marRight w:val="0"/>
          <w:marTop w:val="0"/>
          <w:marBottom w:val="0"/>
          <w:divBdr>
            <w:top w:val="none" w:sz="0" w:space="0" w:color="auto"/>
            <w:left w:val="none" w:sz="0" w:space="0" w:color="auto"/>
            <w:bottom w:val="none" w:sz="0" w:space="0" w:color="auto"/>
            <w:right w:val="none" w:sz="0" w:space="0" w:color="auto"/>
          </w:divBdr>
        </w:div>
        <w:div w:id="1326936806">
          <w:marLeft w:val="480"/>
          <w:marRight w:val="0"/>
          <w:marTop w:val="0"/>
          <w:marBottom w:val="0"/>
          <w:divBdr>
            <w:top w:val="none" w:sz="0" w:space="0" w:color="auto"/>
            <w:left w:val="none" w:sz="0" w:space="0" w:color="auto"/>
            <w:bottom w:val="none" w:sz="0" w:space="0" w:color="auto"/>
            <w:right w:val="none" w:sz="0" w:space="0" w:color="auto"/>
          </w:divBdr>
        </w:div>
        <w:div w:id="115173804">
          <w:marLeft w:val="480"/>
          <w:marRight w:val="0"/>
          <w:marTop w:val="0"/>
          <w:marBottom w:val="0"/>
          <w:divBdr>
            <w:top w:val="none" w:sz="0" w:space="0" w:color="auto"/>
            <w:left w:val="none" w:sz="0" w:space="0" w:color="auto"/>
            <w:bottom w:val="none" w:sz="0" w:space="0" w:color="auto"/>
            <w:right w:val="none" w:sz="0" w:space="0" w:color="auto"/>
          </w:divBdr>
        </w:div>
        <w:div w:id="299041262">
          <w:marLeft w:val="480"/>
          <w:marRight w:val="0"/>
          <w:marTop w:val="0"/>
          <w:marBottom w:val="0"/>
          <w:divBdr>
            <w:top w:val="none" w:sz="0" w:space="0" w:color="auto"/>
            <w:left w:val="none" w:sz="0" w:space="0" w:color="auto"/>
            <w:bottom w:val="none" w:sz="0" w:space="0" w:color="auto"/>
            <w:right w:val="none" w:sz="0" w:space="0" w:color="auto"/>
          </w:divBdr>
        </w:div>
        <w:div w:id="345059056">
          <w:marLeft w:val="480"/>
          <w:marRight w:val="0"/>
          <w:marTop w:val="0"/>
          <w:marBottom w:val="0"/>
          <w:divBdr>
            <w:top w:val="none" w:sz="0" w:space="0" w:color="auto"/>
            <w:left w:val="none" w:sz="0" w:space="0" w:color="auto"/>
            <w:bottom w:val="none" w:sz="0" w:space="0" w:color="auto"/>
            <w:right w:val="none" w:sz="0" w:space="0" w:color="auto"/>
          </w:divBdr>
        </w:div>
        <w:div w:id="946078461">
          <w:marLeft w:val="480"/>
          <w:marRight w:val="0"/>
          <w:marTop w:val="0"/>
          <w:marBottom w:val="0"/>
          <w:divBdr>
            <w:top w:val="none" w:sz="0" w:space="0" w:color="auto"/>
            <w:left w:val="none" w:sz="0" w:space="0" w:color="auto"/>
            <w:bottom w:val="none" w:sz="0" w:space="0" w:color="auto"/>
            <w:right w:val="none" w:sz="0" w:space="0" w:color="auto"/>
          </w:divBdr>
        </w:div>
        <w:div w:id="794758842">
          <w:marLeft w:val="480"/>
          <w:marRight w:val="0"/>
          <w:marTop w:val="0"/>
          <w:marBottom w:val="0"/>
          <w:divBdr>
            <w:top w:val="none" w:sz="0" w:space="0" w:color="auto"/>
            <w:left w:val="none" w:sz="0" w:space="0" w:color="auto"/>
            <w:bottom w:val="none" w:sz="0" w:space="0" w:color="auto"/>
            <w:right w:val="none" w:sz="0" w:space="0" w:color="auto"/>
          </w:divBdr>
        </w:div>
        <w:div w:id="74908998">
          <w:marLeft w:val="480"/>
          <w:marRight w:val="0"/>
          <w:marTop w:val="0"/>
          <w:marBottom w:val="0"/>
          <w:divBdr>
            <w:top w:val="none" w:sz="0" w:space="0" w:color="auto"/>
            <w:left w:val="none" w:sz="0" w:space="0" w:color="auto"/>
            <w:bottom w:val="none" w:sz="0" w:space="0" w:color="auto"/>
            <w:right w:val="none" w:sz="0" w:space="0" w:color="auto"/>
          </w:divBdr>
        </w:div>
        <w:div w:id="1158886575">
          <w:marLeft w:val="480"/>
          <w:marRight w:val="0"/>
          <w:marTop w:val="0"/>
          <w:marBottom w:val="0"/>
          <w:divBdr>
            <w:top w:val="none" w:sz="0" w:space="0" w:color="auto"/>
            <w:left w:val="none" w:sz="0" w:space="0" w:color="auto"/>
            <w:bottom w:val="none" w:sz="0" w:space="0" w:color="auto"/>
            <w:right w:val="none" w:sz="0" w:space="0" w:color="auto"/>
          </w:divBdr>
        </w:div>
        <w:div w:id="1025134306">
          <w:marLeft w:val="480"/>
          <w:marRight w:val="0"/>
          <w:marTop w:val="0"/>
          <w:marBottom w:val="0"/>
          <w:divBdr>
            <w:top w:val="none" w:sz="0" w:space="0" w:color="auto"/>
            <w:left w:val="none" w:sz="0" w:space="0" w:color="auto"/>
            <w:bottom w:val="none" w:sz="0" w:space="0" w:color="auto"/>
            <w:right w:val="none" w:sz="0" w:space="0" w:color="auto"/>
          </w:divBdr>
        </w:div>
        <w:div w:id="1369839688">
          <w:marLeft w:val="480"/>
          <w:marRight w:val="0"/>
          <w:marTop w:val="0"/>
          <w:marBottom w:val="0"/>
          <w:divBdr>
            <w:top w:val="none" w:sz="0" w:space="0" w:color="auto"/>
            <w:left w:val="none" w:sz="0" w:space="0" w:color="auto"/>
            <w:bottom w:val="none" w:sz="0" w:space="0" w:color="auto"/>
            <w:right w:val="none" w:sz="0" w:space="0" w:color="auto"/>
          </w:divBdr>
        </w:div>
        <w:div w:id="117185287">
          <w:marLeft w:val="480"/>
          <w:marRight w:val="0"/>
          <w:marTop w:val="0"/>
          <w:marBottom w:val="0"/>
          <w:divBdr>
            <w:top w:val="none" w:sz="0" w:space="0" w:color="auto"/>
            <w:left w:val="none" w:sz="0" w:space="0" w:color="auto"/>
            <w:bottom w:val="none" w:sz="0" w:space="0" w:color="auto"/>
            <w:right w:val="none" w:sz="0" w:space="0" w:color="auto"/>
          </w:divBdr>
        </w:div>
        <w:div w:id="1845507187">
          <w:marLeft w:val="480"/>
          <w:marRight w:val="0"/>
          <w:marTop w:val="0"/>
          <w:marBottom w:val="0"/>
          <w:divBdr>
            <w:top w:val="none" w:sz="0" w:space="0" w:color="auto"/>
            <w:left w:val="none" w:sz="0" w:space="0" w:color="auto"/>
            <w:bottom w:val="none" w:sz="0" w:space="0" w:color="auto"/>
            <w:right w:val="none" w:sz="0" w:space="0" w:color="auto"/>
          </w:divBdr>
        </w:div>
        <w:div w:id="719864401">
          <w:marLeft w:val="480"/>
          <w:marRight w:val="0"/>
          <w:marTop w:val="0"/>
          <w:marBottom w:val="0"/>
          <w:divBdr>
            <w:top w:val="none" w:sz="0" w:space="0" w:color="auto"/>
            <w:left w:val="none" w:sz="0" w:space="0" w:color="auto"/>
            <w:bottom w:val="none" w:sz="0" w:space="0" w:color="auto"/>
            <w:right w:val="none" w:sz="0" w:space="0" w:color="auto"/>
          </w:divBdr>
        </w:div>
        <w:div w:id="1131367328">
          <w:marLeft w:val="480"/>
          <w:marRight w:val="0"/>
          <w:marTop w:val="0"/>
          <w:marBottom w:val="0"/>
          <w:divBdr>
            <w:top w:val="none" w:sz="0" w:space="0" w:color="auto"/>
            <w:left w:val="none" w:sz="0" w:space="0" w:color="auto"/>
            <w:bottom w:val="none" w:sz="0" w:space="0" w:color="auto"/>
            <w:right w:val="none" w:sz="0" w:space="0" w:color="auto"/>
          </w:divBdr>
        </w:div>
        <w:div w:id="1708338311">
          <w:marLeft w:val="480"/>
          <w:marRight w:val="0"/>
          <w:marTop w:val="0"/>
          <w:marBottom w:val="0"/>
          <w:divBdr>
            <w:top w:val="none" w:sz="0" w:space="0" w:color="auto"/>
            <w:left w:val="none" w:sz="0" w:space="0" w:color="auto"/>
            <w:bottom w:val="none" w:sz="0" w:space="0" w:color="auto"/>
            <w:right w:val="none" w:sz="0" w:space="0" w:color="auto"/>
          </w:divBdr>
        </w:div>
        <w:div w:id="1444568469">
          <w:marLeft w:val="480"/>
          <w:marRight w:val="0"/>
          <w:marTop w:val="0"/>
          <w:marBottom w:val="0"/>
          <w:divBdr>
            <w:top w:val="none" w:sz="0" w:space="0" w:color="auto"/>
            <w:left w:val="none" w:sz="0" w:space="0" w:color="auto"/>
            <w:bottom w:val="none" w:sz="0" w:space="0" w:color="auto"/>
            <w:right w:val="none" w:sz="0" w:space="0" w:color="auto"/>
          </w:divBdr>
        </w:div>
      </w:divsChild>
    </w:div>
    <w:div w:id="1334182950">
      <w:bodyDiv w:val="1"/>
      <w:marLeft w:val="0"/>
      <w:marRight w:val="0"/>
      <w:marTop w:val="0"/>
      <w:marBottom w:val="0"/>
      <w:divBdr>
        <w:top w:val="none" w:sz="0" w:space="0" w:color="auto"/>
        <w:left w:val="none" w:sz="0" w:space="0" w:color="auto"/>
        <w:bottom w:val="none" w:sz="0" w:space="0" w:color="auto"/>
        <w:right w:val="none" w:sz="0" w:space="0" w:color="auto"/>
      </w:divBdr>
    </w:div>
    <w:div w:id="1338192976">
      <w:bodyDiv w:val="1"/>
      <w:marLeft w:val="0"/>
      <w:marRight w:val="0"/>
      <w:marTop w:val="0"/>
      <w:marBottom w:val="0"/>
      <w:divBdr>
        <w:top w:val="none" w:sz="0" w:space="0" w:color="auto"/>
        <w:left w:val="none" w:sz="0" w:space="0" w:color="auto"/>
        <w:bottom w:val="none" w:sz="0" w:space="0" w:color="auto"/>
        <w:right w:val="none" w:sz="0" w:space="0" w:color="auto"/>
      </w:divBdr>
    </w:div>
    <w:div w:id="1344042307">
      <w:bodyDiv w:val="1"/>
      <w:marLeft w:val="0"/>
      <w:marRight w:val="0"/>
      <w:marTop w:val="0"/>
      <w:marBottom w:val="0"/>
      <w:divBdr>
        <w:top w:val="none" w:sz="0" w:space="0" w:color="auto"/>
        <w:left w:val="none" w:sz="0" w:space="0" w:color="auto"/>
        <w:bottom w:val="none" w:sz="0" w:space="0" w:color="auto"/>
        <w:right w:val="none" w:sz="0" w:space="0" w:color="auto"/>
      </w:divBdr>
    </w:div>
    <w:div w:id="1344436840">
      <w:bodyDiv w:val="1"/>
      <w:marLeft w:val="0"/>
      <w:marRight w:val="0"/>
      <w:marTop w:val="0"/>
      <w:marBottom w:val="0"/>
      <w:divBdr>
        <w:top w:val="none" w:sz="0" w:space="0" w:color="auto"/>
        <w:left w:val="none" w:sz="0" w:space="0" w:color="auto"/>
        <w:bottom w:val="none" w:sz="0" w:space="0" w:color="auto"/>
        <w:right w:val="none" w:sz="0" w:space="0" w:color="auto"/>
      </w:divBdr>
    </w:div>
    <w:div w:id="1348752225">
      <w:bodyDiv w:val="1"/>
      <w:marLeft w:val="0"/>
      <w:marRight w:val="0"/>
      <w:marTop w:val="0"/>
      <w:marBottom w:val="0"/>
      <w:divBdr>
        <w:top w:val="none" w:sz="0" w:space="0" w:color="auto"/>
        <w:left w:val="none" w:sz="0" w:space="0" w:color="auto"/>
        <w:bottom w:val="none" w:sz="0" w:space="0" w:color="auto"/>
        <w:right w:val="none" w:sz="0" w:space="0" w:color="auto"/>
      </w:divBdr>
    </w:div>
    <w:div w:id="1349912552">
      <w:bodyDiv w:val="1"/>
      <w:marLeft w:val="0"/>
      <w:marRight w:val="0"/>
      <w:marTop w:val="0"/>
      <w:marBottom w:val="0"/>
      <w:divBdr>
        <w:top w:val="none" w:sz="0" w:space="0" w:color="auto"/>
        <w:left w:val="none" w:sz="0" w:space="0" w:color="auto"/>
        <w:bottom w:val="none" w:sz="0" w:space="0" w:color="auto"/>
        <w:right w:val="none" w:sz="0" w:space="0" w:color="auto"/>
      </w:divBdr>
    </w:div>
    <w:div w:id="1350332766">
      <w:bodyDiv w:val="1"/>
      <w:marLeft w:val="0"/>
      <w:marRight w:val="0"/>
      <w:marTop w:val="0"/>
      <w:marBottom w:val="0"/>
      <w:divBdr>
        <w:top w:val="none" w:sz="0" w:space="0" w:color="auto"/>
        <w:left w:val="none" w:sz="0" w:space="0" w:color="auto"/>
        <w:bottom w:val="none" w:sz="0" w:space="0" w:color="auto"/>
        <w:right w:val="none" w:sz="0" w:space="0" w:color="auto"/>
      </w:divBdr>
    </w:div>
    <w:div w:id="1361786153">
      <w:bodyDiv w:val="1"/>
      <w:marLeft w:val="0"/>
      <w:marRight w:val="0"/>
      <w:marTop w:val="0"/>
      <w:marBottom w:val="0"/>
      <w:divBdr>
        <w:top w:val="none" w:sz="0" w:space="0" w:color="auto"/>
        <w:left w:val="none" w:sz="0" w:space="0" w:color="auto"/>
        <w:bottom w:val="none" w:sz="0" w:space="0" w:color="auto"/>
        <w:right w:val="none" w:sz="0" w:space="0" w:color="auto"/>
      </w:divBdr>
    </w:div>
    <w:div w:id="1371998096">
      <w:bodyDiv w:val="1"/>
      <w:marLeft w:val="0"/>
      <w:marRight w:val="0"/>
      <w:marTop w:val="0"/>
      <w:marBottom w:val="0"/>
      <w:divBdr>
        <w:top w:val="none" w:sz="0" w:space="0" w:color="auto"/>
        <w:left w:val="none" w:sz="0" w:space="0" w:color="auto"/>
        <w:bottom w:val="none" w:sz="0" w:space="0" w:color="auto"/>
        <w:right w:val="none" w:sz="0" w:space="0" w:color="auto"/>
      </w:divBdr>
    </w:div>
    <w:div w:id="1375079000">
      <w:bodyDiv w:val="1"/>
      <w:marLeft w:val="0"/>
      <w:marRight w:val="0"/>
      <w:marTop w:val="0"/>
      <w:marBottom w:val="0"/>
      <w:divBdr>
        <w:top w:val="none" w:sz="0" w:space="0" w:color="auto"/>
        <w:left w:val="none" w:sz="0" w:space="0" w:color="auto"/>
        <w:bottom w:val="none" w:sz="0" w:space="0" w:color="auto"/>
        <w:right w:val="none" w:sz="0" w:space="0" w:color="auto"/>
      </w:divBdr>
    </w:div>
    <w:div w:id="1376545420">
      <w:bodyDiv w:val="1"/>
      <w:marLeft w:val="0"/>
      <w:marRight w:val="0"/>
      <w:marTop w:val="0"/>
      <w:marBottom w:val="0"/>
      <w:divBdr>
        <w:top w:val="none" w:sz="0" w:space="0" w:color="auto"/>
        <w:left w:val="none" w:sz="0" w:space="0" w:color="auto"/>
        <w:bottom w:val="none" w:sz="0" w:space="0" w:color="auto"/>
        <w:right w:val="none" w:sz="0" w:space="0" w:color="auto"/>
      </w:divBdr>
    </w:div>
    <w:div w:id="1378580354">
      <w:bodyDiv w:val="1"/>
      <w:marLeft w:val="0"/>
      <w:marRight w:val="0"/>
      <w:marTop w:val="0"/>
      <w:marBottom w:val="0"/>
      <w:divBdr>
        <w:top w:val="none" w:sz="0" w:space="0" w:color="auto"/>
        <w:left w:val="none" w:sz="0" w:space="0" w:color="auto"/>
        <w:bottom w:val="none" w:sz="0" w:space="0" w:color="auto"/>
        <w:right w:val="none" w:sz="0" w:space="0" w:color="auto"/>
      </w:divBdr>
    </w:div>
    <w:div w:id="1378747964">
      <w:bodyDiv w:val="1"/>
      <w:marLeft w:val="0"/>
      <w:marRight w:val="0"/>
      <w:marTop w:val="0"/>
      <w:marBottom w:val="0"/>
      <w:divBdr>
        <w:top w:val="none" w:sz="0" w:space="0" w:color="auto"/>
        <w:left w:val="none" w:sz="0" w:space="0" w:color="auto"/>
        <w:bottom w:val="none" w:sz="0" w:space="0" w:color="auto"/>
        <w:right w:val="none" w:sz="0" w:space="0" w:color="auto"/>
      </w:divBdr>
    </w:div>
    <w:div w:id="1383750414">
      <w:bodyDiv w:val="1"/>
      <w:marLeft w:val="0"/>
      <w:marRight w:val="0"/>
      <w:marTop w:val="0"/>
      <w:marBottom w:val="0"/>
      <w:divBdr>
        <w:top w:val="none" w:sz="0" w:space="0" w:color="auto"/>
        <w:left w:val="none" w:sz="0" w:space="0" w:color="auto"/>
        <w:bottom w:val="none" w:sz="0" w:space="0" w:color="auto"/>
        <w:right w:val="none" w:sz="0" w:space="0" w:color="auto"/>
      </w:divBdr>
    </w:div>
    <w:div w:id="1402369589">
      <w:bodyDiv w:val="1"/>
      <w:marLeft w:val="0"/>
      <w:marRight w:val="0"/>
      <w:marTop w:val="0"/>
      <w:marBottom w:val="0"/>
      <w:divBdr>
        <w:top w:val="none" w:sz="0" w:space="0" w:color="auto"/>
        <w:left w:val="none" w:sz="0" w:space="0" w:color="auto"/>
        <w:bottom w:val="none" w:sz="0" w:space="0" w:color="auto"/>
        <w:right w:val="none" w:sz="0" w:space="0" w:color="auto"/>
      </w:divBdr>
    </w:div>
    <w:div w:id="1416783610">
      <w:bodyDiv w:val="1"/>
      <w:marLeft w:val="0"/>
      <w:marRight w:val="0"/>
      <w:marTop w:val="0"/>
      <w:marBottom w:val="0"/>
      <w:divBdr>
        <w:top w:val="none" w:sz="0" w:space="0" w:color="auto"/>
        <w:left w:val="none" w:sz="0" w:space="0" w:color="auto"/>
        <w:bottom w:val="none" w:sz="0" w:space="0" w:color="auto"/>
        <w:right w:val="none" w:sz="0" w:space="0" w:color="auto"/>
      </w:divBdr>
    </w:div>
    <w:div w:id="1417702841">
      <w:bodyDiv w:val="1"/>
      <w:marLeft w:val="0"/>
      <w:marRight w:val="0"/>
      <w:marTop w:val="0"/>
      <w:marBottom w:val="0"/>
      <w:divBdr>
        <w:top w:val="none" w:sz="0" w:space="0" w:color="auto"/>
        <w:left w:val="none" w:sz="0" w:space="0" w:color="auto"/>
        <w:bottom w:val="none" w:sz="0" w:space="0" w:color="auto"/>
        <w:right w:val="none" w:sz="0" w:space="0" w:color="auto"/>
      </w:divBdr>
    </w:div>
    <w:div w:id="1423451019">
      <w:bodyDiv w:val="1"/>
      <w:marLeft w:val="0"/>
      <w:marRight w:val="0"/>
      <w:marTop w:val="0"/>
      <w:marBottom w:val="0"/>
      <w:divBdr>
        <w:top w:val="none" w:sz="0" w:space="0" w:color="auto"/>
        <w:left w:val="none" w:sz="0" w:space="0" w:color="auto"/>
        <w:bottom w:val="none" w:sz="0" w:space="0" w:color="auto"/>
        <w:right w:val="none" w:sz="0" w:space="0" w:color="auto"/>
      </w:divBdr>
    </w:div>
    <w:div w:id="1448546406">
      <w:bodyDiv w:val="1"/>
      <w:marLeft w:val="0"/>
      <w:marRight w:val="0"/>
      <w:marTop w:val="0"/>
      <w:marBottom w:val="0"/>
      <w:divBdr>
        <w:top w:val="none" w:sz="0" w:space="0" w:color="auto"/>
        <w:left w:val="none" w:sz="0" w:space="0" w:color="auto"/>
        <w:bottom w:val="none" w:sz="0" w:space="0" w:color="auto"/>
        <w:right w:val="none" w:sz="0" w:space="0" w:color="auto"/>
      </w:divBdr>
    </w:div>
    <w:div w:id="1449663563">
      <w:bodyDiv w:val="1"/>
      <w:marLeft w:val="0"/>
      <w:marRight w:val="0"/>
      <w:marTop w:val="0"/>
      <w:marBottom w:val="0"/>
      <w:divBdr>
        <w:top w:val="none" w:sz="0" w:space="0" w:color="auto"/>
        <w:left w:val="none" w:sz="0" w:space="0" w:color="auto"/>
        <w:bottom w:val="none" w:sz="0" w:space="0" w:color="auto"/>
        <w:right w:val="none" w:sz="0" w:space="0" w:color="auto"/>
      </w:divBdr>
    </w:div>
    <w:div w:id="1453861935">
      <w:bodyDiv w:val="1"/>
      <w:marLeft w:val="0"/>
      <w:marRight w:val="0"/>
      <w:marTop w:val="0"/>
      <w:marBottom w:val="0"/>
      <w:divBdr>
        <w:top w:val="none" w:sz="0" w:space="0" w:color="auto"/>
        <w:left w:val="none" w:sz="0" w:space="0" w:color="auto"/>
        <w:bottom w:val="none" w:sz="0" w:space="0" w:color="auto"/>
        <w:right w:val="none" w:sz="0" w:space="0" w:color="auto"/>
      </w:divBdr>
    </w:div>
    <w:div w:id="1458911856">
      <w:bodyDiv w:val="1"/>
      <w:marLeft w:val="0"/>
      <w:marRight w:val="0"/>
      <w:marTop w:val="0"/>
      <w:marBottom w:val="0"/>
      <w:divBdr>
        <w:top w:val="none" w:sz="0" w:space="0" w:color="auto"/>
        <w:left w:val="none" w:sz="0" w:space="0" w:color="auto"/>
        <w:bottom w:val="none" w:sz="0" w:space="0" w:color="auto"/>
        <w:right w:val="none" w:sz="0" w:space="0" w:color="auto"/>
      </w:divBdr>
    </w:div>
    <w:div w:id="1472289684">
      <w:bodyDiv w:val="1"/>
      <w:marLeft w:val="0"/>
      <w:marRight w:val="0"/>
      <w:marTop w:val="0"/>
      <w:marBottom w:val="0"/>
      <w:divBdr>
        <w:top w:val="none" w:sz="0" w:space="0" w:color="auto"/>
        <w:left w:val="none" w:sz="0" w:space="0" w:color="auto"/>
        <w:bottom w:val="none" w:sz="0" w:space="0" w:color="auto"/>
        <w:right w:val="none" w:sz="0" w:space="0" w:color="auto"/>
      </w:divBdr>
      <w:divsChild>
        <w:div w:id="71852447">
          <w:marLeft w:val="480"/>
          <w:marRight w:val="0"/>
          <w:marTop w:val="0"/>
          <w:marBottom w:val="0"/>
          <w:divBdr>
            <w:top w:val="none" w:sz="0" w:space="0" w:color="auto"/>
            <w:left w:val="none" w:sz="0" w:space="0" w:color="auto"/>
            <w:bottom w:val="none" w:sz="0" w:space="0" w:color="auto"/>
            <w:right w:val="none" w:sz="0" w:space="0" w:color="auto"/>
          </w:divBdr>
        </w:div>
        <w:div w:id="152378565">
          <w:marLeft w:val="480"/>
          <w:marRight w:val="0"/>
          <w:marTop w:val="0"/>
          <w:marBottom w:val="0"/>
          <w:divBdr>
            <w:top w:val="none" w:sz="0" w:space="0" w:color="auto"/>
            <w:left w:val="none" w:sz="0" w:space="0" w:color="auto"/>
            <w:bottom w:val="none" w:sz="0" w:space="0" w:color="auto"/>
            <w:right w:val="none" w:sz="0" w:space="0" w:color="auto"/>
          </w:divBdr>
        </w:div>
        <w:div w:id="232619349">
          <w:marLeft w:val="480"/>
          <w:marRight w:val="0"/>
          <w:marTop w:val="0"/>
          <w:marBottom w:val="0"/>
          <w:divBdr>
            <w:top w:val="none" w:sz="0" w:space="0" w:color="auto"/>
            <w:left w:val="none" w:sz="0" w:space="0" w:color="auto"/>
            <w:bottom w:val="none" w:sz="0" w:space="0" w:color="auto"/>
            <w:right w:val="none" w:sz="0" w:space="0" w:color="auto"/>
          </w:divBdr>
        </w:div>
        <w:div w:id="316030562">
          <w:marLeft w:val="480"/>
          <w:marRight w:val="0"/>
          <w:marTop w:val="0"/>
          <w:marBottom w:val="0"/>
          <w:divBdr>
            <w:top w:val="none" w:sz="0" w:space="0" w:color="auto"/>
            <w:left w:val="none" w:sz="0" w:space="0" w:color="auto"/>
            <w:bottom w:val="none" w:sz="0" w:space="0" w:color="auto"/>
            <w:right w:val="none" w:sz="0" w:space="0" w:color="auto"/>
          </w:divBdr>
        </w:div>
        <w:div w:id="349335690">
          <w:marLeft w:val="480"/>
          <w:marRight w:val="0"/>
          <w:marTop w:val="0"/>
          <w:marBottom w:val="0"/>
          <w:divBdr>
            <w:top w:val="none" w:sz="0" w:space="0" w:color="auto"/>
            <w:left w:val="none" w:sz="0" w:space="0" w:color="auto"/>
            <w:bottom w:val="none" w:sz="0" w:space="0" w:color="auto"/>
            <w:right w:val="none" w:sz="0" w:space="0" w:color="auto"/>
          </w:divBdr>
        </w:div>
        <w:div w:id="360253834">
          <w:marLeft w:val="480"/>
          <w:marRight w:val="0"/>
          <w:marTop w:val="0"/>
          <w:marBottom w:val="0"/>
          <w:divBdr>
            <w:top w:val="none" w:sz="0" w:space="0" w:color="auto"/>
            <w:left w:val="none" w:sz="0" w:space="0" w:color="auto"/>
            <w:bottom w:val="none" w:sz="0" w:space="0" w:color="auto"/>
            <w:right w:val="none" w:sz="0" w:space="0" w:color="auto"/>
          </w:divBdr>
        </w:div>
        <w:div w:id="395469332">
          <w:marLeft w:val="480"/>
          <w:marRight w:val="0"/>
          <w:marTop w:val="0"/>
          <w:marBottom w:val="0"/>
          <w:divBdr>
            <w:top w:val="none" w:sz="0" w:space="0" w:color="auto"/>
            <w:left w:val="none" w:sz="0" w:space="0" w:color="auto"/>
            <w:bottom w:val="none" w:sz="0" w:space="0" w:color="auto"/>
            <w:right w:val="none" w:sz="0" w:space="0" w:color="auto"/>
          </w:divBdr>
        </w:div>
        <w:div w:id="435446569">
          <w:marLeft w:val="480"/>
          <w:marRight w:val="0"/>
          <w:marTop w:val="0"/>
          <w:marBottom w:val="0"/>
          <w:divBdr>
            <w:top w:val="none" w:sz="0" w:space="0" w:color="auto"/>
            <w:left w:val="none" w:sz="0" w:space="0" w:color="auto"/>
            <w:bottom w:val="none" w:sz="0" w:space="0" w:color="auto"/>
            <w:right w:val="none" w:sz="0" w:space="0" w:color="auto"/>
          </w:divBdr>
        </w:div>
        <w:div w:id="578251043">
          <w:marLeft w:val="480"/>
          <w:marRight w:val="0"/>
          <w:marTop w:val="0"/>
          <w:marBottom w:val="0"/>
          <w:divBdr>
            <w:top w:val="none" w:sz="0" w:space="0" w:color="auto"/>
            <w:left w:val="none" w:sz="0" w:space="0" w:color="auto"/>
            <w:bottom w:val="none" w:sz="0" w:space="0" w:color="auto"/>
            <w:right w:val="none" w:sz="0" w:space="0" w:color="auto"/>
          </w:divBdr>
        </w:div>
        <w:div w:id="583607836">
          <w:marLeft w:val="480"/>
          <w:marRight w:val="0"/>
          <w:marTop w:val="0"/>
          <w:marBottom w:val="0"/>
          <w:divBdr>
            <w:top w:val="none" w:sz="0" w:space="0" w:color="auto"/>
            <w:left w:val="none" w:sz="0" w:space="0" w:color="auto"/>
            <w:bottom w:val="none" w:sz="0" w:space="0" w:color="auto"/>
            <w:right w:val="none" w:sz="0" w:space="0" w:color="auto"/>
          </w:divBdr>
        </w:div>
        <w:div w:id="594479804">
          <w:marLeft w:val="480"/>
          <w:marRight w:val="0"/>
          <w:marTop w:val="0"/>
          <w:marBottom w:val="0"/>
          <w:divBdr>
            <w:top w:val="none" w:sz="0" w:space="0" w:color="auto"/>
            <w:left w:val="none" w:sz="0" w:space="0" w:color="auto"/>
            <w:bottom w:val="none" w:sz="0" w:space="0" w:color="auto"/>
            <w:right w:val="none" w:sz="0" w:space="0" w:color="auto"/>
          </w:divBdr>
        </w:div>
        <w:div w:id="598878286">
          <w:marLeft w:val="480"/>
          <w:marRight w:val="0"/>
          <w:marTop w:val="0"/>
          <w:marBottom w:val="0"/>
          <w:divBdr>
            <w:top w:val="none" w:sz="0" w:space="0" w:color="auto"/>
            <w:left w:val="none" w:sz="0" w:space="0" w:color="auto"/>
            <w:bottom w:val="none" w:sz="0" w:space="0" w:color="auto"/>
            <w:right w:val="none" w:sz="0" w:space="0" w:color="auto"/>
          </w:divBdr>
        </w:div>
        <w:div w:id="620189139">
          <w:marLeft w:val="480"/>
          <w:marRight w:val="0"/>
          <w:marTop w:val="0"/>
          <w:marBottom w:val="0"/>
          <w:divBdr>
            <w:top w:val="none" w:sz="0" w:space="0" w:color="auto"/>
            <w:left w:val="none" w:sz="0" w:space="0" w:color="auto"/>
            <w:bottom w:val="none" w:sz="0" w:space="0" w:color="auto"/>
            <w:right w:val="none" w:sz="0" w:space="0" w:color="auto"/>
          </w:divBdr>
        </w:div>
        <w:div w:id="648443513">
          <w:marLeft w:val="480"/>
          <w:marRight w:val="0"/>
          <w:marTop w:val="0"/>
          <w:marBottom w:val="0"/>
          <w:divBdr>
            <w:top w:val="none" w:sz="0" w:space="0" w:color="auto"/>
            <w:left w:val="none" w:sz="0" w:space="0" w:color="auto"/>
            <w:bottom w:val="none" w:sz="0" w:space="0" w:color="auto"/>
            <w:right w:val="none" w:sz="0" w:space="0" w:color="auto"/>
          </w:divBdr>
        </w:div>
        <w:div w:id="838428383">
          <w:marLeft w:val="480"/>
          <w:marRight w:val="0"/>
          <w:marTop w:val="0"/>
          <w:marBottom w:val="0"/>
          <w:divBdr>
            <w:top w:val="none" w:sz="0" w:space="0" w:color="auto"/>
            <w:left w:val="none" w:sz="0" w:space="0" w:color="auto"/>
            <w:bottom w:val="none" w:sz="0" w:space="0" w:color="auto"/>
            <w:right w:val="none" w:sz="0" w:space="0" w:color="auto"/>
          </w:divBdr>
        </w:div>
        <w:div w:id="852769228">
          <w:marLeft w:val="480"/>
          <w:marRight w:val="0"/>
          <w:marTop w:val="0"/>
          <w:marBottom w:val="0"/>
          <w:divBdr>
            <w:top w:val="none" w:sz="0" w:space="0" w:color="auto"/>
            <w:left w:val="none" w:sz="0" w:space="0" w:color="auto"/>
            <w:bottom w:val="none" w:sz="0" w:space="0" w:color="auto"/>
            <w:right w:val="none" w:sz="0" w:space="0" w:color="auto"/>
          </w:divBdr>
        </w:div>
        <w:div w:id="876359289">
          <w:marLeft w:val="480"/>
          <w:marRight w:val="0"/>
          <w:marTop w:val="0"/>
          <w:marBottom w:val="0"/>
          <w:divBdr>
            <w:top w:val="none" w:sz="0" w:space="0" w:color="auto"/>
            <w:left w:val="none" w:sz="0" w:space="0" w:color="auto"/>
            <w:bottom w:val="none" w:sz="0" w:space="0" w:color="auto"/>
            <w:right w:val="none" w:sz="0" w:space="0" w:color="auto"/>
          </w:divBdr>
        </w:div>
        <w:div w:id="928584746">
          <w:marLeft w:val="480"/>
          <w:marRight w:val="0"/>
          <w:marTop w:val="0"/>
          <w:marBottom w:val="0"/>
          <w:divBdr>
            <w:top w:val="none" w:sz="0" w:space="0" w:color="auto"/>
            <w:left w:val="none" w:sz="0" w:space="0" w:color="auto"/>
            <w:bottom w:val="none" w:sz="0" w:space="0" w:color="auto"/>
            <w:right w:val="none" w:sz="0" w:space="0" w:color="auto"/>
          </w:divBdr>
        </w:div>
        <w:div w:id="948707099">
          <w:marLeft w:val="480"/>
          <w:marRight w:val="0"/>
          <w:marTop w:val="0"/>
          <w:marBottom w:val="0"/>
          <w:divBdr>
            <w:top w:val="none" w:sz="0" w:space="0" w:color="auto"/>
            <w:left w:val="none" w:sz="0" w:space="0" w:color="auto"/>
            <w:bottom w:val="none" w:sz="0" w:space="0" w:color="auto"/>
            <w:right w:val="none" w:sz="0" w:space="0" w:color="auto"/>
          </w:divBdr>
        </w:div>
        <w:div w:id="957567834">
          <w:marLeft w:val="480"/>
          <w:marRight w:val="0"/>
          <w:marTop w:val="0"/>
          <w:marBottom w:val="0"/>
          <w:divBdr>
            <w:top w:val="none" w:sz="0" w:space="0" w:color="auto"/>
            <w:left w:val="none" w:sz="0" w:space="0" w:color="auto"/>
            <w:bottom w:val="none" w:sz="0" w:space="0" w:color="auto"/>
            <w:right w:val="none" w:sz="0" w:space="0" w:color="auto"/>
          </w:divBdr>
        </w:div>
        <w:div w:id="960649570">
          <w:marLeft w:val="480"/>
          <w:marRight w:val="0"/>
          <w:marTop w:val="0"/>
          <w:marBottom w:val="0"/>
          <w:divBdr>
            <w:top w:val="none" w:sz="0" w:space="0" w:color="auto"/>
            <w:left w:val="none" w:sz="0" w:space="0" w:color="auto"/>
            <w:bottom w:val="none" w:sz="0" w:space="0" w:color="auto"/>
            <w:right w:val="none" w:sz="0" w:space="0" w:color="auto"/>
          </w:divBdr>
        </w:div>
        <w:div w:id="1012293188">
          <w:marLeft w:val="480"/>
          <w:marRight w:val="0"/>
          <w:marTop w:val="0"/>
          <w:marBottom w:val="0"/>
          <w:divBdr>
            <w:top w:val="none" w:sz="0" w:space="0" w:color="auto"/>
            <w:left w:val="none" w:sz="0" w:space="0" w:color="auto"/>
            <w:bottom w:val="none" w:sz="0" w:space="0" w:color="auto"/>
            <w:right w:val="none" w:sz="0" w:space="0" w:color="auto"/>
          </w:divBdr>
        </w:div>
        <w:div w:id="1045911054">
          <w:marLeft w:val="480"/>
          <w:marRight w:val="0"/>
          <w:marTop w:val="0"/>
          <w:marBottom w:val="0"/>
          <w:divBdr>
            <w:top w:val="none" w:sz="0" w:space="0" w:color="auto"/>
            <w:left w:val="none" w:sz="0" w:space="0" w:color="auto"/>
            <w:bottom w:val="none" w:sz="0" w:space="0" w:color="auto"/>
            <w:right w:val="none" w:sz="0" w:space="0" w:color="auto"/>
          </w:divBdr>
        </w:div>
        <w:div w:id="1093867126">
          <w:marLeft w:val="480"/>
          <w:marRight w:val="0"/>
          <w:marTop w:val="0"/>
          <w:marBottom w:val="0"/>
          <w:divBdr>
            <w:top w:val="none" w:sz="0" w:space="0" w:color="auto"/>
            <w:left w:val="none" w:sz="0" w:space="0" w:color="auto"/>
            <w:bottom w:val="none" w:sz="0" w:space="0" w:color="auto"/>
            <w:right w:val="none" w:sz="0" w:space="0" w:color="auto"/>
          </w:divBdr>
        </w:div>
        <w:div w:id="1097410575">
          <w:marLeft w:val="480"/>
          <w:marRight w:val="0"/>
          <w:marTop w:val="0"/>
          <w:marBottom w:val="0"/>
          <w:divBdr>
            <w:top w:val="none" w:sz="0" w:space="0" w:color="auto"/>
            <w:left w:val="none" w:sz="0" w:space="0" w:color="auto"/>
            <w:bottom w:val="none" w:sz="0" w:space="0" w:color="auto"/>
            <w:right w:val="none" w:sz="0" w:space="0" w:color="auto"/>
          </w:divBdr>
        </w:div>
        <w:div w:id="1142312203">
          <w:marLeft w:val="480"/>
          <w:marRight w:val="0"/>
          <w:marTop w:val="0"/>
          <w:marBottom w:val="0"/>
          <w:divBdr>
            <w:top w:val="none" w:sz="0" w:space="0" w:color="auto"/>
            <w:left w:val="none" w:sz="0" w:space="0" w:color="auto"/>
            <w:bottom w:val="none" w:sz="0" w:space="0" w:color="auto"/>
            <w:right w:val="none" w:sz="0" w:space="0" w:color="auto"/>
          </w:divBdr>
        </w:div>
        <w:div w:id="1147742509">
          <w:marLeft w:val="480"/>
          <w:marRight w:val="0"/>
          <w:marTop w:val="0"/>
          <w:marBottom w:val="0"/>
          <w:divBdr>
            <w:top w:val="none" w:sz="0" w:space="0" w:color="auto"/>
            <w:left w:val="none" w:sz="0" w:space="0" w:color="auto"/>
            <w:bottom w:val="none" w:sz="0" w:space="0" w:color="auto"/>
            <w:right w:val="none" w:sz="0" w:space="0" w:color="auto"/>
          </w:divBdr>
        </w:div>
        <w:div w:id="1258364998">
          <w:marLeft w:val="480"/>
          <w:marRight w:val="0"/>
          <w:marTop w:val="0"/>
          <w:marBottom w:val="0"/>
          <w:divBdr>
            <w:top w:val="none" w:sz="0" w:space="0" w:color="auto"/>
            <w:left w:val="none" w:sz="0" w:space="0" w:color="auto"/>
            <w:bottom w:val="none" w:sz="0" w:space="0" w:color="auto"/>
            <w:right w:val="none" w:sz="0" w:space="0" w:color="auto"/>
          </w:divBdr>
        </w:div>
        <w:div w:id="1298143369">
          <w:marLeft w:val="480"/>
          <w:marRight w:val="0"/>
          <w:marTop w:val="0"/>
          <w:marBottom w:val="0"/>
          <w:divBdr>
            <w:top w:val="none" w:sz="0" w:space="0" w:color="auto"/>
            <w:left w:val="none" w:sz="0" w:space="0" w:color="auto"/>
            <w:bottom w:val="none" w:sz="0" w:space="0" w:color="auto"/>
            <w:right w:val="none" w:sz="0" w:space="0" w:color="auto"/>
          </w:divBdr>
        </w:div>
        <w:div w:id="1299722523">
          <w:marLeft w:val="480"/>
          <w:marRight w:val="0"/>
          <w:marTop w:val="0"/>
          <w:marBottom w:val="0"/>
          <w:divBdr>
            <w:top w:val="none" w:sz="0" w:space="0" w:color="auto"/>
            <w:left w:val="none" w:sz="0" w:space="0" w:color="auto"/>
            <w:bottom w:val="none" w:sz="0" w:space="0" w:color="auto"/>
            <w:right w:val="none" w:sz="0" w:space="0" w:color="auto"/>
          </w:divBdr>
        </w:div>
        <w:div w:id="1420902151">
          <w:marLeft w:val="480"/>
          <w:marRight w:val="0"/>
          <w:marTop w:val="0"/>
          <w:marBottom w:val="0"/>
          <w:divBdr>
            <w:top w:val="none" w:sz="0" w:space="0" w:color="auto"/>
            <w:left w:val="none" w:sz="0" w:space="0" w:color="auto"/>
            <w:bottom w:val="none" w:sz="0" w:space="0" w:color="auto"/>
            <w:right w:val="none" w:sz="0" w:space="0" w:color="auto"/>
          </w:divBdr>
        </w:div>
        <w:div w:id="1471365697">
          <w:marLeft w:val="480"/>
          <w:marRight w:val="0"/>
          <w:marTop w:val="0"/>
          <w:marBottom w:val="0"/>
          <w:divBdr>
            <w:top w:val="none" w:sz="0" w:space="0" w:color="auto"/>
            <w:left w:val="none" w:sz="0" w:space="0" w:color="auto"/>
            <w:bottom w:val="none" w:sz="0" w:space="0" w:color="auto"/>
            <w:right w:val="none" w:sz="0" w:space="0" w:color="auto"/>
          </w:divBdr>
        </w:div>
        <w:div w:id="1544557130">
          <w:marLeft w:val="480"/>
          <w:marRight w:val="0"/>
          <w:marTop w:val="0"/>
          <w:marBottom w:val="0"/>
          <w:divBdr>
            <w:top w:val="none" w:sz="0" w:space="0" w:color="auto"/>
            <w:left w:val="none" w:sz="0" w:space="0" w:color="auto"/>
            <w:bottom w:val="none" w:sz="0" w:space="0" w:color="auto"/>
            <w:right w:val="none" w:sz="0" w:space="0" w:color="auto"/>
          </w:divBdr>
        </w:div>
        <w:div w:id="1554541832">
          <w:marLeft w:val="480"/>
          <w:marRight w:val="0"/>
          <w:marTop w:val="0"/>
          <w:marBottom w:val="0"/>
          <w:divBdr>
            <w:top w:val="none" w:sz="0" w:space="0" w:color="auto"/>
            <w:left w:val="none" w:sz="0" w:space="0" w:color="auto"/>
            <w:bottom w:val="none" w:sz="0" w:space="0" w:color="auto"/>
            <w:right w:val="none" w:sz="0" w:space="0" w:color="auto"/>
          </w:divBdr>
        </w:div>
        <w:div w:id="1583102692">
          <w:marLeft w:val="480"/>
          <w:marRight w:val="0"/>
          <w:marTop w:val="0"/>
          <w:marBottom w:val="0"/>
          <w:divBdr>
            <w:top w:val="none" w:sz="0" w:space="0" w:color="auto"/>
            <w:left w:val="none" w:sz="0" w:space="0" w:color="auto"/>
            <w:bottom w:val="none" w:sz="0" w:space="0" w:color="auto"/>
            <w:right w:val="none" w:sz="0" w:space="0" w:color="auto"/>
          </w:divBdr>
        </w:div>
        <w:div w:id="1619945906">
          <w:marLeft w:val="480"/>
          <w:marRight w:val="0"/>
          <w:marTop w:val="0"/>
          <w:marBottom w:val="0"/>
          <w:divBdr>
            <w:top w:val="none" w:sz="0" w:space="0" w:color="auto"/>
            <w:left w:val="none" w:sz="0" w:space="0" w:color="auto"/>
            <w:bottom w:val="none" w:sz="0" w:space="0" w:color="auto"/>
            <w:right w:val="none" w:sz="0" w:space="0" w:color="auto"/>
          </w:divBdr>
        </w:div>
        <w:div w:id="1655916137">
          <w:marLeft w:val="480"/>
          <w:marRight w:val="0"/>
          <w:marTop w:val="0"/>
          <w:marBottom w:val="0"/>
          <w:divBdr>
            <w:top w:val="none" w:sz="0" w:space="0" w:color="auto"/>
            <w:left w:val="none" w:sz="0" w:space="0" w:color="auto"/>
            <w:bottom w:val="none" w:sz="0" w:space="0" w:color="auto"/>
            <w:right w:val="none" w:sz="0" w:space="0" w:color="auto"/>
          </w:divBdr>
        </w:div>
        <w:div w:id="1701199347">
          <w:marLeft w:val="480"/>
          <w:marRight w:val="0"/>
          <w:marTop w:val="0"/>
          <w:marBottom w:val="0"/>
          <w:divBdr>
            <w:top w:val="none" w:sz="0" w:space="0" w:color="auto"/>
            <w:left w:val="none" w:sz="0" w:space="0" w:color="auto"/>
            <w:bottom w:val="none" w:sz="0" w:space="0" w:color="auto"/>
            <w:right w:val="none" w:sz="0" w:space="0" w:color="auto"/>
          </w:divBdr>
        </w:div>
        <w:div w:id="1719893664">
          <w:marLeft w:val="480"/>
          <w:marRight w:val="0"/>
          <w:marTop w:val="0"/>
          <w:marBottom w:val="0"/>
          <w:divBdr>
            <w:top w:val="none" w:sz="0" w:space="0" w:color="auto"/>
            <w:left w:val="none" w:sz="0" w:space="0" w:color="auto"/>
            <w:bottom w:val="none" w:sz="0" w:space="0" w:color="auto"/>
            <w:right w:val="none" w:sz="0" w:space="0" w:color="auto"/>
          </w:divBdr>
        </w:div>
        <w:div w:id="1728992164">
          <w:marLeft w:val="480"/>
          <w:marRight w:val="0"/>
          <w:marTop w:val="0"/>
          <w:marBottom w:val="0"/>
          <w:divBdr>
            <w:top w:val="none" w:sz="0" w:space="0" w:color="auto"/>
            <w:left w:val="none" w:sz="0" w:space="0" w:color="auto"/>
            <w:bottom w:val="none" w:sz="0" w:space="0" w:color="auto"/>
            <w:right w:val="none" w:sz="0" w:space="0" w:color="auto"/>
          </w:divBdr>
        </w:div>
        <w:div w:id="1741324159">
          <w:marLeft w:val="480"/>
          <w:marRight w:val="0"/>
          <w:marTop w:val="0"/>
          <w:marBottom w:val="0"/>
          <w:divBdr>
            <w:top w:val="none" w:sz="0" w:space="0" w:color="auto"/>
            <w:left w:val="none" w:sz="0" w:space="0" w:color="auto"/>
            <w:bottom w:val="none" w:sz="0" w:space="0" w:color="auto"/>
            <w:right w:val="none" w:sz="0" w:space="0" w:color="auto"/>
          </w:divBdr>
        </w:div>
        <w:div w:id="1761557614">
          <w:marLeft w:val="480"/>
          <w:marRight w:val="0"/>
          <w:marTop w:val="0"/>
          <w:marBottom w:val="0"/>
          <w:divBdr>
            <w:top w:val="none" w:sz="0" w:space="0" w:color="auto"/>
            <w:left w:val="none" w:sz="0" w:space="0" w:color="auto"/>
            <w:bottom w:val="none" w:sz="0" w:space="0" w:color="auto"/>
            <w:right w:val="none" w:sz="0" w:space="0" w:color="auto"/>
          </w:divBdr>
        </w:div>
        <w:div w:id="1821918804">
          <w:marLeft w:val="480"/>
          <w:marRight w:val="0"/>
          <w:marTop w:val="0"/>
          <w:marBottom w:val="0"/>
          <w:divBdr>
            <w:top w:val="none" w:sz="0" w:space="0" w:color="auto"/>
            <w:left w:val="none" w:sz="0" w:space="0" w:color="auto"/>
            <w:bottom w:val="none" w:sz="0" w:space="0" w:color="auto"/>
            <w:right w:val="none" w:sz="0" w:space="0" w:color="auto"/>
          </w:divBdr>
        </w:div>
        <w:div w:id="1835030107">
          <w:marLeft w:val="480"/>
          <w:marRight w:val="0"/>
          <w:marTop w:val="0"/>
          <w:marBottom w:val="0"/>
          <w:divBdr>
            <w:top w:val="none" w:sz="0" w:space="0" w:color="auto"/>
            <w:left w:val="none" w:sz="0" w:space="0" w:color="auto"/>
            <w:bottom w:val="none" w:sz="0" w:space="0" w:color="auto"/>
            <w:right w:val="none" w:sz="0" w:space="0" w:color="auto"/>
          </w:divBdr>
        </w:div>
        <w:div w:id="1861166859">
          <w:marLeft w:val="480"/>
          <w:marRight w:val="0"/>
          <w:marTop w:val="0"/>
          <w:marBottom w:val="0"/>
          <w:divBdr>
            <w:top w:val="none" w:sz="0" w:space="0" w:color="auto"/>
            <w:left w:val="none" w:sz="0" w:space="0" w:color="auto"/>
            <w:bottom w:val="none" w:sz="0" w:space="0" w:color="auto"/>
            <w:right w:val="none" w:sz="0" w:space="0" w:color="auto"/>
          </w:divBdr>
        </w:div>
        <w:div w:id="1912734996">
          <w:marLeft w:val="480"/>
          <w:marRight w:val="0"/>
          <w:marTop w:val="0"/>
          <w:marBottom w:val="0"/>
          <w:divBdr>
            <w:top w:val="none" w:sz="0" w:space="0" w:color="auto"/>
            <w:left w:val="none" w:sz="0" w:space="0" w:color="auto"/>
            <w:bottom w:val="none" w:sz="0" w:space="0" w:color="auto"/>
            <w:right w:val="none" w:sz="0" w:space="0" w:color="auto"/>
          </w:divBdr>
        </w:div>
        <w:div w:id="1913542686">
          <w:marLeft w:val="480"/>
          <w:marRight w:val="0"/>
          <w:marTop w:val="0"/>
          <w:marBottom w:val="0"/>
          <w:divBdr>
            <w:top w:val="none" w:sz="0" w:space="0" w:color="auto"/>
            <w:left w:val="none" w:sz="0" w:space="0" w:color="auto"/>
            <w:bottom w:val="none" w:sz="0" w:space="0" w:color="auto"/>
            <w:right w:val="none" w:sz="0" w:space="0" w:color="auto"/>
          </w:divBdr>
        </w:div>
        <w:div w:id="1920094017">
          <w:marLeft w:val="480"/>
          <w:marRight w:val="0"/>
          <w:marTop w:val="0"/>
          <w:marBottom w:val="0"/>
          <w:divBdr>
            <w:top w:val="none" w:sz="0" w:space="0" w:color="auto"/>
            <w:left w:val="none" w:sz="0" w:space="0" w:color="auto"/>
            <w:bottom w:val="none" w:sz="0" w:space="0" w:color="auto"/>
            <w:right w:val="none" w:sz="0" w:space="0" w:color="auto"/>
          </w:divBdr>
        </w:div>
        <w:div w:id="1939439591">
          <w:marLeft w:val="480"/>
          <w:marRight w:val="0"/>
          <w:marTop w:val="0"/>
          <w:marBottom w:val="0"/>
          <w:divBdr>
            <w:top w:val="none" w:sz="0" w:space="0" w:color="auto"/>
            <w:left w:val="none" w:sz="0" w:space="0" w:color="auto"/>
            <w:bottom w:val="none" w:sz="0" w:space="0" w:color="auto"/>
            <w:right w:val="none" w:sz="0" w:space="0" w:color="auto"/>
          </w:divBdr>
        </w:div>
        <w:div w:id="1963264244">
          <w:marLeft w:val="480"/>
          <w:marRight w:val="0"/>
          <w:marTop w:val="0"/>
          <w:marBottom w:val="0"/>
          <w:divBdr>
            <w:top w:val="none" w:sz="0" w:space="0" w:color="auto"/>
            <w:left w:val="none" w:sz="0" w:space="0" w:color="auto"/>
            <w:bottom w:val="none" w:sz="0" w:space="0" w:color="auto"/>
            <w:right w:val="none" w:sz="0" w:space="0" w:color="auto"/>
          </w:divBdr>
        </w:div>
        <w:div w:id="1992562099">
          <w:marLeft w:val="480"/>
          <w:marRight w:val="0"/>
          <w:marTop w:val="0"/>
          <w:marBottom w:val="0"/>
          <w:divBdr>
            <w:top w:val="none" w:sz="0" w:space="0" w:color="auto"/>
            <w:left w:val="none" w:sz="0" w:space="0" w:color="auto"/>
            <w:bottom w:val="none" w:sz="0" w:space="0" w:color="auto"/>
            <w:right w:val="none" w:sz="0" w:space="0" w:color="auto"/>
          </w:divBdr>
        </w:div>
        <w:div w:id="2080519193">
          <w:marLeft w:val="480"/>
          <w:marRight w:val="0"/>
          <w:marTop w:val="0"/>
          <w:marBottom w:val="0"/>
          <w:divBdr>
            <w:top w:val="none" w:sz="0" w:space="0" w:color="auto"/>
            <w:left w:val="none" w:sz="0" w:space="0" w:color="auto"/>
            <w:bottom w:val="none" w:sz="0" w:space="0" w:color="auto"/>
            <w:right w:val="none" w:sz="0" w:space="0" w:color="auto"/>
          </w:divBdr>
        </w:div>
        <w:div w:id="2102985390">
          <w:marLeft w:val="480"/>
          <w:marRight w:val="0"/>
          <w:marTop w:val="0"/>
          <w:marBottom w:val="0"/>
          <w:divBdr>
            <w:top w:val="none" w:sz="0" w:space="0" w:color="auto"/>
            <w:left w:val="none" w:sz="0" w:space="0" w:color="auto"/>
            <w:bottom w:val="none" w:sz="0" w:space="0" w:color="auto"/>
            <w:right w:val="none" w:sz="0" w:space="0" w:color="auto"/>
          </w:divBdr>
        </w:div>
      </w:divsChild>
    </w:div>
    <w:div w:id="1472480315">
      <w:bodyDiv w:val="1"/>
      <w:marLeft w:val="0"/>
      <w:marRight w:val="0"/>
      <w:marTop w:val="0"/>
      <w:marBottom w:val="0"/>
      <w:divBdr>
        <w:top w:val="none" w:sz="0" w:space="0" w:color="auto"/>
        <w:left w:val="none" w:sz="0" w:space="0" w:color="auto"/>
        <w:bottom w:val="none" w:sz="0" w:space="0" w:color="auto"/>
        <w:right w:val="none" w:sz="0" w:space="0" w:color="auto"/>
      </w:divBdr>
    </w:div>
    <w:div w:id="1474449050">
      <w:bodyDiv w:val="1"/>
      <w:marLeft w:val="0"/>
      <w:marRight w:val="0"/>
      <w:marTop w:val="0"/>
      <w:marBottom w:val="0"/>
      <w:divBdr>
        <w:top w:val="none" w:sz="0" w:space="0" w:color="auto"/>
        <w:left w:val="none" w:sz="0" w:space="0" w:color="auto"/>
        <w:bottom w:val="none" w:sz="0" w:space="0" w:color="auto"/>
        <w:right w:val="none" w:sz="0" w:space="0" w:color="auto"/>
      </w:divBdr>
      <w:divsChild>
        <w:div w:id="1465998531">
          <w:marLeft w:val="480"/>
          <w:marRight w:val="0"/>
          <w:marTop w:val="0"/>
          <w:marBottom w:val="0"/>
          <w:divBdr>
            <w:top w:val="none" w:sz="0" w:space="0" w:color="auto"/>
            <w:left w:val="none" w:sz="0" w:space="0" w:color="auto"/>
            <w:bottom w:val="none" w:sz="0" w:space="0" w:color="auto"/>
            <w:right w:val="none" w:sz="0" w:space="0" w:color="auto"/>
          </w:divBdr>
        </w:div>
        <w:div w:id="1420910723">
          <w:marLeft w:val="480"/>
          <w:marRight w:val="0"/>
          <w:marTop w:val="0"/>
          <w:marBottom w:val="0"/>
          <w:divBdr>
            <w:top w:val="none" w:sz="0" w:space="0" w:color="auto"/>
            <w:left w:val="none" w:sz="0" w:space="0" w:color="auto"/>
            <w:bottom w:val="none" w:sz="0" w:space="0" w:color="auto"/>
            <w:right w:val="none" w:sz="0" w:space="0" w:color="auto"/>
          </w:divBdr>
        </w:div>
        <w:div w:id="577785138">
          <w:marLeft w:val="480"/>
          <w:marRight w:val="0"/>
          <w:marTop w:val="0"/>
          <w:marBottom w:val="0"/>
          <w:divBdr>
            <w:top w:val="none" w:sz="0" w:space="0" w:color="auto"/>
            <w:left w:val="none" w:sz="0" w:space="0" w:color="auto"/>
            <w:bottom w:val="none" w:sz="0" w:space="0" w:color="auto"/>
            <w:right w:val="none" w:sz="0" w:space="0" w:color="auto"/>
          </w:divBdr>
        </w:div>
        <w:div w:id="572861425">
          <w:marLeft w:val="480"/>
          <w:marRight w:val="0"/>
          <w:marTop w:val="0"/>
          <w:marBottom w:val="0"/>
          <w:divBdr>
            <w:top w:val="none" w:sz="0" w:space="0" w:color="auto"/>
            <w:left w:val="none" w:sz="0" w:space="0" w:color="auto"/>
            <w:bottom w:val="none" w:sz="0" w:space="0" w:color="auto"/>
            <w:right w:val="none" w:sz="0" w:space="0" w:color="auto"/>
          </w:divBdr>
        </w:div>
        <w:div w:id="1260018062">
          <w:marLeft w:val="480"/>
          <w:marRight w:val="0"/>
          <w:marTop w:val="0"/>
          <w:marBottom w:val="0"/>
          <w:divBdr>
            <w:top w:val="none" w:sz="0" w:space="0" w:color="auto"/>
            <w:left w:val="none" w:sz="0" w:space="0" w:color="auto"/>
            <w:bottom w:val="none" w:sz="0" w:space="0" w:color="auto"/>
            <w:right w:val="none" w:sz="0" w:space="0" w:color="auto"/>
          </w:divBdr>
        </w:div>
        <w:div w:id="933708538">
          <w:marLeft w:val="480"/>
          <w:marRight w:val="0"/>
          <w:marTop w:val="0"/>
          <w:marBottom w:val="0"/>
          <w:divBdr>
            <w:top w:val="none" w:sz="0" w:space="0" w:color="auto"/>
            <w:left w:val="none" w:sz="0" w:space="0" w:color="auto"/>
            <w:bottom w:val="none" w:sz="0" w:space="0" w:color="auto"/>
            <w:right w:val="none" w:sz="0" w:space="0" w:color="auto"/>
          </w:divBdr>
        </w:div>
        <w:div w:id="271666489">
          <w:marLeft w:val="480"/>
          <w:marRight w:val="0"/>
          <w:marTop w:val="0"/>
          <w:marBottom w:val="0"/>
          <w:divBdr>
            <w:top w:val="none" w:sz="0" w:space="0" w:color="auto"/>
            <w:left w:val="none" w:sz="0" w:space="0" w:color="auto"/>
            <w:bottom w:val="none" w:sz="0" w:space="0" w:color="auto"/>
            <w:right w:val="none" w:sz="0" w:space="0" w:color="auto"/>
          </w:divBdr>
        </w:div>
        <w:div w:id="561333737">
          <w:marLeft w:val="480"/>
          <w:marRight w:val="0"/>
          <w:marTop w:val="0"/>
          <w:marBottom w:val="0"/>
          <w:divBdr>
            <w:top w:val="none" w:sz="0" w:space="0" w:color="auto"/>
            <w:left w:val="none" w:sz="0" w:space="0" w:color="auto"/>
            <w:bottom w:val="none" w:sz="0" w:space="0" w:color="auto"/>
            <w:right w:val="none" w:sz="0" w:space="0" w:color="auto"/>
          </w:divBdr>
        </w:div>
        <w:div w:id="312836011">
          <w:marLeft w:val="480"/>
          <w:marRight w:val="0"/>
          <w:marTop w:val="0"/>
          <w:marBottom w:val="0"/>
          <w:divBdr>
            <w:top w:val="none" w:sz="0" w:space="0" w:color="auto"/>
            <w:left w:val="none" w:sz="0" w:space="0" w:color="auto"/>
            <w:bottom w:val="none" w:sz="0" w:space="0" w:color="auto"/>
            <w:right w:val="none" w:sz="0" w:space="0" w:color="auto"/>
          </w:divBdr>
        </w:div>
        <w:div w:id="1821117449">
          <w:marLeft w:val="480"/>
          <w:marRight w:val="0"/>
          <w:marTop w:val="0"/>
          <w:marBottom w:val="0"/>
          <w:divBdr>
            <w:top w:val="none" w:sz="0" w:space="0" w:color="auto"/>
            <w:left w:val="none" w:sz="0" w:space="0" w:color="auto"/>
            <w:bottom w:val="none" w:sz="0" w:space="0" w:color="auto"/>
            <w:right w:val="none" w:sz="0" w:space="0" w:color="auto"/>
          </w:divBdr>
        </w:div>
        <w:div w:id="1000425135">
          <w:marLeft w:val="480"/>
          <w:marRight w:val="0"/>
          <w:marTop w:val="0"/>
          <w:marBottom w:val="0"/>
          <w:divBdr>
            <w:top w:val="none" w:sz="0" w:space="0" w:color="auto"/>
            <w:left w:val="none" w:sz="0" w:space="0" w:color="auto"/>
            <w:bottom w:val="none" w:sz="0" w:space="0" w:color="auto"/>
            <w:right w:val="none" w:sz="0" w:space="0" w:color="auto"/>
          </w:divBdr>
        </w:div>
        <w:div w:id="1403332889">
          <w:marLeft w:val="480"/>
          <w:marRight w:val="0"/>
          <w:marTop w:val="0"/>
          <w:marBottom w:val="0"/>
          <w:divBdr>
            <w:top w:val="none" w:sz="0" w:space="0" w:color="auto"/>
            <w:left w:val="none" w:sz="0" w:space="0" w:color="auto"/>
            <w:bottom w:val="none" w:sz="0" w:space="0" w:color="auto"/>
            <w:right w:val="none" w:sz="0" w:space="0" w:color="auto"/>
          </w:divBdr>
        </w:div>
        <w:div w:id="848061885">
          <w:marLeft w:val="480"/>
          <w:marRight w:val="0"/>
          <w:marTop w:val="0"/>
          <w:marBottom w:val="0"/>
          <w:divBdr>
            <w:top w:val="none" w:sz="0" w:space="0" w:color="auto"/>
            <w:left w:val="none" w:sz="0" w:space="0" w:color="auto"/>
            <w:bottom w:val="none" w:sz="0" w:space="0" w:color="auto"/>
            <w:right w:val="none" w:sz="0" w:space="0" w:color="auto"/>
          </w:divBdr>
        </w:div>
        <w:div w:id="558902130">
          <w:marLeft w:val="480"/>
          <w:marRight w:val="0"/>
          <w:marTop w:val="0"/>
          <w:marBottom w:val="0"/>
          <w:divBdr>
            <w:top w:val="none" w:sz="0" w:space="0" w:color="auto"/>
            <w:left w:val="none" w:sz="0" w:space="0" w:color="auto"/>
            <w:bottom w:val="none" w:sz="0" w:space="0" w:color="auto"/>
            <w:right w:val="none" w:sz="0" w:space="0" w:color="auto"/>
          </w:divBdr>
        </w:div>
        <w:div w:id="1233614712">
          <w:marLeft w:val="480"/>
          <w:marRight w:val="0"/>
          <w:marTop w:val="0"/>
          <w:marBottom w:val="0"/>
          <w:divBdr>
            <w:top w:val="none" w:sz="0" w:space="0" w:color="auto"/>
            <w:left w:val="none" w:sz="0" w:space="0" w:color="auto"/>
            <w:bottom w:val="none" w:sz="0" w:space="0" w:color="auto"/>
            <w:right w:val="none" w:sz="0" w:space="0" w:color="auto"/>
          </w:divBdr>
        </w:div>
        <w:div w:id="1594362550">
          <w:marLeft w:val="480"/>
          <w:marRight w:val="0"/>
          <w:marTop w:val="0"/>
          <w:marBottom w:val="0"/>
          <w:divBdr>
            <w:top w:val="none" w:sz="0" w:space="0" w:color="auto"/>
            <w:left w:val="none" w:sz="0" w:space="0" w:color="auto"/>
            <w:bottom w:val="none" w:sz="0" w:space="0" w:color="auto"/>
            <w:right w:val="none" w:sz="0" w:space="0" w:color="auto"/>
          </w:divBdr>
        </w:div>
        <w:div w:id="1736472659">
          <w:marLeft w:val="480"/>
          <w:marRight w:val="0"/>
          <w:marTop w:val="0"/>
          <w:marBottom w:val="0"/>
          <w:divBdr>
            <w:top w:val="none" w:sz="0" w:space="0" w:color="auto"/>
            <w:left w:val="none" w:sz="0" w:space="0" w:color="auto"/>
            <w:bottom w:val="none" w:sz="0" w:space="0" w:color="auto"/>
            <w:right w:val="none" w:sz="0" w:space="0" w:color="auto"/>
          </w:divBdr>
        </w:div>
        <w:div w:id="695812392">
          <w:marLeft w:val="480"/>
          <w:marRight w:val="0"/>
          <w:marTop w:val="0"/>
          <w:marBottom w:val="0"/>
          <w:divBdr>
            <w:top w:val="none" w:sz="0" w:space="0" w:color="auto"/>
            <w:left w:val="none" w:sz="0" w:space="0" w:color="auto"/>
            <w:bottom w:val="none" w:sz="0" w:space="0" w:color="auto"/>
            <w:right w:val="none" w:sz="0" w:space="0" w:color="auto"/>
          </w:divBdr>
        </w:div>
        <w:div w:id="989409401">
          <w:marLeft w:val="480"/>
          <w:marRight w:val="0"/>
          <w:marTop w:val="0"/>
          <w:marBottom w:val="0"/>
          <w:divBdr>
            <w:top w:val="none" w:sz="0" w:space="0" w:color="auto"/>
            <w:left w:val="none" w:sz="0" w:space="0" w:color="auto"/>
            <w:bottom w:val="none" w:sz="0" w:space="0" w:color="auto"/>
            <w:right w:val="none" w:sz="0" w:space="0" w:color="auto"/>
          </w:divBdr>
        </w:div>
        <w:div w:id="707603423">
          <w:marLeft w:val="480"/>
          <w:marRight w:val="0"/>
          <w:marTop w:val="0"/>
          <w:marBottom w:val="0"/>
          <w:divBdr>
            <w:top w:val="none" w:sz="0" w:space="0" w:color="auto"/>
            <w:left w:val="none" w:sz="0" w:space="0" w:color="auto"/>
            <w:bottom w:val="none" w:sz="0" w:space="0" w:color="auto"/>
            <w:right w:val="none" w:sz="0" w:space="0" w:color="auto"/>
          </w:divBdr>
        </w:div>
        <w:div w:id="360127615">
          <w:marLeft w:val="480"/>
          <w:marRight w:val="0"/>
          <w:marTop w:val="0"/>
          <w:marBottom w:val="0"/>
          <w:divBdr>
            <w:top w:val="none" w:sz="0" w:space="0" w:color="auto"/>
            <w:left w:val="none" w:sz="0" w:space="0" w:color="auto"/>
            <w:bottom w:val="none" w:sz="0" w:space="0" w:color="auto"/>
            <w:right w:val="none" w:sz="0" w:space="0" w:color="auto"/>
          </w:divBdr>
        </w:div>
        <w:div w:id="1413818380">
          <w:marLeft w:val="480"/>
          <w:marRight w:val="0"/>
          <w:marTop w:val="0"/>
          <w:marBottom w:val="0"/>
          <w:divBdr>
            <w:top w:val="none" w:sz="0" w:space="0" w:color="auto"/>
            <w:left w:val="none" w:sz="0" w:space="0" w:color="auto"/>
            <w:bottom w:val="none" w:sz="0" w:space="0" w:color="auto"/>
            <w:right w:val="none" w:sz="0" w:space="0" w:color="auto"/>
          </w:divBdr>
        </w:div>
        <w:div w:id="1689912613">
          <w:marLeft w:val="480"/>
          <w:marRight w:val="0"/>
          <w:marTop w:val="0"/>
          <w:marBottom w:val="0"/>
          <w:divBdr>
            <w:top w:val="none" w:sz="0" w:space="0" w:color="auto"/>
            <w:left w:val="none" w:sz="0" w:space="0" w:color="auto"/>
            <w:bottom w:val="none" w:sz="0" w:space="0" w:color="auto"/>
            <w:right w:val="none" w:sz="0" w:space="0" w:color="auto"/>
          </w:divBdr>
        </w:div>
        <w:div w:id="1607033580">
          <w:marLeft w:val="480"/>
          <w:marRight w:val="0"/>
          <w:marTop w:val="0"/>
          <w:marBottom w:val="0"/>
          <w:divBdr>
            <w:top w:val="none" w:sz="0" w:space="0" w:color="auto"/>
            <w:left w:val="none" w:sz="0" w:space="0" w:color="auto"/>
            <w:bottom w:val="none" w:sz="0" w:space="0" w:color="auto"/>
            <w:right w:val="none" w:sz="0" w:space="0" w:color="auto"/>
          </w:divBdr>
        </w:div>
        <w:div w:id="540672936">
          <w:marLeft w:val="480"/>
          <w:marRight w:val="0"/>
          <w:marTop w:val="0"/>
          <w:marBottom w:val="0"/>
          <w:divBdr>
            <w:top w:val="none" w:sz="0" w:space="0" w:color="auto"/>
            <w:left w:val="none" w:sz="0" w:space="0" w:color="auto"/>
            <w:bottom w:val="none" w:sz="0" w:space="0" w:color="auto"/>
            <w:right w:val="none" w:sz="0" w:space="0" w:color="auto"/>
          </w:divBdr>
        </w:div>
        <w:div w:id="1292134683">
          <w:marLeft w:val="480"/>
          <w:marRight w:val="0"/>
          <w:marTop w:val="0"/>
          <w:marBottom w:val="0"/>
          <w:divBdr>
            <w:top w:val="none" w:sz="0" w:space="0" w:color="auto"/>
            <w:left w:val="none" w:sz="0" w:space="0" w:color="auto"/>
            <w:bottom w:val="none" w:sz="0" w:space="0" w:color="auto"/>
            <w:right w:val="none" w:sz="0" w:space="0" w:color="auto"/>
          </w:divBdr>
        </w:div>
        <w:div w:id="1616716442">
          <w:marLeft w:val="480"/>
          <w:marRight w:val="0"/>
          <w:marTop w:val="0"/>
          <w:marBottom w:val="0"/>
          <w:divBdr>
            <w:top w:val="none" w:sz="0" w:space="0" w:color="auto"/>
            <w:left w:val="none" w:sz="0" w:space="0" w:color="auto"/>
            <w:bottom w:val="none" w:sz="0" w:space="0" w:color="auto"/>
            <w:right w:val="none" w:sz="0" w:space="0" w:color="auto"/>
          </w:divBdr>
        </w:div>
        <w:div w:id="137764374">
          <w:marLeft w:val="480"/>
          <w:marRight w:val="0"/>
          <w:marTop w:val="0"/>
          <w:marBottom w:val="0"/>
          <w:divBdr>
            <w:top w:val="none" w:sz="0" w:space="0" w:color="auto"/>
            <w:left w:val="none" w:sz="0" w:space="0" w:color="auto"/>
            <w:bottom w:val="none" w:sz="0" w:space="0" w:color="auto"/>
            <w:right w:val="none" w:sz="0" w:space="0" w:color="auto"/>
          </w:divBdr>
        </w:div>
        <w:div w:id="1137531834">
          <w:marLeft w:val="480"/>
          <w:marRight w:val="0"/>
          <w:marTop w:val="0"/>
          <w:marBottom w:val="0"/>
          <w:divBdr>
            <w:top w:val="none" w:sz="0" w:space="0" w:color="auto"/>
            <w:left w:val="none" w:sz="0" w:space="0" w:color="auto"/>
            <w:bottom w:val="none" w:sz="0" w:space="0" w:color="auto"/>
            <w:right w:val="none" w:sz="0" w:space="0" w:color="auto"/>
          </w:divBdr>
        </w:div>
        <w:div w:id="308828849">
          <w:marLeft w:val="480"/>
          <w:marRight w:val="0"/>
          <w:marTop w:val="0"/>
          <w:marBottom w:val="0"/>
          <w:divBdr>
            <w:top w:val="none" w:sz="0" w:space="0" w:color="auto"/>
            <w:left w:val="none" w:sz="0" w:space="0" w:color="auto"/>
            <w:bottom w:val="none" w:sz="0" w:space="0" w:color="auto"/>
            <w:right w:val="none" w:sz="0" w:space="0" w:color="auto"/>
          </w:divBdr>
        </w:div>
        <w:div w:id="1585644773">
          <w:marLeft w:val="480"/>
          <w:marRight w:val="0"/>
          <w:marTop w:val="0"/>
          <w:marBottom w:val="0"/>
          <w:divBdr>
            <w:top w:val="none" w:sz="0" w:space="0" w:color="auto"/>
            <w:left w:val="none" w:sz="0" w:space="0" w:color="auto"/>
            <w:bottom w:val="none" w:sz="0" w:space="0" w:color="auto"/>
            <w:right w:val="none" w:sz="0" w:space="0" w:color="auto"/>
          </w:divBdr>
        </w:div>
        <w:div w:id="1311013269">
          <w:marLeft w:val="480"/>
          <w:marRight w:val="0"/>
          <w:marTop w:val="0"/>
          <w:marBottom w:val="0"/>
          <w:divBdr>
            <w:top w:val="none" w:sz="0" w:space="0" w:color="auto"/>
            <w:left w:val="none" w:sz="0" w:space="0" w:color="auto"/>
            <w:bottom w:val="none" w:sz="0" w:space="0" w:color="auto"/>
            <w:right w:val="none" w:sz="0" w:space="0" w:color="auto"/>
          </w:divBdr>
        </w:div>
        <w:div w:id="2102220020">
          <w:marLeft w:val="480"/>
          <w:marRight w:val="0"/>
          <w:marTop w:val="0"/>
          <w:marBottom w:val="0"/>
          <w:divBdr>
            <w:top w:val="none" w:sz="0" w:space="0" w:color="auto"/>
            <w:left w:val="none" w:sz="0" w:space="0" w:color="auto"/>
            <w:bottom w:val="none" w:sz="0" w:space="0" w:color="auto"/>
            <w:right w:val="none" w:sz="0" w:space="0" w:color="auto"/>
          </w:divBdr>
        </w:div>
        <w:div w:id="588657516">
          <w:marLeft w:val="480"/>
          <w:marRight w:val="0"/>
          <w:marTop w:val="0"/>
          <w:marBottom w:val="0"/>
          <w:divBdr>
            <w:top w:val="none" w:sz="0" w:space="0" w:color="auto"/>
            <w:left w:val="none" w:sz="0" w:space="0" w:color="auto"/>
            <w:bottom w:val="none" w:sz="0" w:space="0" w:color="auto"/>
            <w:right w:val="none" w:sz="0" w:space="0" w:color="auto"/>
          </w:divBdr>
        </w:div>
        <w:div w:id="1323704602">
          <w:marLeft w:val="480"/>
          <w:marRight w:val="0"/>
          <w:marTop w:val="0"/>
          <w:marBottom w:val="0"/>
          <w:divBdr>
            <w:top w:val="none" w:sz="0" w:space="0" w:color="auto"/>
            <w:left w:val="none" w:sz="0" w:space="0" w:color="auto"/>
            <w:bottom w:val="none" w:sz="0" w:space="0" w:color="auto"/>
            <w:right w:val="none" w:sz="0" w:space="0" w:color="auto"/>
          </w:divBdr>
        </w:div>
        <w:div w:id="2043748020">
          <w:marLeft w:val="480"/>
          <w:marRight w:val="0"/>
          <w:marTop w:val="0"/>
          <w:marBottom w:val="0"/>
          <w:divBdr>
            <w:top w:val="none" w:sz="0" w:space="0" w:color="auto"/>
            <w:left w:val="none" w:sz="0" w:space="0" w:color="auto"/>
            <w:bottom w:val="none" w:sz="0" w:space="0" w:color="auto"/>
            <w:right w:val="none" w:sz="0" w:space="0" w:color="auto"/>
          </w:divBdr>
        </w:div>
        <w:div w:id="1905097657">
          <w:marLeft w:val="480"/>
          <w:marRight w:val="0"/>
          <w:marTop w:val="0"/>
          <w:marBottom w:val="0"/>
          <w:divBdr>
            <w:top w:val="none" w:sz="0" w:space="0" w:color="auto"/>
            <w:left w:val="none" w:sz="0" w:space="0" w:color="auto"/>
            <w:bottom w:val="none" w:sz="0" w:space="0" w:color="auto"/>
            <w:right w:val="none" w:sz="0" w:space="0" w:color="auto"/>
          </w:divBdr>
        </w:div>
        <w:div w:id="188833123">
          <w:marLeft w:val="480"/>
          <w:marRight w:val="0"/>
          <w:marTop w:val="0"/>
          <w:marBottom w:val="0"/>
          <w:divBdr>
            <w:top w:val="none" w:sz="0" w:space="0" w:color="auto"/>
            <w:left w:val="none" w:sz="0" w:space="0" w:color="auto"/>
            <w:bottom w:val="none" w:sz="0" w:space="0" w:color="auto"/>
            <w:right w:val="none" w:sz="0" w:space="0" w:color="auto"/>
          </w:divBdr>
        </w:div>
        <w:div w:id="1129860249">
          <w:marLeft w:val="480"/>
          <w:marRight w:val="0"/>
          <w:marTop w:val="0"/>
          <w:marBottom w:val="0"/>
          <w:divBdr>
            <w:top w:val="none" w:sz="0" w:space="0" w:color="auto"/>
            <w:left w:val="none" w:sz="0" w:space="0" w:color="auto"/>
            <w:bottom w:val="none" w:sz="0" w:space="0" w:color="auto"/>
            <w:right w:val="none" w:sz="0" w:space="0" w:color="auto"/>
          </w:divBdr>
        </w:div>
        <w:div w:id="708148929">
          <w:marLeft w:val="480"/>
          <w:marRight w:val="0"/>
          <w:marTop w:val="0"/>
          <w:marBottom w:val="0"/>
          <w:divBdr>
            <w:top w:val="none" w:sz="0" w:space="0" w:color="auto"/>
            <w:left w:val="none" w:sz="0" w:space="0" w:color="auto"/>
            <w:bottom w:val="none" w:sz="0" w:space="0" w:color="auto"/>
            <w:right w:val="none" w:sz="0" w:space="0" w:color="auto"/>
          </w:divBdr>
        </w:div>
        <w:div w:id="1495804459">
          <w:marLeft w:val="480"/>
          <w:marRight w:val="0"/>
          <w:marTop w:val="0"/>
          <w:marBottom w:val="0"/>
          <w:divBdr>
            <w:top w:val="none" w:sz="0" w:space="0" w:color="auto"/>
            <w:left w:val="none" w:sz="0" w:space="0" w:color="auto"/>
            <w:bottom w:val="none" w:sz="0" w:space="0" w:color="auto"/>
            <w:right w:val="none" w:sz="0" w:space="0" w:color="auto"/>
          </w:divBdr>
        </w:div>
        <w:div w:id="1160272111">
          <w:marLeft w:val="480"/>
          <w:marRight w:val="0"/>
          <w:marTop w:val="0"/>
          <w:marBottom w:val="0"/>
          <w:divBdr>
            <w:top w:val="none" w:sz="0" w:space="0" w:color="auto"/>
            <w:left w:val="none" w:sz="0" w:space="0" w:color="auto"/>
            <w:bottom w:val="none" w:sz="0" w:space="0" w:color="auto"/>
            <w:right w:val="none" w:sz="0" w:space="0" w:color="auto"/>
          </w:divBdr>
        </w:div>
        <w:div w:id="1789540663">
          <w:marLeft w:val="480"/>
          <w:marRight w:val="0"/>
          <w:marTop w:val="0"/>
          <w:marBottom w:val="0"/>
          <w:divBdr>
            <w:top w:val="none" w:sz="0" w:space="0" w:color="auto"/>
            <w:left w:val="none" w:sz="0" w:space="0" w:color="auto"/>
            <w:bottom w:val="none" w:sz="0" w:space="0" w:color="auto"/>
            <w:right w:val="none" w:sz="0" w:space="0" w:color="auto"/>
          </w:divBdr>
        </w:div>
        <w:div w:id="338390581">
          <w:marLeft w:val="480"/>
          <w:marRight w:val="0"/>
          <w:marTop w:val="0"/>
          <w:marBottom w:val="0"/>
          <w:divBdr>
            <w:top w:val="none" w:sz="0" w:space="0" w:color="auto"/>
            <w:left w:val="none" w:sz="0" w:space="0" w:color="auto"/>
            <w:bottom w:val="none" w:sz="0" w:space="0" w:color="auto"/>
            <w:right w:val="none" w:sz="0" w:space="0" w:color="auto"/>
          </w:divBdr>
        </w:div>
        <w:div w:id="277028554">
          <w:marLeft w:val="480"/>
          <w:marRight w:val="0"/>
          <w:marTop w:val="0"/>
          <w:marBottom w:val="0"/>
          <w:divBdr>
            <w:top w:val="none" w:sz="0" w:space="0" w:color="auto"/>
            <w:left w:val="none" w:sz="0" w:space="0" w:color="auto"/>
            <w:bottom w:val="none" w:sz="0" w:space="0" w:color="auto"/>
            <w:right w:val="none" w:sz="0" w:space="0" w:color="auto"/>
          </w:divBdr>
        </w:div>
        <w:div w:id="1005590700">
          <w:marLeft w:val="480"/>
          <w:marRight w:val="0"/>
          <w:marTop w:val="0"/>
          <w:marBottom w:val="0"/>
          <w:divBdr>
            <w:top w:val="none" w:sz="0" w:space="0" w:color="auto"/>
            <w:left w:val="none" w:sz="0" w:space="0" w:color="auto"/>
            <w:bottom w:val="none" w:sz="0" w:space="0" w:color="auto"/>
            <w:right w:val="none" w:sz="0" w:space="0" w:color="auto"/>
          </w:divBdr>
        </w:div>
        <w:div w:id="63530985">
          <w:marLeft w:val="480"/>
          <w:marRight w:val="0"/>
          <w:marTop w:val="0"/>
          <w:marBottom w:val="0"/>
          <w:divBdr>
            <w:top w:val="none" w:sz="0" w:space="0" w:color="auto"/>
            <w:left w:val="none" w:sz="0" w:space="0" w:color="auto"/>
            <w:bottom w:val="none" w:sz="0" w:space="0" w:color="auto"/>
            <w:right w:val="none" w:sz="0" w:space="0" w:color="auto"/>
          </w:divBdr>
        </w:div>
        <w:div w:id="259485719">
          <w:marLeft w:val="480"/>
          <w:marRight w:val="0"/>
          <w:marTop w:val="0"/>
          <w:marBottom w:val="0"/>
          <w:divBdr>
            <w:top w:val="none" w:sz="0" w:space="0" w:color="auto"/>
            <w:left w:val="none" w:sz="0" w:space="0" w:color="auto"/>
            <w:bottom w:val="none" w:sz="0" w:space="0" w:color="auto"/>
            <w:right w:val="none" w:sz="0" w:space="0" w:color="auto"/>
          </w:divBdr>
        </w:div>
        <w:div w:id="1027947256">
          <w:marLeft w:val="480"/>
          <w:marRight w:val="0"/>
          <w:marTop w:val="0"/>
          <w:marBottom w:val="0"/>
          <w:divBdr>
            <w:top w:val="none" w:sz="0" w:space="0" w:color="auto"/>
            <w:left w:val="none" w:sz="0" w:space="0" w:color="auto"/>
            <w:bottom w:val="none" w:sz="0" w:space="0" w:color="auto"/>
            <w:right w:val="none" w:sz="0" w:space="0" w:color="auto"/>
          </w:divBdr>
        </w:div>
        <w:div w:id="1439256854">
          <w:marLeft w:val="480"/>
          <w:marRight w:val="0"/>
          <w:marTop w:val="0"/>
          <w:marBottom w:val="0"/>
          <w:divBdr>
            <w:top w:val="none" w:sz="0" w:space="0" w:color="auto"/>
            <w:left w:val="none" w:sz="0" w:space="0" w:color="auto"/>
            <w:bottom w:val="none" w:sz="0" w:space="0" w:color="auto"/>
            <w:right w:val="none" w:sz="0" w:space="0" w:color="auto"/>
          </w:divBdr>
        </w:div>
        <w:div w:id="1380395664">
          <w:marLeft w:val="480"/>
          <w:marRight w:val="0"/>
          <w:marTop w:val="0"/>
          <w:marBottom w:val="0"/>
          <w:divBdr>
            <w:top w:val="none" w:sz="0" w:space="0" w:color="auto"/>
            <w:left w:val="none" w:sz="0" w:space="0" w:color="auto"/>
            <w:bottom w:val="none" w:sz="0" w:space="0" w:color="auto"/>
            <w:right w:val="none" w:sz="0" w:space="0" w:color="auto"/>
          </w:divBdr>
        </w:div>
        <w:div w:id="1979532247">
          <w:marLeft w:val="480"/>
          <w:marRight w:val="0"/>
          <w:marTop w:val="0"/>
          <w:marBottom w:val="0"/>
          <w:divBdr>
            <w:top w:val="none" w:sz="0" w:space="0" w:color="auto"/>
            <w:left w:val="none" w:sz="0" w:space="0" w:color="auto"/>
            <w:bottom w:val="none" w:sz="0" w:space="0" w:color="auto"/>
            <w:right w:val="none" w:sz="0" w:space="0" w:color="auto"/>
          </w:divBdr>
        </w:div>
        <w:div w:id="627054746">
          <w:marLeft w:val="480"/>
          <w:marRight w:val="0"/>
          <w:marTop w:val="0"/>
          <w:marBottom w:val="0"/>
          <w:divBdr>
            <w:top w:val="none" w:sz="0" w:space="0" w:color="auto"/>
            <w:left w:val="none" w:sz="0" w:space="0" w:color="auto"/>
            <w:bottom w:val="none" w:sz="0" w:space="0" w:color="auto"/>
            <w:right w:val="none" w:sz="0" w:space="0" w:color="auto"/>
          </w:divBdr>
        </w:div>
      </w:divsChild>
    </w:div>
    <w:div w:id="1478885407">
      <w:bodyDiv w:val="1"/>
      <w:marLeft w:val="0"/>
      <w:marRight w:val="0"/>
      <w:marTop w:val="0"/>
      <w:marBottom w:val="0"/>
      <w:divBdr>
        <w:top w:val="none" w:sz="0" w:space="0" w:color="auto"/>
        <w:left w:val="none" w:sz="0" w:space="0" w:color="auto"/>
        <w:bottom w:val="none" w:sz="0" w:space="0" w:color="auto"/>
        <w:right w:val="none" w:sz="0" w:space="0" w:color="auto"/>
      </w:divBdr>
    </w:div>
    <w:div w:id="1480268338">
      <w:bodyDiv w:val="1"/>
      <w:marLeft w:val="0"/>
      <w:marRight w:val="0"/>
      <w:marTop w:val="0"/>
      <w:marBottom w:val="0"/>
      <w:divBdr>
        <w:top w:val="none" w:sz="0" w:space="0" w:color="auto"/>
        <w:left w:val="none" w:sz="0" w:space="0" w:color="auto"/>
        <w:bottom w:val="none" w:sz="0" w:space="0" w:color="auto"/>
        <w:right w:val="none" w:sz="0" w:space="0" w:color="auto"/>
      </w:divBdr>
    </w:div>
    <w:div w:id="1484158747">
      <w:bodyDiv w:val="1"/>
      <w:marLeft w:val="0"/>
      <w:marRight w:val="0"/>
      <w:marTop w:val="0"/>
      <w:marBottom w:val="0"/>
      <w:divBdr>
        <w:top w:val="none" w:sz="0" w:space="0" w:color="auto"/>
        <w:left w:val="none" w:sz="0" w:space="0" w:color="auto"/>
        <w:bottom w:val="none" w:sz="0" w:space="0" w:color="auto"/>
        <w:right w:val="none" w:sz="0" w:space="0" w:color="auto"/>
      </w:divBdr>
    </w:div>
    <w:div w:id="1486554304">
      <w:bodyDiv w:val="1"/>
      <w:marLeft w:val="0"/>
      <w:marRight w:val="0"/>
      <w:marTop w:val="0"/>
      <w:marBottom w:val="0"/>
      <w:divBdr>
        <w:top w:val="none" w:sz="0" w:space="0" w:color="auto"/>
        <w:left w:val="none" w:sz="0" w:space="0" w:color="auto"/>
        <w:bottom w:val="none" w:sz="0" w:space="0" w:color="auto"/>
        <w:right w:val="none" w:sz="0" w:space="0" w:color="auto"/>
      </w:divBdr>
    </w:div>
    <w:div w:id="1491409061">
      <w:bodyDiv w:val="1"/>
      <w:marLeft w:val="0"/>
      <w:marRight w:val="0"/>
      <w:marTop w:val="0"/>
      <w:marBottom w:val="0"/>
      <w:divBdr>
        <w:top w:val="none" w:sz="0" w:space="0" w:color="auto"/>
        <w:left w:val="none" w:sz="0" w:space="0" w:color="auto"/>
        <w:bottom w:val="none" w:sz="0" w:space="0" w:color="auto"/>
        <w:right w:val="none" w:sz="0" w:space="0" w:color="auto"/>
      </w:divBdr>
    </w:div>
    <w:div w:id="1493571136">
      <w:bodyDiv w:val="1"/>
      <w:marLeft w:val="0"/>
      <w:marRight w:val="0"/>
      <w:marTop w:val="0"/>
      <w:marBottom w:val="0"/>
      <w:divBdr>
        <w:top w:val="none" w:sz="0" w:space="0" w:color="auto"/>
        <w:left w:val="none" w:sz="0" w:space="0" w:color="auto"/>
        <w:bottom w:val="none" w:sz="0" w:space="0" w:color="auto"/>
        <w:right w:val="none" w:sz="0" w:space="0" w:color="auto"/>
      </w:divBdr>
    </w:div>
    <w:div w:id="1493722059">
      <w:bodyDiv w:val="1"/>
      <w:marLeft w:val="0"/>
      <w:marRight w:val="0"/>
      <w:marTop w:val="0"/>
      <w:marBottom w:val="0"/>
      <w:divBdr>
        <w:top w:val="none" w:sz="0" w:space="0" w:color="auto"/>
        <w:left w:val="none" w:sz="0" w:space="0" w:color="auto"/>
        <w:bottom w:val="none" w:sz="0" w:space="0" w:color="auto"/>
        <w:right w:val="none" w:sz="0" w:space="0" w:color="auto"/>
      </w:divBdr>
    </w:div>
    <w:div w:id="1495561963">
      <w:bodyDiv w:val="1"/>
      <w:marLeft w:val="0"/>
      <w:marRight w:val="0"/>
      <w:marTop w:val="0"/>
      <w:marBottom w:val="0"/>
      <w:divBdr>
        <w:top w:val="none" w:sz="0" w:space="0" w:color="auto"/>
        <w:left w:val="none" w:sz="0" w:space="0" w:color="auto"/>
        <w:bottom w:val="none" w:sz="0" w:space="0" w:color="auto"/>
        <w:right w:val="none" w:sz="0" w:space="0" w:color="auto"/>
      </w:divBdr>
      <w:divsChild>
        <w:div w:id="86318836">
          <w:marLeft w:val="480"/>
          <w:marRight w:val="0"/>
          <w:marTop w:val="0"/>
          <w:marBottom w:val="0"/>
          <w:divBdr>
            <w:top w:val="none" w:sz="0" w:space="0" w:color="auto"/>
            <w:left w:val="none" w:sz="0" w:space="0" w:color="auto"/>
            <w:bottom w:val="none" w:sz="0" w:space="0" w:color="auto"/>
            <w:right w:val="none" w:sz="0" w:space="0" w:color="auto"/>
          </w:divBdr>
        </w:div>
        <w:div w:id="131800688">
          <w:marLeft w:val="480"/>
          <w:marRight w:val="0"/>
          <w:marTop w:val="0"/>
          <w:marBottom w:val="0"/>
          <w:divBdr>
            <w:top w:val="none" w:sz="0" w:space="0" w:color="auto"/>
            <w:left w:val="none" w:sz="0" w:space="0" w:color="auto"/>
            <w:bottom w:val="none" w:sz="0" w:space="0" w:color="auto"/>
            <w:right w:val="none" w:sz="0" w:space="0" w:color="auto"/>
          </w:divBdr>
        </w:div>
        <w:div w:id="154423960">
          <w:marLeft w:val="480"/>
          <w:marRight w:val="0"/>
          <w:marTop w:val="0"/>
          <w:marBottom w:val="0"/>
          <w:divBdr>
            <w:top w:val="none" w:sz="0" w:space="0" w:color="auto"/>
            <w:left w:val="none" w:sz="0" w:space="0" w:color="auto"/>
            <w:bottom w:val="none" w:sz="0" w:space="0" w:color="auto"/>
            <w:right w:val="none" w:sz="0" w:space="0" w:color="auto"/>
          </w:divBdr>
        </w:div>
        <w:div w:id="206139478">
          <w:marLeft w:val="480"/>
          <w:marRight w:val="0"/>
          <w:marTop w:val="0"/>
          <w:marBottom w:val="0"/>
          <w:divBdr>
            <w:top w:val="none" w:sz="0" w:space="0" w:color="auto"/>
            <w:left w:val="none" w:sz="0" w:space="0" w:color="auto"/>
            <w:bottom w:val="none" w:sz="0" w:space="0" w:color="auto"/>
            <w:right w:val="none" w:sz="0" w:space="0" w:color="auto"/>
          </w:divBdr>
        </w:div>
        <w:div w:id="266277169">
          <w:marLeft w:val="480"/>
          <w:marRight w:val="0"/>
          <w:marTop w:val="0"/>
          <w:marBottom w:val="0"/>
          <w:divBdr>
            <w:top w:val="none" w:sz="0" w:space="0" w:color="auto"/>
            <w:left w:val="none" w:sz="0" w:space="0" w:color="auto"/>
            <w:bottom w:val="none" w:sz="0" w:space="0" w:color="auto"/>
            <w:right w:val="none" w:sz="0" w:space="0" w:color="auto"/>
          </w:divBdr>
        </w:div>
        <w:div w:id="335620113">
          <w:marLeft w:val="480"/>
          <w:marRight w:val="0"/>
          <w:marTop w:val="0"/>
          <w:marBottom w:val="0"/>
          <w:divBdr>
            <w:top w:val="none" w:sz="0" w:space="0" w:color="auto"/>
            <w:left w:val="none" w:sz="0" w:space="0" w:color="auto"/>
            <w:bottom w:val="none" w:sz="0" w:space="0" w:color="auto"/>
            <w:right w:val="none" w:sz="0" w:space="0" w:color="auto"/>
          </w:divBdr>
        </w:div>
        <w:div w:id="363332566">
          <w:marLeft w:val="480"/>
          <w:marRight w:val="0"/>
          <w:marTop w:val="0"/>
          <w:marBottom w:val="0"/>
          <w:divBdr>
            <w:top w:val="none" w:sz="0" w:space="0" w:color="auto"/>
            <w:left w:val="none" w:sz="0" w:space="0" w:color="auto"/>
            <w:bottom w:val="none" w:sz="0" w:space="0" w:color="auto"/>
            <w:right w:val="none" w:sz="0" w:space="0" w:color="auto"/>
          </w:divBdr>
        </w:div>
        <w:div w:id="399794008">
          <w:marLeft w:val="480"/>
          <w:marRight w:val="0"/>
          <w:marTop w:val="0"/>
          <w:marBottom w:val="0"/>
          <w:divBdr>
            <w:top w:val="none" w:sz="0" w:space="0" w:color="auto"/>
            <w:left w:val="none" w:sz="0" w:space="0" w:color="auto"/>
            <w:bottom w:val="none" w:sz="0" w:space="0" w:color="auto"/>
            <w:right w:val="none" w:sz="0" w:space="0" w:color="auto"/>
          </w:divBdr>
        </w:div>
        <w:div w:id="418252486">
          <w:marLeft w:val="480"/>
          <w:marRight w:val="0"/>
          <w:marTop w:val="0"/>
          <w:marBottom w:val="0"/>
          <w:divBdr>
            <w:top w:val="none" w:sz="0" w:space="0" w:color="auto"/>
            <w:left w:val="none" w:sz="0" w:space="0" w:color="auto"/>
            <w:bottom w:val="none" w:sz="0" w:space="0" w:color="auto"/>
            <w:right w:val="none" w:sz="0" w:space="0" w:color="auto"/>
          </w:divBdr>
        </w:div>
        <w:div w:id="418598489">
          <w:marLeft w:val="480"/>
          <w:marRight w:val="0"/>
          <w:marTop w:val="0"/>
          <w:marBottom w:val="0"/>
          <w:divBdr>
            <w:top w:val="none" w:sz="0" w:space="0" w:color="auto"/>
            <w:left w:val="none" w:sz="0" w:space="0" w:color="auto"/>
            <w:bottom w:val="none" w:sz="0" w:space="0" w:color="auto"/>
            <w:right w:val="none" w:sz="0" w:space="0" w:color="auto"/>
          </w:divBdr>
        </w:div>
        <w:div w:id="557012743">
          <w:marLeft w:val="480"/>
          <w:marRight w:val="0"/>
          <w:marTop w:val="0"/>
          <w:marBottom w:val="0"/>
          <w:divBdr>
            <w:top w:val="none" w:sz="0" w:space="0" w:color="auto"/>
            <w:left w:val="none" w:sz="0" w:space="0" w:color="auto"/>
            <w:bottom w:val="none" w:sz="0" w:space="0" w:color="auto"/>
            <w:right w:val="none" w:sz="0" w:space="0" w:color="auto"/>
          </w:divBdr>
        </w:div>
        <w:div w:id="663437424">
          <w:marLeft w:val="480"/>
          <w:marRight w:val="0"/>
          <w:marTop w:val="0"/>
          <w:marBottom w:val="0"/>
          <w:divBdr>
            <w:top w:val="none" w:sz="0" w:space="0" w:color="auto"/>
            <w:left w:val="none" w:sz="0" w:space="0" w:color="auto"/>
            <w:bottom w:val="none" w:sz="0" w:space="0" w:color="auto"/>
            <w:right w:val="none" w:sz="0" w:space="0" w:color="auto"/>
          </w:divBdr>
        </w:div>
        <w:div w:id="733695711">
          <w:marLeft w:val="480"/>
          <w:marRight w:val="0"/>
          <w:marTop w:val="0"/>
          <w:marBottom w:val="0"/>
          <w:divBdr>
            <w:top w:val="none" w:sz="0" w:space="0" w:color="auto"/>
            <w:left w:val="none" w:sz="0" w:space="0" w:color="auto"/>
            <w:bottom w:val="none" w:sz="0" w:space="0" w:color="auto"/>
            <w:right w:val="none" w:sz="0" w:space="0" w:color="auto"/>
          </w:divBdr>
        </w:div>
        <w:div w:id="752582380">
          <w:marLeft w:val="480"/>
          <w:marRight w:val="0"/>
          <w:marTop w:val="0"/>
          <w:marBottom w:val="0"/>
          <w:divBdr>
            <w:top w:val="none" w:sz="0" w:space="0" w:color="auto"/>
            <w:left w:val="none" w:sz="0" w:space="0" w:color="auto"/>
            <w:bottom w:val="none" w:sz="0" w:space="0" w:color="auto"/>
            <w:right w:val="none" w:sz="0" w:space="0" w:color="auto"/>
          </w:divBdr>
        </w:div>
        <w:div w:id="824392772">
          <w:marLeft w:val="480"/>
          <w:marRight w:val="0"/>
          <w:marTop w:val="0"/>
          <w:marBottom w:val="0"/>
          <w:divBdr>
            <w:top w:val="none" w:sz="0" w:space="0" w:color="auto"/>
            <w:left w:val="none" w:sz="0" w:space="0" w:color="auto"/>
            <w:bottom w:val="none" w:sz="0" w:space="0" w:color="auto"/>
            <w:right w:val="none" w:sz="0" w:space="0" w:color="auto"/>
          </w:divBdr>
        </w:div>
        <w:div w:id="830408109">
          <w:marLeft w:val="480"/>
          <w:marRight w:val="0"/>
          <w:marTop w:val="0"/>
          <w:marBottom w:val="0"/>
          <w:divBdr>
            <w:top w:val="none" w:sz="0" w:space="0" w:color="auto"/>
            <w:left w:val="none" w:sz="0" w:space="0" w:color="auto"/>
            <w:bottom w:val="none" w:sz="0" w:space="0" w:color="auto"/>
            <w:right w:val="none" w:sz="0" w:space="0" w:color="auto"/>
          </w:divBdr>
        </w:div>
        <w:div w:id="838152170">
          <w:marLeft w:val="480"/>
          <w:marRight w:val="0"/>
          <w:marTop w:val="0"/>
          <w:marBottom w:val="0"/>
          <w:divBdr>
            <w:top w:val="none" w:sz="0" w:space="0" w:color="auto"/>
            <w:left w:val="none" w:sz="0" w:space="0" w:color="auto"/>
            <w:bottom w:val="none" w:sz="0" w:space="0" w:color="auto"/>
            <w:right w:val="none" w:sz="0" w:space="0" w:color="auto"/>
          </w:divBdr>
        </w:div>
        <w:div w:id="839075718">
          <w:marLeft w:val="480"/>
          <w:marRight w:val="0"/>
          <w:marTop w:val="0"/>
          <w:marBottom w:val="0"/>
          <w:divBdr>
            <w:top w:val="none" w:sz="0" w:space="0" w:color="auto"/>
            <w:left w:val="none" w:sz="0" w:space="0" w:color="auto"/>
            <w:bottom w:val="none" w:sz="0" w:space="0" w:color="auto"/>
            <w:right w:val="none" w:sz="0" w:space="0" w:color="auto"/>
          </w:divBdr>
        </w:div>
        <w:div w:id="844445427">
          <w:marLeft w:val="480"/>
          <w:marRight w:val="0"/>
          <w:marTop w:val="0"/>
          <w:marBottom w:val="0"/>
          <w:divBdr>
            <w:top w:val="none" w:sz="0" w:space="0" w:color="auto"/>
            <w:left w:val="none" w:sz="0" w:space="0" w:color="auto"/>
            <w:bottom w:val="none" w:sz="0" w:space="0" w:color="auto"/>
            <w:right w:val="none" w:sz="0" w:space="0" w:color="auto"/>
          </w:divBdr>
        </w:div>
        <w:div w:id="875388413">
          <w:marLeft w:val="480"/>
          <w:marRight w:val="0"/>
          <w:marTop w:val="0"/>
          <w:marBottom w:val="0"/>
          <w:divBdr>
            <w:top w:val="none" w:sz="0" w:space="0" w:color="auto"/>
            <w:left w:val="none" w:sz="0" w:space="0" w:color="auto"/>
            <w:bottom w:val="none" w:sz="0" w:space="0" w:color="auto"/>
            <w:right w:val="none" w:sz="0" w:space="0" w:color="auto"/>
          </w:divBdr>
        </w:div>
        <w:div w:id="878855158">
          <w:marLeft w:val="480"/>
          <w:marRight w:val="0"/>
          <w:marTop w:val="0"/>
          <w:marBottom w:val="0"/>
          <w:divBdr>
            <w:top w:val="none" w:sz="0" w:space="0" w:color="auto"/>
            <w:left w:val="none" w:sz="0" w:space="0" w:color="auto"/>
            <w:bottom w:val="none" w:sz="0" w:space="0" w:color="auto"/>
            <w:right w:val="none" w:sz="0" w:space="0" w:color="auto"/>
          </w:divBdr>
        </w:div>
        <w:div w:id="962730994">
          <w:marLeft w:val="480"/>
          <w:marRight w:val="0"/>
          <w:marTop w:val="0"/>
          <w:marBottom w:val="0"/>
          <w:divBdr>
            <w:top w:val="none" w:sz="0" w:space="0" w:color="auto"/>
            <w:left w:val="none" w:sz="0" w:space="0" w:color="auto"/>
            <w:bottom w:val="none" w:sz="0" w:space="0" w:color="auto"/>
            <w:right w:val="none" w:sz="0" w:space="0" w:color="auto"/>
          </w:divBdr>
        </w:div>
        <w:div w:id="994528186">
          <w:marLeft w:val="480"/>
          <w:marRight w:val="0"/>
          <w:marTop w:val="0"/>
          <w:marBottom w:val="0"/>
          <w:divBdr>
            <w:top w:val="none" w:sz="0" w:space="0" w:color="auto"/>
            <w:left w:val="none" w:sz="0" w:space="0" w:color="auto"/>
            <w:bottom w:val="none" w:sz="0" w:space="0" w:color="auto"/>
            <w:right w:val="none" w:sz="0" w:space="0" w:color="auto"/>
          </w:divBdr>
        </w:div>
        <w:div w:id="1000616780">
          <w:marLeft w:val="480"/>
          <w:marRight w:val="0"/>
          <w:marTop w:val="0"/>
          <w:marBottom w:val="0"/>
          <w:divBdr>
            <w:top w:val="none" w:sz="0" w:space="0" w:color="auto"/>
            <w:left w:val="none" w:sz="0" w:space="0" w:color="auto"/>
            <w:bottom w:val="none" w:sz="0" w:space="0" w:color="auto"/>
            <w:right w:val="none" w:sz="0" w:space="0" w:color="auto"/>
          </w:divBdr>
        </w:div>
        <w:div w:id="1018847241">
          <w:marLeft w:val="480"/>
          <w:marRight w:val="0"/>
          <w:marTop w:val="0"/>
          <w:marBottom w:val="0"/>
          <w:divBdr>
            <w:top w:val="none" w:sz="0" w:space="0" w:color="auto"/>
            <w:left w:val="none" w:sz="0" w:space="0" w:color="auto"/>
            <w:bottom w:val="none" w:sz="0" w:space="0" w:color="auto"/>
            <w:right w:val="none" w:sz="0" w:space="0" w:color="auto"/>
          </w:divBdr>
        </w:div>
        <w:div w:id="1021467499">
          <w:marLeft w:val="480"/>
          <w:marRight w:val="0"/>
          <w:marTop w:val="0"/>
          <w:marBottom w:val="0"/>
          <w:divBdr>
            <w:top w:val="none" w:sz="0" w:space="0" w:color="auto"/>
            <w:left w:val="none" w:sz="0" w:space="0" w:color="auto"/>
            <w:bottom w:val="none" w:sz="0" w:space="0" w:color="auto"/>
            <w:right w:val="none" w:sz="0" w:space="0" w:color="auto"/>
          </w:divBdr>
        </w:div>
        <w:div w:id="1081292912">
          <w:marLeft w:val="480"/>
          <w:marRight w:val="0"/>
          <w:marTop w:val="0"/>
          <w:marBottom w:val="0"/>
          <w:divBdr>
            <w:top w:val="none" w:sz="0" w:space="0" w:color="auto"/>
            <w:left w:val="none" w:sz="0" w:space="0" w:color="auto"/>
            <w:bottom w:val="none" w:sz="0" w:space="0" w:color="auto"/>
            <w:right w:val="none" w:sz="0" w:space="0" w:color="auto"/>
          </w:divBdr>
        </w:div>
        <w:div w:id="1087774368">
          <w:marLeft w:val="480"/>
          <w:marRight w:val="0"/>
          <w:marTop w:val="0"/>
          <w:marBottom w:val="0"/>
          <w:divBdr>
            <w:top w:val="none" w:sz="0" w:space="0" w:color="auto"/>
            <w:left w:val="none" w:sz="0" w:space="0" w:color="auto"/>
            <w:bottom w:val="none" w:sz="0" w:space="0" w:color="auto"/>
            <w:right w:val="none" w:sz="0" w:space="0" w:color="auto"/>
          </w:divBdr>
        </w:div>
        <w:div w:id="1135829546">
          <w:marLeft w:val="480"/>
          <w:marRight w:val="0"/>
          <w:marTop w:val="0"/>
          <w:marBottom w:val="0"/>
          <w:divBdr>
            <w:top w:val="none" w:sz="0" w:space="0" w:color="auto"/>
            <w:left w:val="none" w:sz="0" w:space="0" w:color="auto"/>
            <w:bottom w:val="none" w:sz="0" w:space="0" w:color="auto"/>
            <w:right w:val="none" w:sz="0" w:space="0" w:color="auto"/>
          </w:divBdr>
        </w:div>
        <w:div w:id="1182626979">
          <w:marLeft w:val="480"/>
          <w:marRight w:val="0"/>
          <w:marTop w:val="0"/>
          <w:marBottom w:val="0"/>
          <w:divBdr>
            <w:top w:val="none" w:sz="0" w:space="0" w:color="auto"/>
            <w:left w:val="none" w:sz="0" w:space="0" w:color="auto"/>
            <w:bottom w:val="none" w:sz="0" w:space="0" w:color="auto"/>
            <w:right w:val="none" w:sz="0" w:space="0" w:color="auto"/>
          </w:divBdr>
        </w:div>
        <w:div w:id="1246454533">
          <w:marLeft w:val="480"/>
          <w:marRight w:val="0"/>
          <w:marTop w:val="0"/>
          <w:marBottom w:val="0"/>
          <w:divBdr>
            <w:top w:val="none" w:sz="0" w:space="0" w:color="auto"/>
            <w:left w:val="none" w:sz="0" w:space="0" w:color="auto"/>
            <w:bottom w:val="none" w:sz="0" w:space="0" w:color="auto"/>
            <w:right w:val="none" w:sz="0" w:space="0" w:color="auto"/>
          </w:divBdr>
        </w:div>
        <w:div w:id="1257327341">
          <w:marLeft w:val="480"/>
          <w:marRight w:val="0"/>
          <w:marTop w:val="0"/>
          <w:marBottom w:val="0"/>
          <w:divBdr>
            <w:top w:val="none" w:sz="0" w:space="0" w:color="auto"/>
            <w:left w:val="none" w:sz="0" w:space="0" w:color="auto"/>
            <w:bottom w:val="none" w:sz="0" w:space="0" w:color="auto"/>
            <w:right w:val="none" w:sz="0" w:space="0" w:color="auto"/>
          </w:divBdr>
        </w:div>
        <w:div w:id="1258827016">
          <w:marLeft w:val="480"/>
          <w:marRight w:val="0"/>
          <w:marTop w:val="0"/>
          <w:marBottom w:val="0"/>
          <w:divBdr>
            <w:top w:val="none" w:sz="0" w:space="0" w:color="auto"/>
            <w:left w:val="none" w:sz="0" w:space="0" w:color="auto"/>
            <w:bottom w:val="none" w:sz="0" w:space="0" w:color="auto"/>
            <w:right w:val="none" w:sz="0" w:space="0" w:color="auto"/>
          </w:divBdr>
        </w:div>
        <w:div w:id="1307708902">
          <w:marLeft w:val="480"/>
          <w:marRight w:val="0"/>
          <w:marTop w:val="0"/>
          <w:marBottom w:val="0"/>
          <w:divBdr>
            <w:top w:val="none" w:sz="0" w:space="0" w:color="auto"/>
            <w:left w:val="none" w:sz="0" w:space="0" w:color="auto"/>
            <w:bottom w:val="none" w:sz="0" w:space="0" w:color="auto"/>
            <w:right w:val="none" w:sz="0" w:space="0" w:color="auto"/>
          </w:divBdr>
        </w:div>
        <w:div w:id="1328249696">
          <w:marLeft w:val="480"/>
          <w:marRight w:val="0"/>
          <w:marTop w:val="0"/>
          <w:marBottom w:val="0"/>
          <w:divBdr>
            <w:top w:val="none" w:sz="0" w:space="0" w:color="auto"/>
            <w:left w:val="none" w:sz="0" w:space="0" w:color="auto"/>
            <w:bottom w:val="none" w:sz="0" w:space="0" w:color="auto"/>
            <w:right w:val="none" w:sz="0" w:space="0" w:color="auto"/>
          </w:divBdr>
        </w:div>
        <w:div w:id="1331060916">
          <w:marLeft w:val="480"/>
          <w:marRight w:val="0"/>
          <w:marTop w:val="0"/>
          <w:marBottom w:val="0"/>
          <w:divBdr>
            <w:top w:val="none" w:sz="0" w:space="0" w:color="auto"/>
            <w:left w:val="none" w:sz="0" w:space="0" w:color="auto"/>
            <w:bottom w:val="none" w:sz="0" w:space="0" w:color="auto"/>
            <w:right w:val="none" w:sz="0" w:space="0" w:color="auto"/>
          </w:divBdr>
        </w:div>
        <w:div w:id="1439988078">
          <w:marLeft w:val="480"/>
          <w:marRight w:val="0"/>
          <w:marTop w:val="0"/>
          <w:marBottom w:val="0"/>
          <w:divBdr>
            <w:top w:val="none" w:sz="0" w:space="0" w:color="auto"/>
            <w:left w:val="none" w:sz="0" w:space="0" w:color="auto"/>
            <w:bottom w:val="none" w:sz="0" w:space="0" w:color="auto"/>
            <w:right w:val="none" w:sz="0" w:space="0" w:color="auto"/>
          </w:divBdr>
        </w:div>
        <w:div w:id="1489513067">
          <w:marLeft w:val="480"/>
          <w:marRight w:val="0"/>
          <w:marTop w:val="0"/>
          <w:marBottom w:val="0"/>
          <w:divBdr>
            <w:top w:val="none" w:sz="0" w:space="0" w:color="auto"/>
            <w:left w:val="none" w:sz="0" w:space="0" w:color="auto"/>
            <w:bottom w:val="none" w:sz="0" w:space="0" w:color="auto"/>
            <w:right w:val="none" w:sz="0" w:space="0" w:color="auto"/>
          </w:divBdr>
        </w:div>
        <w:div w:id="1521092607">
          <w:marLeft w:val="480"/>
          <w:marRight w:val="0"/>
          <w:marTop w:val="0"/>
          <w:marBottom w:val="0"/>
          <w:divBdr>
            <w:top w:val="none" w:sz="0" w:space="0" w:color="auto"/>
            <w:left w:val="none" w:sz="0" w:space="0" w:color="auto"/>
            <w:bottom w:val="none" w:sz="0" w:space="0" w:color="auto"/>
            <w:right w:val="none" w:sz="0" w:space="0" w:color="auto"/>
          </w:divBdr>
        </w:div>
        <w:div w:id="1609846665">
          <w:marLeft w:val="480"/>
          <w:marRight w:val="0"/>
          <w:marTop w:val="0"/>
          <w:marBottom w:val="0"/>
          <w:divBdr>
            <w:top w:val="none" w:sz="0" w:space="0" w:color="auto"/>
            <w:left w:val="none" w:sz="0" w:space="0" w:color="auto"/>
            <w:bottom w:val="none" w:sz="0" w:space="0" w:color="auto"/>
            <w:right w:val="none" w:sz="0" w:space="0" w:color="auto"/>
          </w:divBdr>
        </w:div>
        <w:div w:id="1647472691">
          <w:marLeft w:val="480"/>
          <w:marRight w:val="0"/>
          <w:marTop w:val="0"/>
          <w:marBottom w:val="0"/>
          <w:divBdr>
            <w:top w:val="none" w:sz="0" w:space="0" w:color="auto"/>
            <w:left w:val="none" w:sz="0" w:space="0" w:color="auto"/>
            <w:bottom w:val="none" w:sz="0" w:space="0" w:color="auto"/>
            <w:right w:val="none" w:sz="0" w:space="0" w:color="auto"/>
          </w:divBdr>
        </w:div>
        <w:div w:id="1705642594">
          <w:marLeft w:val="480"/>
          <w:marRight w:val="0"/>
          <w:marTop w:val="0"/>
          <w:marBottom w:val="0"/>
          <w:divBdr>
            <w:top w:val="none" w:sz="0" w:space="0" w:color="auto"/>
            <w:left w:val="none" w:sz="0" w:space="0" w:color="auto"/>
            <w:bottom w:val="none" w:sz="0" w:space="0" w:color="auto"/>
            <w:right w:val="none" w:sz="0" w:space="0" w:color="auto"/>
          </w:divBdr>
        </w:div>
        <w:div w:id="1717393459">
          <w:marLeft w:val="480"/>
          <w:marRight w:val="0"/>
          <w:marTop w:val="0"/>
          <w:marBottom w:val="0"/>
          <w:divBdr>
            <w:top w:val="none" w:sz="0" w:space="0" w:color="auto"/>
            <w:left w:val="none" w:sz="0" w:space="0" w:color="auto"/>
            <w:bottom w:val="none" w:sz="0" w:space="0" w:color="auto"/>
            <w:right w:val="none" w:sz="0" w:space="0" w:color="auto"/>
          </w:divBdr>
        </w:div>
        <w:div w:id="1750274302">
          <w:marLeft w:val="480"/>
          <w:marRight w:val="0"/>
          <w:marTop w:val="0"/>
          <w:marBottom w:val="0"/>
          <w:divBdr>
            <w:top w:val="none" w:sz="0" w:space="0" w:color="auto"/>
            <w:left w:val="none" w:sz="0" w:space="0" w:color="auto"/>
            <w:bottom w:val="none" w:sz="0" w:space="0" w:color="auto"/>
            <w:right w:val="none" w:sz="0" w:space="0" w:color="auto"/>
          </w:divBdr>
        </w:div>
        <w:div w:id="1797210356">
          <w:marLeft w:val="480"/>
          <w:marRight w:val="0"/>
          <w:marTop w:val="0"/>
          <w:marBottom w:val="0"/>
          <w:divBdr>
            <w:top w:val="none" w:sz="0" w:space="0" w:color="auto"/>
            <w:left w:val="none" w:sz="0" w:space="0" w:color="auto"/>
            <w:bottom w:val="none" w:sz="0" w:space="0" w:color="auto"/>
            <w:right w:val="none" w:sz="0" w:space="0" w:color="auto"/>
          </w:divBdr>
        </w:div>
        <w:div w:id="1827163850">
          <w:marLeft w:val="480"/>
          <w:marRight w:val="0"/>
          <w:marTop w:val="0"/>
          <w:marBottom w:val="0"/>
          <w:divBdr>
            <w:top w:val="none" w:sz="0" w:space="0" w:color="auto"/>
            <w:left w:val="none" w:sz="0" w:space="0" w:color="auto"/>
            <w:bottom w:val="none" w:sz="0" w:space="0" w:color="auto"/>
            <w:right w:val="none" w:sz="0" w:space="0" w:color="auto"/>
          </w:divBdr>
        </w:div>
        <w:div w:id="1835029778">
          <w:marLeft w:val="480"/>
          <w:marRight w:val="0"/>
          <w:marTop w:val="0"/>
          <w:marBottom w:val="0"/>
          <w:divBdr>
            <w:top w:val="none" w:sz="0" w:space="0" w:color="auto"/>
            <w:left w:val="none" w:sz="0" w:space="0" w:color="auto"/>
            <w:bottom w:val="none" w:sz="0" w:space="0" w:color="auto"/>
            <w:right w:val="none" w:sz="0" w:space="0" w:color="auto"/>
          </w:divBdr>
        </w:div>
        <w:div w:id="1934892760">
          <w:marLeft w:val="480"/>
          <w:marRight w:val="0"/>
          <w:marTop w:val="0"/>
          <w:marBottom w:val="0"/>
          <w:divBdr>
            <w:top w:val="none" w:sz="0" w:space="0" w:color="auto"/>
            <w:left w:val="none" w:sz="0" w:space="0" w:color="auto"/>
            <w:bottom w:val="none" w:sz="0" w:space="0" w:color="auto"/>
            <w:right w:val="none" w:sz="0" w:space="0" w:color="auto"/>
          </w:divBdr>
        </w:div>
        <w:div w:id="1958179986">
          <w:marLeft w:val="480"/>
          <w:marRight w:val="0"/>
          <w:marTop w:val="0"/>
          <w:marBottom w:val="0"/>
          <w:divBdr>
            <w:top w:val="none" w:sz="0" w:space="0" w:color="auto"/>
            <w:left w:val="none" w:sz="0" w:space="0" w:color="auto"/>
            <w:bottom w:val="none" w:sz="0" w:space="0" w:color="auto"/>
            <w:right w:val="none" w:sz="0" w:space="0" w:color="auto"/>
          </w:divBdr>
        </w:div>
        <w:div w:id="1978097252">
          <w:marLeft w:val="480"/>
          <w:marRight w:val="0"/>
          <w:marTop w:val="0"/>
          <w:marBottom w:val="0"/>
          <w:divBdr>
            <w:top w:val="none" w:sz="0" w:space="0" w:color="auto"/>
            <w:left w:val="none" w:sz="0" w:space="0" w:color="auto"/>
            <w:bottom w:val="none" w:sz="0" w:space="0" w:color="auto"/>
            <w:right w:val="none" w:sz="0" w:space="0" w:color="auto"/>
          </w:divBdr>
        </w:div>
        <w:div w:id="2037339852">
          <w:marLeft w:val="480"/>
          <w:marRight w:val="0"/>
          <w:marTop w:val="0"/>
          <w:marBottom w:val="0"/>
          <w:divBdr>
            <w:top w:val="none" w:sz="0" w:space="0" w:color="auto"/>
            <w:left w:val="none" w:sz="0" w:space="0" w:color="auto"/>
            <w:bottom w:val="none" w:sz="0" w:space="0" w:color="auto"/>
            <w:right w:val="none" w:sz="0" w:space="0" w:color="auto"/>
          </w:divBdr>
        </w:div>
        <w:div w:id="2040811577">
          <w:marLeft w:val="480"/>
          <w:marRight w:val="0"/>
          <w:marTop w:val="0"/>
          <w:marBottom w:val="0"/>
          <w:divBdr>
            <w:top w:val="none" w:sz="0" w:space="0" w:color="auto"/>
            <w:left w:val="none" w:sz="0" w:space="0" w:color="auto"/>
            <w:bottom w:val="none" w:sz="0" w:space="0" w:color="auto"/>
            <w:right w:val="none" w:sz="0" w:space="0" w:color="auto"/>
          </w:divBdr>
        </w:div>
        <w:div w:id="2136831545">
          <w:marLeft w:val="480"/>
          <w:marRight w:val="0"/>
          <w:marTop w:val="0"/>
          <w:marBottom w:val="0"/>
          <w:divBdr>
            <w:top w:val="none" w:sz="0" w:space="0" w:color="auto"/>
            <w:left w:val="none" w:sz="0" w:space="0" w:color="auto"/>
            <w:bottom w:val="none" w:sz="0" w:space="0" w:color="auto"/>
            <w:right w:val="none" w:sz="0" w:space="0" w:color="auto"/>
          </w:divBdr>
        </w:div>
      </w:divsChild>
    </w:div>
    <w:div w:id="1498426602">
      <w:bodyDiv w:val="1"/>
      <w:marLeft w:val="0"/>
      <w:marRight w:val="0"/>
      <w:marTop w:val="0"/>
      <w:marBottom w:val="0"/>
      <w:divBdr>
        <w:top w:val="none" w:sz="0" w:space="0" w:color="auto"/>
        <w:left w:val="none" w:sz="0" w:space="0" w:color="auto"/>
        <w:bottom w:val="none" w:sz="0" w:space="0" w:color="auto"/>
        <w:right w:val="none" w:sz="0" w:space="0" w:color="auto"/>
      </w:divBdr>
    </w:div>
    <w:div w:id="1508209243">
      <w:bodyDiv w:val="1"/>
      <w:marLeft w:val="0"/>
      <w:marRight w:val="0"/>
      <w:marTop w:val="0"/>
      <w:marBottom w:val="0"/>
      <w:divBdr>
        <w:top w:val="none" w:sz="0" w:space="0" w:color="auto"/>
        <w:left w:val="none" w:sz="0" w:space="0" w:color="auto"/>
        <w:bottom w:val="none" w:sz="0" w:space="0" w:color="auto"/>
        <w:right w:val="none" w:sz="0" w:space="0" w:color="auto"/>
      </w:divBdr>
    </w:div>
    <w:div w:id="1509295999">
      <w:bodyDiv w:val="1"/>
      <w:marLeft w:val="0"/>
      <w:marRight w:val="0"/>
      <w:marTop w:val="0"/>
      <w:marBottom w:val="0"/>
      <w:divBdr>
        <w:top w:val="none" w:sz="0" w:space="0" w:color="auto"/>
        <w:left w:val="none" w:sz="0" w:space="0" w:color="auto"/>
        <w:bottom w:val="none" w:sz="0" w:space="0" w:color="auto"/>
        <w:right w:val="none" w:sz="0" w:space="0" w:color="auto"/>
      </w:divBdr>
    </w:div>
    <w:div w:id="1513567060">
      <w:bodyDiv w:val="1"/>
      <w:marLeft w:val="0"/>
      <w:marRight w:val="0"/>
      <w:marTop w:val="0"/>
      <w:marBottom w:val="0"/>
      <w:divBdr>
        <w:top w:val="none" w:sz="0" w:space="0" w:color="auto"/>
        <w:left w:val="none" w:sz="0" w:space="0" w:color="auto"/>
        <w:bottom w:val="none" w:sz="0" w:space="0" w:color="auto"/>
        <w:right w:val="none" w:sz="0" w:space="0" w:color="auto"/>
      </w:divBdr>
    </w:div>
    <w:div w:id="1522934334">
      <w:bodyDiv w:val="1"/>
      <w:marLeft w:val="0"/>
      <w:marRight w:val="0"/>
      <w:marTop w:val="0"/>
      <w:marBottom w:val="0"/>
      <w:divBdr>
        <w:top w:val="none" w:sz="0" w:space="0" w:color="auto"/>
        <w:left w:val="none" w:sz="0" w:space="0" w:color="auto"/>
        <w:bottom w:val="none" w:sz="0" w:space="0" w:color="auto"/>
        <w:right w:val="none" w:sz="0" w:space="0" w:color="auto"/>
      </w:divBdr>
    </w:div>
    <w:div w:id="1525903508">
      <w:bodyDiv w:val="1"/>
      <w:marLeft w:val="0"/>
      <w:marRight w:val="0"/>
      <w:marTop w:val="0"/>
      <w:marBottom w:val="0"/>
      <w:divBdr>
        <w:top w:val="none" w:sz="0" w:space="0" w:color="auto"/>
        <w:left w:val="none" w:sz="0" w:space="0" w:color="auto"/>
        <w:bottom w:val="none" w:sz="0" w:space="0" w:color="auto"/>
        <w:right w:val="none" w:sz="0" w:space="0" w:color="auto"/>
      </w:divBdr>
      <w:divsChild>
        <w:div w:id="7492326">
          <w:marLeft w:val="480"/>
          <w:marRight w:val="0"/>
          <w:marTop w:val="0"/>
          <w:marBottom w:val="0"/>
          <w:divBdr>
            <w:top w:val="none" w:sz="0" w:space="0" w:color="auto"/>
            <w:left w:val="none" w:sz="0" w:space="0" w:color="auto"/>
            <w:bottom w:val="none" w:sz="0" w:space="0" w:color="auto"/>
            <w:right w:val="none" w:sz="0" w:space="0" w:color="auto"/>
          </w:divBdr>
        </w:div>
        <w:div w:id="13727499">
          <w:marLeft w:val="480"/>
          <w:marRight w:val="0"/>
          <w:marTop w:val="0"/>
          <w:marBottom w:val="0"/>
          <w:divBdr>
            <w:top w:val="none" w:sz="0" w:space="0" w:color="auto"/>
            <w:left w:val="none" w:sz="0" w:space="0" w:color="auto"/>
            <w:bottom w:val="none" w:sz="0" w:space="0" w:color="auto"/>
            <w:right w:val="none" w:sz="0" w:space="0" w:color="auto"/>
          </w:divBdr>
        </w:div>
        <w:div w:id="29258975">
          <w:marLeft w:val="480"/>
          <w:marRight w:val="0"/>
          <w:marTop w:val="0"/>
          <w:marBottom w:val="0"/>
          <w:divBdr>
            <w:top w:val="none" w:sz="0" w:space="0" w:color="auto"/>
            <w:left w:val="none" w:sz="0" w:space="0" w:color="auto"/>
            <w:bottom w:val="none" w:sz="0" w:space="0" w:color="auto"/>
            <w:right w:val="none" w:sz="0" w:space="0" w:color="auto"/>
          </w:divBdr>
        </w:div>
        <w:div w:id="133064961">
          <w:marLeft w:val="480"/>
          <w:marRight w:val="0"/>
          <w:marTop w:val="0"/>
          <w:marBottom w:val="0"/>
          <w:divBdr>
            <w:top w:val="none" w:sz="0" w:space="0" w:color="auto"/>
            <w:left w:val="none" w:sz="0" w:space="0" w:color="auto"/>
            <w:bottom w:val="none" w:sz="0" w:space="0" w:color="auto"/>
            <w:right w:val="none" w:sz="0" w:space="0" w:color="auto"/>
          </w:divBdr>
        </w:div>
        <w:div w:id="136000743">
          <w:marLeft w:val="480"/>
          <w:marRight w:val="0"/>
          <w:marTop w:val="0"/>
          <w:marBottom w:val="0"/>
          <w:divBdr>
            <w:top w:val="none" w:sz="0" w:space="0" w:color="auto"/>
            <w:left w:val="none" w:sz="0" w:space="0" w:color="auto"/>
            <w:bottom w:val="none" w:sz="0" w:space="0" w:color="auto"/>
            <w:right w:val="none" w:sz="0" w:space="0" w:color="auto"/>
          </w:divBdr>
        </w:div>
        <w:div w:id="197550352">
          <w:marLeft w:val="480"/>
          <w:marRight w:val="0"/>
          <w:marTop w:val="0"/>
          <w:marBottom w:val="0"/>
          <w:divBdr>
            <w:top w:val="none" w:sz="0" w:space="0" w:color="auto"/>
            <w:left w:val="none" w:sz="0" w:space="0" w:color="auto"/>
            <w:bottom w:val="none" w:sz="0" w:space="0" w:color="auto"/>
            <w:right w:val="none" w:sz="0" w:space="0" w:color="auto"/>
          </w:divBdr>
        </w:div>
        <w:div w:id="200944724">
          <w:marLeft w:val="480"/>
          <w:marRight w:val="0"/>
          <w:marTop w:val="0"/>
          <w:marBottom w:val="0"/>
          <w:divBdr>
            <w:top w:val="none" w:sz="0" w:space="0" w:color="auto"/>
            <w:left w:val="none" w:sz="0" w:space="0" w:color="auto"/>
            <w:bottom w:val="none" w:sz="0" w:space="0" w:color="auto"/>
            <w:right w:val="none" w:sz="0" w:space="0" w:color="auto"/>
          </w:divBdr>
        </w:div>
        <w:div w:id="230653444">
          <w:marLeft w:val="480"/>
          <w:marRight w:val="0"/>
          <w:marTop w:val="0"/>
          <w:marBottom w:val="0"/>
          <w:divBdr>
            <w:top w:val="none" w:sz="0" w:space="0" w:color="auto"/>
            <w:left w:val="none" w:sz="0" w:space="0" w:color="auto"/>
            <w:bottom w:val="none" w:sz="0" w:space="0" w:color="auto"/>
            <w:right w:val="none" w:sz="0" w:space="0" w:color="auto"/>
          </w:divBdr>
        </w:div>
        <w:div w:id="269438681">
          <w:marLeft w:val="480"/>
          <w:marRight w:val="0"/>
          <w:marTop w:val="0"/>
          <w:marBottom w:val="0"/>
          <w:divBdr>
            <w:top w:val="none" w:sz="0" w:space="0" w:color="auto"/>
            <w:left w:val="none" w:sz="0" w:space="0" w:color="auto"/>
            <w:bottom w:val="none" w:sz="0" w:space="0" w:color="auto"/>
            <w:right w:val="none" w:sz="0" w:space="0" w:color="auto"/>
          </w:divBdr>
        </w:div>
        <w:div w:id="393740444">
          <w:marLeft w:val="480"/>
          <w:marRight w:val="0"/>
          <w:marTop w:val="0"/>
          <w:marBottom w:val="0"/>
          <w:divBdr>
            <w:top w:val="none" w:sz="0" w:space="0" w:color="auto"/>
            <w:left w:val="none" w:sz="0" w:space="0" w:color="auto"/>
            <w:bottom w:val="none" w:sz="0" w:space="0" w:color="auto"/>
            <w:right w:val="none" w:sz="0" w:space="0" w:color="auto"/>
          </w:divBdr>
        </w:div>
        <w:div w:id="419520679">
          <w:marLeft w:val="480"/>
          <w:marRight w:val="0"/>
          <w:marTop w:val="0"/>
          <w:marBottom w:val="0"/>
          <w:divBdr>
            <w:top w:val="none" w:sz="0" w:space="0" w:color="auto"/>
            <w:left w:val="none" w:sz="0" w:space="0" w:color="auto"/>
            <w:bottom w:val="none" w:sz="0" w:space="0" w:color="auto"/>
            <w:right w:val="none" w:sz="0" w:space="0" w:color="auto"/>
          </w:divBdr>
        </w:div>
        <w:div w:id="501429776">
          <w:marLeft w:val="480"/>
          <w:marRight w:val="0"/>
          <w:marTop w:val="0"/>
          <w:marBottom w:val="0"/>
          <w:divBdr>
            <w:top w:val="none" w:sz="0" w:space="0" w:color="auto"/>
            <w:left w:val="none" w:sz="0" w:space="0" w:color="auto"/>
            <w:bottom w:val="none" w:sz="0" w:space="0" w:color="auto"/>
            <w:right w:val="none" w:sz="0" w:space="0" w:color="auto"/>
          </w:divBdr>
        </w:div>
        <w:div w:id="515660191">
          <w:marLeft w:val="480"/>
          <w:marRight w:val="0"/>
          <w:marTop w:val="0"/>
          <w:marBottom w:val="0"/>
          <w:divBdr>
            <w:top w:val="none" w:sz="0" w:space="0" w:color="auto"/>
            <w:left w:val="none" w:sz="0" w:space="0" w:color="auto"/>
            <w:bottom w:val="none" w:sz="0" w:space="0" w:color="auto"/>
            <w:right w:val="none" w:sz="0" w:space="0" w:color="auto"/>
          </w:divBdr>
        </w:div>
        <w:div w:id="591476859">
          <w:marLeft w:val="480"/>
          <w:marRight w:val="0"/>
          <w:marTop w:val="0"/>
          <w:marBottom w:val="0"/>
          <w:divBdr>
            <w:top w:val="none" w:sz="0" w:space="0" w:color="auto"/>
            <w:left w:val="none" w:sz="0" w:space="0" w:color="auto"/>
            <w:bottom w:val="none" w:sz="0" w:space="0" w:color="auto"/>
            <w:right w:val="none" w:sz="0" w:space="0" w:color="auto"/>
          </w:divBdr>
        </w:div>
        <w:div w:id="634986437">
          <w:marLeft w:val="480"/>
          <w:marRight w:val="0"/>
          <w:marTop w:val="0"/>
          <w:marBottom w:val="0"/>
          <w:divBdr>
            <w:top w:val="none" w:sz="0" w:space="0" w:color="auto"/>
            <w:left w:val="none" w:sz="0" w:space="0" w:color="auto"/>
            <w:bottom w:val="none" w:sz="0" w:space="0" w:color="auto"/>
            <w:right w:val="none" w:sz="0" w:space="0" w:color="auto"/>
          </w:divBdr>
        </w:div>
        <w:div w:id="636647165">
          <w:marLeft w:val="480"/>
          <w:marRight w:val="0"/>
          <w:marTop w:val="0"/>
          <w:marBottom w:val="0"/>
          <w:divBdr>
            <w:top w:val="none" w:sz="0" w:space="0" w:color="auto"/>
            <w:left w:val="none" w:sz="0" w:space="0" w:color="auto"/>
            <w:bottom w:val="none" w:sz="0" w:space="0" w:color="auto"/>
            <w:right w:val="none" w:sz="0" w:space="0" w:color="auto"/>
          </w:divBdr>
        </w:div>
        <w:div w:id="691221446">
          <w:marLeft w:val="480"/>
          <w:marRight w:val="0"/>
          <w:marTop w:val="0"/>
          <w:marBottom w:val="0"/>
          <w:divBdr>
            <w:top w:val="none" w:sz="0" w:space="0" w:color="auto"/>
            <w:left w:val="none" w:sz="0" w:space="0" w:color="auto"/>
            <w:bottom w:val="none" w:sz="0" w:space="0" w:color="auto"/>
            <w:right w:val="none" w:sz="0" w:space="0" w:color="auto"/>
          </w:divBdr>
        </w:div>
        <w:div w:id="769395547">
          <w:marLeft w:val="480"/>
          <w:marRight w:val="0"/>
          <w:marTop w:val="0"/>
          <w:marBottom w:val="0"/>
          <w:divBdr>
            <w:top w:val="none" w:sz="0" w:space="0" w:color="auto"/>
            <w:left w:val="none" w:sz="0" w:space="0" w:color="auto"/>
            <w:bottom w:val="none" w:sz="0" w:space="0" w:color="auto"/>
            <w:right w:val="none" w:sz="0" w:space="0" w:color="auto"/>
          </w:divBdr>
        </w:div>
        <w:div w:id="845827019">
          <w:marLeft w:val="480"/>
          <w:marRight w:val="0"/>
          <w:marTop w:val="0"/>
          <w:marBottom w:val="0"/>
          <w:divBdr>
            <w:top w:val="none" w:sz="0" w:space="0" w:color="auto"/>
            <w:left w:val="none" w:sz="0" w:space="0" w:color="auto"/>
            <w:bottom w:val="none" w:sz="0" w:space="0" w:color="auto"/>
            <w:right w:val="none" w:sz="0" w:space="0" w:color="auto"/>
          </w:divBdr>
        </w:div>
        <w:div w:id="869298613">
          <w:marLeft w:val="480"/>
          <w:marRight w:val="0"/>
          <w:marTop w:val="0"/>
          <w:marBottom w:val="0"/>
          <w:divBdr>
            <w:top w:val="none" w:sz="0" w:space="0" w:color="auto"/>
            <w:left w:val="none" w:sz="0" w:space="0" w:color="auto"/>
            <w:bottom w:val="none" w:sz="0" w:space="0" w:color="auto"/>
            <w:right w:val="none" w:sz="0" w:space="0" w:color="auto"/>
          </w:divBdr>
        </w:div>
        <w:div w:id="921522757">
          <w:marLeft w:val="480"/>
          <w:marRight w:val="0"/>
          <w:marTop w:val="0"/>
          <w:marBottom w:val="0"/>
          <w:divBdr>
            <w:top w:val="none" w:sz="0" w:space="0" w:color="auto"/>
            <w:left w:val="none" w:sz="0" w:space="0" w:color="auto"/>
            <w:bottom w:val="none" w:sz="0" w:space="0" w:color="auto"/>
            <w:right w:val="none" w:sz="0" w:space="0" w:color="auto"/>
          </w:divBdr>
        </w:div>
        <w:div w:id="1017586881">
          <w:marLeft w:val="480"/>
          <w:marRight w:val="0"/>
          <w:marTop w:val="0"/>
          <w:marBottom w:val="0"/>
          <w:divBdr>
            <w:top w:val="none" w:sz="0" w:space="0" w:color="auto"/>
            <w:left w:val="none" w:sz="0" w:space="0" w:color="auto"/>
            <w:bottom w:val="none" w:sz="0" w:space="0" w:color="auto"/>
            <w:right w:val="none" w:sz="0" w:space="0" w:color="auto"/>
          </w:divBdr>
        </w:div>
        <w:div w:id="1031955700">
          <w:marLeft w:val="480"/>
          <w:marRight w:val="0"/>
          <w:marTop w:val="0"/>
          <w:marBottom w:val="0"/>
          <w:divBdr>
            <w:top w:val="none" w:sz="0" w:space="0" w:color="auto"/>
            <w:left w:val="none" w:sz="0" w:space="0" w:color="auto"/>
            <w:bottom w:val="none" w:sz="0" w:space="0" w:color="auto"/>
            <w:right w:val="none" w:sz="0" w:space="0" w:color="auto"/>
          </w:divBdr>
        </w:div>
        <w:div w:id="1071537955">
          <w:marLeft w:val="480"/>
          <w:marRight w:val="0"/>
          <w:marTop w:val="0"/>
          <w:marBottom w:val="0"/>
          <w:divBdr>
            <w:top w:val="none" w:sz="0" w:space="0" w:color="auto"/>
            <w:left w:val="none" w:sz="0" w:space="0" w:color="auto"/>
            <w:bottom w:val="none" w:sz="0" w:space="0" w:color="auto"/>
            <w:right w:val="none" w:sz="0" w:space="0" w:color="auto"/>
          </w:divBdr>
        </w:div>
        <w:div w:id="1091312267">
          <w:marLeft w:val="480"/>
          <w:marRight w:val="0"/>
          <w:marTop w:val="0"/>
          <w:marBottom w:val="0"/>
          <w:divBdr>
            <w:top w:val="none" w:sz="0" w:space="0" w:color="auto"/>
            <w:left w:val="none" w:sz="0" w:space="0" w:color="auto"/>
            <w:bottom w:val="none" w:sz="0" w:space="0" w:color="auto"/>
            <w:right w:val="none" w:sz="0" w:space="0" w:color="auto"/>
          </w:divBdr>
        </w:div>
        <w:div w:id="1096636774">
          <w:marLeft w:val="480"/>
          <w:marRight w:val="0"/>
          <w:marTop w:val="0"/>
          <w:marBottom w:val="0"/>
          <w:divBdr>
            <w:top w:val="none" w:sz="0" w:space="0" w:color="auto"/>
            <w:left w:val="none" w:sz="0" w:space="0" w:color="auto"/>
            <w:bottom w:val="none" w:sz="0" w:space="0" w:color="auto"/>
            <w:right w:val="none" w:sz="0" w:space="0" w:color="auto"/>
          </w:divBdr>
        </w:div>
        <w:div w:id="1133593227">
          <w:marLeft w:val="480"/>
          <w:marRight w:val="0"/>
          <w:marTop w:val="0"/>
          <w:marBottom w:val="0"/>
          <w:divBdr>
            <w:top w:val="none" w:sz="0" w:space="0" w:color="auto"/>
            <w:left w:val="none" w:sz="0" w:space="0" w:color="auto"/>
            <w:bottom w:val="none" w:sz="0" w:space="0" w:color="auto"/>
            <w:right w:val="none" w:sz="0" w:space="0" w:color="auto"/>
          </w:divBdr>
        </w:div>
        <w:div w:id="1158421029">
          <w:marLeft w:val="480"/>
          <w:marRight w:val="0"/>
          <w:marTop w:val="0"/>
          <w:marBottom w:val="0"/>
          <w:divBdr>
            <w:top w:val="none" w:sz="0" w:space="0" w:color="auto"/>
            <w:left w:val="none" w:sz="0" w:space="0" w:color="auto"/>
            <w:bottom w:val="none" w:sz="0" w:space="0" w:color="auto"/>
            <w:right w:val="none" w:sz="0" w:space="0" w:color="auto"/>
          </w:divBdr>
        </w:div>
        <w:div w:id="1271888572">
          <w:marLeft w:val="480"/>
          <w:marRight w:val="0"/>
          <w:marTop w:val="0"/>
          <w:marBottom w:val="0"/>
          <w:divBdr>
            <w:top w:val="none" w:sz="0" w:space="0" w:color="auto"/>
            <w:left w:val="none" w:sz="0" w:space="0" w:color="auto"/>
            <w:bottom w:val="none" w:sz="0" w:space="0" w:color="auto"/>
            <w:right w:val="none" w:sz="0" w:space="0" w:color="auto"/>
          </w:divBdr>
        </w:div>
        <w:div w:id="1329938956">
          <w:marLeft w:val="480"/>
          <w:marRight w:val="0"/>
          <w:marTop w:val="0"/>
          <w:marBottom w:val="0"/>
          <w:divBdr>
            <w:top w:val="none" w:sz="0" w:space="0" w:color="auto"/>
            <w:left w:val="none" w:sz="0" w:space="0" w:color="auto"/>
            <w:bottom w:val="none" w:sz="0" w:space="0" w:color="auto"/>
            <w:right w:val="none" w:sz="0" w:space="0" w:color="auto"/>
          </w:divBdr>
        </w:div>
        <w:div w:id="1403019312">
          <w:marLeft w:val="480"/>
          <w:marRight w:val="0"/>
          <w:marTop w:val="0"/>
          <w:marBottom w:val="0"/>
          <w:divBdr>
            <w:top w:val="none" w:sz="0" w:space="0" w:color="auto"/>
            <w:left w:val="none" w:sz="0" w:space="0" w:color="auto"/>
            <w:bottom w:val="none" w:sz="0" w:space="0" w:color="auto"/>
            <w:right w:val="none" w:sz="0" w:space="0" w:color="auto"/>
          </w:divBdr>
        </w:div>
        <w:div w:id="1424840427">
          <w:marLeft w:val="480"/>
          <w:marRight w:val="0"/>
          <w:marTop w:val="0"/>
          <w:marBottom w:val="0"/>
          <w:divBdr>
            <w:top w:val="none" w:sz="0" w:space="0" w:color="auto"/>
            <w:left w:val="none" w:sz="0" w:space="0" w:color="auto"/>
            <w:bottom w:val="none" w:sz="0" w:space="0" w:color="auto"/>
            <w:right w:val="none" w:sz="0" w:space="0" w:color="auto"/>
          </w:divBdr>
        </w:div>
        <w:div w:id="1472018102">
          <w:marLeft w:val="480"/>
          <w:marRight w:val="0"/>
          <w:marTop w:val="0"/>
          <w:marBottom w:val="0"/>
          <w:divBdr>
            <w:top w:val="none" w:sz="0" w:space="0" w:color="auto"/>
            <w:left w:val="none" w:sz="0" w:space="0" w:color="auto"/>
            <w:bottom w:val="none" w:sz="0" w:space="0" w:color="auto"/>
            <w:right w:val="none" w:sz="0" w:space="0" w:color="auto"/>
          </w:divBdr>
        </w:div>
        <w:div w:id="1505316460">
          <w:marLeft w:val="480"/>
          <w:marRight w:val="0"/>
          <w:marTop w:val="0"/>
          <w:marBottom w:val="0"/>
          <w:divBdr>
            <w:top w:val="none" w:sz="0" w:space="0" w:color="auto"/>
            <w:left w:val="none" w:sz="0" w:space="0" w:color="auto"/>
            <w:bottom w:val="none" w:sz="0" w:space="0" w:color="auto"/>
            <w:right w:val="none" w:sz="0" w:space="0" w:color="auto"/>
          </w:divBdr>
        </w:div>
        <w:div w:id="1507286585">
          <w:marLeft w:val="480"/>
          <w:marRight w:val="0"/>
          <w:marTop w:val="0"/>
          <w:marBottom w:val="0"/>
          <w:divBdr>
            <w:top w:val="none" w:sz="0" w:space="0" w:color="auto"/>
            <w:left w:val="none" w:sz="0" w:space="0" w:color="auto"/>
            <w:bottom w:val="none" w:sz="0" w:space="0" w:color="auto"/>
            <w:right w:val="none" w:sz="0" w:space="0" w:color="auto"/>
          </w:divBdr>
        </w:div>
        <w:div w:id="1654943064">
          <w:marLeft w:val="480"/>
          <w:marRight w:val="0"/>
          <w:marTop w:val="0"/>
          <w:marBottom w:val="0"/>
          <w:divBdr>
            <w:top w:val="none" w:sz="0" w:space="0" w:color="auto"/>
            <w:left w:val="none" w:sz="0" w:space="0" w:color="auto"/>
            <w:bottom w:val="none" w:sz="0" w:space="0" w:color="auto"/>
            <w:right w:val="none" w:sz="0" w:space="0" w:color="auto"/>
          </w:divBdr>
        </w:div>
        <w:div w:id="1664551788">
          <w:marLeft w:val="480"/>
          <w:marRight w:val="0"/>
          <w:marTop w:val="0"/>
          <w:marBottom w:val="0"/>
          <w:divBdr>
            <w:top w:val="none" w:sz="0" w:space="0" w:color="auto"/>
            <w:left w:val="none" w:sz="0" w:space="0" w:color="auto"/>
            <w:bottom w:val="none" w:sz="0" w:space="0" w:color="auto"/>
            <w:right w:val="none" w:sz="0" w:space="0" w:color="auto"/>
          </w:divBdr>
        </w:div>
        <w:div w:id="1706906797">
          <w:marLeft w:val="480"/>
          <w:marRight w:val="0"/>
          <w:marTop w:val="0"/>
          <w:marBottom w:val="0"/>
          <w:divBdr>
            <w:top w:val="none" w:sz="0" w:space="0" w:color="auto"/>
            <w:left w:val="none" w:sz="0" w:space="0" w:color="auto"/>
            <w:bottom w:val="none" w:sz="0" w:space="0" w:color="auto"/>
            <w:right w:val="none" w:sz="0" w:space="0" w:color="auto"/>
          </w:divBdr>
        </w:div>
        <w:div w:id="1728063103">
          <w:marLeft w:val="480"/>
          <w:marRight w:val="0"/>
          <w:marTop w:val="0"/>
          <w:marBottom w:val="0"/>
          <w:divBdr>
            <w:top w:val="none" w:sz="0" w:space="0" w:color="auto"/>
            <w:left w:val="none" w:sz="0" w:space="0" w:color="auto"/>
            <w:bottom w:val="none" w:sz="0" w:space="0" w:color="auto"/>
            <w:right w:val="none" w:sz="0" w:space="0" w:color="auto"/>
          </w:divBdr>
        </w:div>
        <w:div w:id="1729766362">
          <w:marLeft w:val="480"/>
          <w:marRight w:val="0"/>
          <w:marTop w:val="0"/>
          <w:marBottom w:val="0"/>
          <w:divBdr>
            <w:top w:val="none" w:sz="0" w:space="0" w:color="auto"/>
            <w:left w:val="none" w:sz="0" w:space="0" w:color="auto"/>
            <w:bottom w:val="none" w:sz="0" w:space="0" w:color="auto"/>
            <w:right w:val="none" w:sz="0" w:space="0" w:color="auto"/>
          </w:divBdr>
        </w:div>
        <w:div w:id="1731465088">
          <w:marLeft w:val="480"/>
          <w:marRight w:val="0"/>
          <w:marTop w:val="0"/>
          <w:marBottom w:val="0"/>
          <w:divBdr>
            <w:top w:val="none" w:sz="0" w:space="0" w:color="auto"/>
            <w:left w:val="none" w:sz="0" w:space="0" w:color="auto"/>
            <w:bottom w:val="none" w:sz="0" w:space="0" w:color="auto"/>
            <w:right w:val="none" w:sz="0" w:space="0" w:color="auto"/>
          </w:divBdr>
        </w:div>
        <w:div w:id="1818498281">
          <w:marLeft w:val="480"/>
          <w:marRight w:val="0"/>
          <w:marTop w:val="0"/>
          <w:marBottom w:val="0"/>
          <w:divBdr>
            <w:top w:val="none" w:sz="0" w:space="0" w:color="auto"/>
            <w:left w:val="none" w:sz="0" w:space="0" w:color="auto"/>
            <w:bottom w:val="none" w:sz="0" w:space="0" w:color="auto"/>
            <w:right w:val="none" w:sz="0" w:space="0" w:color="auto"/>
          </w:divBdr>
        </w:div>
        <w:div w:id="1841460396">
          <w:marLeft w:val="480"/>
          <w:marRight w:val="0"/>
          <w:marTop w:val="0"/>
          <w:marBottom w:val="0"/>
          <w:divBdr>
            <w:top w:val="none" w:sz="0" w:space="0" w:color="auto"/>
            <w:left w:val="none" w:sz="0" w:space="0" w:color="auto"/>
            <w:bottom w:val="none" w:sz="0" w:space="0" w:color="auto"/>
            <w:right w:val="none" w:sz="0" w:space="0" w:color="auto"/>
          </w:divBdr>
        </w:div>
        <w:div w:id="1862821663">
          <w:marLeft w:val="480"/>
          <w:marRight w:val="0"/>
          <w:marTop w:val="0"/>
          <w:marBottom w:val="0"/>
          <w:divBdr>
            <w:top w:val="none" w:sz="0" w:space="0" w:color="auto"/>
            <w:left w:val="none" w:sz="0" w:space="0" w:color="auto"/>
            <w:bottom w:val="none" w:sz="0" w:space="0" w:color="auto"/>
            <w:right w:val="none" w:sz="0" w:space="0" w:color="auto"/>
          </w:divBdr>
        </w:div>
        <w:div w:id="1926105667">
          <w:marLeft w:val="480"/>
          <w:marRight w:val="0"/>
          <w:marTop w:val="0"/>
          <w:marBottom w:val="0"/>
          <w:divBdr>
            <w:top w:val="none" w:sz="0" w:space="0" w:color="auto"/>
            <w:left w:val="none" w:sz="0" w:space="0" w:color="auto"/>
            <w:bottom w:val="none" w:sz="0" w:space="0" w:color="auto"/>
            <w:right w:val="none" w:sz="0" w:space="0" w:color="auto"/>
          </w:divBdr>
        </w:div>
        <w:div w:id="1974215999">
          <w:marLeft w:val="480"/>
          <w:marRight w:val="0"/>
          <w:marTop w:val="0"/>
          <w:marBottom w:val="0"/>
          <w:divBdr>
            <w:top w:val="none" w:sz="0" w:space="0" w:color="auto"/>
            <w:left w:val="none" w:sz="0" w:space="0" w:color="auto"/>
            <w:bottom w:val="none" w:sz="0" w:space="0" w:color="auto"/>
            <w:right w:val="none" w:sz="0" w:space="0" w:color="auto"/>
          </w:divBdr>
        </w:div>
        <w:div w:id="1976987672">
          <w:marLeft w:val="480"/>
          <w:marRight w:val="0"/>
          <w:marTop w:val="0"/>
          <w:marBottom w:val="0"/>
          <w:divBdr>
            <w:top w:val="none" w:sz="0" w:space="0" w:color="auto"/>
            <w:left w:val="none" w:sz="0" w:space="0" w:color="auto"/>
            <w:bottom w:val="none" w:sz="0" w:space="0" w:color="auto"/>
            <w:right w:val="none" w:sz="0" w:space="0" w:color="auto"/>
          </w:divBdr>
        </w:div>
        <w:div w:id="1981838727">
          <w:marLeft w:val="480"/>
          <w:marRight w:val="0"/>
          <w:marTop w:val="0"/>
          <w:marBottom w:val="0"/>
          <w:divBdr>
            <w:top w:val="none" w:sz="0" w:space="0" w:color="auto"/>
            <w:left w:val="none" w:sz="0" w:space="0" w:color="auto"/>
            <w:bottom w:val="none" w:sz="0" w:space="0" w:color="auto"/>
            <w:right w:val="none" w:sz="0" w:space="0" w:color="auto"/>
          </w:divBdr>
        </w:div>
        <w:div w:id="1997612526">
          <w:marLeft w:val="480"/>
          <w:marRight w:val="0"/>
          <w:marTop w:val="0"/>
          <w:marBottom w:val="0"/>
          <w:divBdr>
            <w:top w:val="none" w:sz="0" w:space="0" w:color="auto"/>
            <w:left w:val="none" w:sz="0" w:space="0" w:color="auto"/>
            <w:bottom w:val="none" w:sz="0" w:space="0" w:color="auto"/>
            <w:right w:val="none" w:sz="0" w:space="0" w:color="auto"/>
          </w:divBdr>
        </w:div>
        <w:div w:id="2023237781">
          <w:marLeft w:val="480"/>
          <w:marRight w:val="0"/>
          <w:marTop w:val="0"/>
          <w:marBottom w:val="0"/>
          <w:divBdr>
            <w:top w:val="none" w:sz="0" w:space="0" w:color="auto"/>
            <w:left w:val="none" w:sz="0" w:space="0" w:color="auto"/>
            <w:bottom w:val="none" w:sz="0" w:space="0" w:color="auto"/>
            <w:right w:val="none" w:sz="0" w:space="0" w:color="auto"/>
          </w:divBdr>
        </w:div>
        <w:div w:id="2045131309">
          <w:marLeft w:val="480"/>
          <w:marRight w:val="0"/>
          <w:marTop w:val="0"/>
          <w:marBottom w:val="0"/>
          <w:divBdr>
            <w:top w:val="none" w:sz="0" w:space="0" w:color="auto"/>
            <w:left w:val="none" w:sz="0" w:space="0" w:color="auto"/>
            <w:bottom w:val="none" w:sz="0" w:space="0" w:color="auto"/>
            <w:right w:val="none" w:sz="0" w:space="0" w:color="auto"/>
          </w:divBdr>
        </w:div>
        <w:div w:id="2112360746">
          <w:marLeft w:val="480"/>
          <w:marRight w:val="0"/>
          <w:marTop w:val="0"/>
          <w:marBottom w:val="0"/>
          <w:divBdr>
            <w:top w:val="none" w:sz="0" w:space="0" w:color="auto"/>
            <w:left w:val="none" w:sz="0" w:space="0" w:color="auto"/>
            <w:bottom w:val="none" w:sz="0" w:space="0" w:color="auto"/>
            <w:right w:val="none" w:sz="0" w:space="0" w:color="auto"/>
          </w:divBdr>
        </w:div>
        <w:div w:id="2140370691">
          <w:marLeft w:val="480"/>
          <w:marRight w:val="0"/>
          <w:marTop w:val="0"/>
          <w:marBottom w:val="0"/>
          <w:divBdr>
            <w:top w:val="none" w:sz="0" w:space="0" w:color="auto"/>
            <w:left w:val="none" w:sz="0" w:space="0" w:color="auto"/>
            <w:bottom w:val="none" w:sz="0" w:space="0" w:color="auto"/>
            <w:right w:val="none" w:sz="0" w:space="0" w:color="auto"/>
          </w:divBdr>
        </w:div>
      </w:divsChild>
    </w:div>
    <w:div w:id="1527596675">
      <w:bodyDiv w:val="1"/>
      <w:marLeft w:val="0"/>
      <w:marRight w:val="0"/>
      <w:marTop w:val="0"/>
      <w:marBottom w:val="0"/>
      <w:divBdr>
        <w:top w:val="none" w:sz="0" w:space="0" w:color="auto"/>
        <w:left w:val="none" w:sz="0" w:space="0" w:color="auto"/>
        <w:bottom w:val="none" w:sz="0" w:space="0" w:color="auto"/>
        <w:right w:val="none" w:sz="0" w:space="0" w:color="auto"/>
      </w:divBdr>
    </w:div>
    <w:div w:id="1528251386">
      <w:bodyDiv w:val="1"/>
      <w:marLeft w:val="0"/>
      <w:marRight w:val="0"/>
      <w:marTop w:val="0"/>
      <w:marBottom w:val="0"/>
      <w:divBdr>
        <w:top w:val="none" w:sz="0" w:space="0" w:color="auto"/>
        <w:left w:val="none" w:sz="0" w:space="0" w:color="auto"/>
        <w:bottom w:val="none" w:sz="0" w:space="0" w:color="auto"/>
        <w:right w:val="none" w:sz="0" w:space="0" w:color="auto"/>
      </w:divBdr>
    </w:div>
    <w:div w:id="1532524778">
      <w:bodyDiv w:val="1"/>
      <w:marLeft w:val="0"/>
      <w:marRight w:val="0"/>
      <w:marTop w:val="0"/>
      <w:marBottom w:val="0"/>
      <w:divBdr>
        <w:top w:val="none" w:sz="0" w:space="0" w:color="auto"/>
        <w:left w:val="none" w:sz="0" w:space="0" w:color="auto"/>
        <w:bottom w:val="none" w:sz="0" w:space="0" w:color="auto"/>
        <w:right w:val="none" w:sz="0" w:space="0" w:color="auto"/>
      </w:divBdr>
    </w:div>
    <w:div w:id="1543470995">
      <w:bodyDiv w:val="1"/>
      <w:marLeft w:val="0"/>
      <w:marRight w:val="0"/>
      <w:marTop w:val="0"/>
      <w:marBottom w:val="0"/>
      <w:divBdr>
        <w:top w:val="none" w:sz="0" w:space="0" w:color="auto"/>
        <w:left w:val="none" w:sz="0" w:space="0" w:color="auto"/>
        <w:bottom w:val="none" w:sz="0" w:space="0" w:color="auto"/>
        <w:right w:val="none" w:sz="0" w:space="0" w:color="auto"/>
      </w:divBdr>
    </w:div>
    <w:div w:id="1560284300">
      <w:bodyDiv w:val="1"/>
      <w:marLeft w:val="0"/>
      <w:marRight w:val="0"/>
      <w:marTop w:val="0"/>
      <w:marBottom w:val="0"/>
      <w:divBdr>
        <w:top w:val="none" w:sz="0" w:space="0" w:color="auto"/>
        <w:left w:val="none" w:sz="0" w:space="0" w:color="auto"/>
        <w:bottom w:val="none" w:sz="0" w:space="0" w:color="auto"/>
        <w:right w:val="none" w:sz="0" w:space="0" w:color="auto"/>
      </w:divBdr>
    </w:div>
    <w:div w:id="1561938646">
      <w:bodyDiv w:val="1"/>
      <w:marLeft w:val="0"/>
      <w:marRight w:val="0"/>
      <w:marTop w:val="0"/>
      <w:marBottom w:val="0"/>
      <w:divBdr>
        <w:top w:val="none" w:sz="0" w:space="0" w:color="auto"/>
        <w:left w:val="none" w:sz="0" w:space="0" w:color="auto"/>
        <w:bottom w:val="none" w:sz="0" w:space="0" w:color="auto"/>
        <w:right w:val="none" w:sz="0" w:space="0" w:color="auto"/>
      </w:divBdr>
    </w:div>
    <w:div w:id="1575357874">
      <w:bodyDiv w:val="1"/>
      <w:marLeft w:val="0"/>
      <w:marRight w:val="0"/>
      <w:marTop w:val="0"/>
      <w:marBottom w:val="0"/>
      <w:divBdr>
        <w:top w:val="none" w:sz="0" w:space="0" w:color="auto"/>
        <w:left w:val="none" w:sz="0" w:space="0" w:color="auto"/>
        <w:bottom w:val="none" w:sz="0" w:space="0" w:color="auto"/>
        <w:right w:val="none" w:sz="0" w:space="0" w:color="auto"/>
      </w:divBdr>
    </w:div>
    <w:div w:id="1579822019">
      <w:bodyDiv w:val="1"/>
      <w:marLeft w:val="0"/>
      <w:marRight w:val="0"/>
      <w:marTop w:val="0"/>
      <w:marBottom w:val="0"/>
      <w:divBdr>
        <w:top w:val="none" w:sz="0" w:space="0" w:color="auto"/>
        <w:left w:val="none" w:sz="0" w:space="0" w:color="auto"/>
        <w:bottom w:val="none" w:sz="0" w:space="0" w:color="auto"/>
        <w:right w:val="none" w:sz="0" w:space="0" w:color="auto"/>
      </w:divBdr>
    </w:div>
    <w:div w:id="1591114878">
      <w:bodyDiv w:val="1"/>
      <w:marLeft w:val="0"/>
      <w:marRight w:val="0"/>
      <w:marTop w:val="0"/>
      <w:marBottom w:val="0"/>
      <w:divBdr>
        <w:top w:val="none" w:sz="0" w:space="0" w:color="auto"/>
        <w:left w:val="none" w:sz="0" w:space="0" w:color="auto"/>
        <w:bottom w:val="none" w:sz="0" w:space="0" w:color="auto"/>
        <w:right w:val="none" w:sz="0" w:space="0" w:color="auto"/>
      </w:divBdr>
    </w:div>
    <w:div w:id="1592347042">
      <w:bodyDiv w:val="1"/>
      <w:marLeft w:val="0"/>
      <w:marRight w:val="0"/>
      <w:marTop w:val="0"/>
      <w:marBottom w:val="0"/>
      <w:divBdr>
        <w:top w:val="none" w:sz="0" w:space="0" w:color="auto"/>
        <w:left w:val="none" w:sz="0" w:space="0" w:color="auto"/>
        <w:bottom w:val="none" w:sz="0" w:space="0" w:color="auto"/>
        <w:right w:val="none" w:sz="0" w:space="0" w:color="auto"/>
      </w:divBdr>
    </w:div>
    <w:div w:id="1593203779">
      <w:bodyDiv w:val="1"/>
      <w:marLeft w:val="0"/>
      <w:marRight w:val="0"/>
      <w:marTop w:val="0"/>
      <w:marBottom w:val="0"/>
      <w:divBdr>
        <w:top w:val="none" w:sz="0" w:space="0" w:color="auto"/>
        <w:left w:val="none" w:sz="0" w:space="0" w:color="auto"/>
        <w:bottom w:val="none" w:sz="0" w:space="0" w:color="auto"/>
        <w:right w:val="none" w:sz="0" w:space="0" w:color="auto"/>
      </w:divBdr>
    </w:div>
    <w:div w:id="1597128455">
      <w:bodyDiv w:val="1"/>
      <w:marLeft w:val="0"/>
      <w:marRight w:val="0"/>
      <w:marTop w:val="0"/>
      <w:marBottom w:val="0"/>
      <w:divBdr>
        <w:top w:val="none" w:sz="0" w:space="0" w:color="auto"/>
        <w:left w:val="none" w:sz="0" w:space="0" w:color="auto"/>
        <w:bottom w:val="none" w:sz="0" w:space="0" w:color="auto"/>
        <w:right w:val="none" w:sz="0" w:space="0" w:color="auto"/>
      </w:divBdr>
    </w:div>
    <w:div w:id="1598908468">
      <w:bodyDiv w:val="1"/>
      <w:marLeft w:val="0"/>
      <w:marRight w:val="0"/>
      <w:marTop w:val="0"/>
      <w:marBottom w:val="0"/>
      <w:divBdr>
        <w:top w:val="none" w:sz="0" w:space="0" w:color="auto"/>
        <w:left w:val="none" w:sz="0" w:space="0" w:color="auto"/>
        <w:bottom w:val="none" w:sz="0" w:space="0" w:color="auto"/>
        <w:right w:val="none" w:sz="0" w:space="0" w:color="auto"/>
      </w:divBdr>
      <w:divsChild>
        <w:div w:id="402690">
          <w:marLeft w:val="480"/>
          <w:marRight w:val="0"/>
          <w:marTop w:val="0"/>
          <w:marBottom w:val="0"/>
          <w:divBdr>
            <w:top w:val="none" w:sz="0" w:space="0" w:color="auto"/>
            <w:left w:val="none" w:sz="0" w:space="0" w:color="auto"/>
            <w:bottom w:val="none" w:sz="0" w:space="0" w:color="auto"/>
            <w:right w:val="none" w:sz="0" w:space="0" w:color="auto"/>
          </w:divBdr>
        </w:div>
        <w:div w:id="34939176">
          <w:marLeft w:val="480"/>
          <w:marRight w:val="0"/>
          <w:marTop w:val="0"/>
          <w:marBottom w:val="0"/>
          <w:divBdr>
            <w:top w:val="none" w:sz="0" w:space="0" w:color="auto"/>
            <w:left w:val="none" w:sz="0" w:space="0" w:color="auto"/>
            <w:bottom w:val="none" w:sz="0" w:space="0" w:color="auto"/>
            <w:right w:val="none" w:sz="0" w:space="0" w:color="auto"/>
          </w:divBdr>
        </w:div>
        <w:div w:id="75976639">
          <w:marLeft w:val="480"/>
          <w:marRight w:val="0"/>
          <w:marTop w:val="0"/>
          <w:marBottom w:val="0"/>
          <w:divBdr>
            <w:top w:val="none" w:sz="0" w:space="0" w:color="auto"/>
            <w:left w:val="none" w:sz="0" w:space="0" w:color="auto"/>
            <w:bottom w:val="none" w:sz="0" w:space="0" w:color="auto"/>
            <w:right w:val="none" w:sz="0" w:space="0" w:color="auto"/>
          </w:divBdr>
        </w:div>
        <w:div w:id="207106720">
          <w:marLeft w:val="480"/>
          <w:marRight w:val="0"/>
          <w:marTop w:val="0"/>
          <w:marBottom w:val="0"/>
          <w:divBdr>
            <w:top w:val="none" w:sz="0" w:space="0" w:color="auto"/>
            <w:left w:val="none" w:sz="0" w:space="0" w:color="auto"/>
            <w:bottom w:val="none" w:sz="0" w:space="0" w:color="auto"/>
            <w:right w:val="none" w:sz="0" w:space="0" w:color="auto"/>
          </w:divBdr>
        </w:div>
        <w:div w:id="273680047">
          <w:marLeft w:val="480"/>
          <w:marRight w:val="0"/>
          <w:marTop w:val="0"/>
          <w:marBottom w:val="0"/>
          <w:divBdr>
            <w:top w:val="none" w:sz="0" w:space="0" w:color="auto"/>
            <w:left w:val="none" w:sz="0" w:space="0" w:color="auto"/>
            <w:bottom w:val="none" w:sz="0" w:space="0" w:color="auto"/>
            <w:right w:val="none" w:sz="0" w:space="0" w:color="auto"/>
          </w:divBdr>
        </w:div>
        <w:div w:id="285746038">
          <w:marLeft w:val="480"/>
          <w:marRight w:val="0"/>
          <w:marTop w:val="0"/>
          <w:marBottom w:val="0"/>
          <w:divBdr>
            <w:top w:val="none" w:sz="0" w:space="0" w:color="auto"/>
            <w:left w:val="none" w:sz="0" w:space="0" w:color="auto"/>
            <w:bottom w:val="none" w:sz="0" w:space="0" w:color="auto"/>
            <w:right w:val="none" w:sz="0" w:space="0" w:color="auto"/>
          </w:divBdr>
        </w:div>
        <w:div w:id="288324130">
          <w:marLeft w:val="480"/>
          <w:marRight w:val="0"/>
          <w:marTop w:val="0"/>
          <w:marBottom w:val="0"/>
          <w:divBdr>
            <w:top w:val="none" w:sz="0" w:space="0" w:color="auto"/>
            <w:left w:val="none" w:sz="0" w:space="0" w:color="auto"/>
            <w:bottom w:val="none" w:sz="0" w:space="0" w:color="auto"/>
            <w:right w:val="none" w:sz="0" w:space="0" w:color="auto"/>
          </w:divBdr>
        </w:div>
        <w:div w:id="308441215">
          <w:marLeft w:val="480"/>
          <w:marRight w:val="0"/>
          <w:marTop w:val="0"/>
          <w:marBottom w:val="0"/>
          <w:divBdr>
            <w:top w:val="none" w:sz="0" w:space="0" w:color="auto"/>
            <w:left w:val="none" w:sz="0" w:space="0" w:color="auto"/>
            <w:bottom w:val="none" w:sz="0" w:space="0" w:color="auto"/>
            <w:right w:val="none" w:sz="0" w:space="0" w:color="auto"/>
          </w:divBdr>
        </w:div>
        <w:div w:id="366610314">
          <w:marLeft w:val="480"/>
          <w:marRight w:val="0"/>
          <w:marTop w:val="0"/>
          <w:marBottom w:val="0"/>
          <w:divBdr>
            <w:top w:val="none" w:sz="0" w:space="0" w:color="auto"/>
            <w:left w:val="none" w:sz="0" w:space="0" w:color="auto"/>
            <w:bottom w:val="none" w:sz="0" w:space="0" w:color="auto"/>
            <w:right w:val="none" w:sz="0" w:space="0" w:color="auto"/>
          </w:divBdr>
        </w:div>
        <w:div w:id="368996990">
          <w:marLeft w:val="480"/>
          <w:marRight w:val="0"/>
          <w:marTop w:val="0"/>
          <w:marBottom w:val="0"/>
          <w:divBdr>
            <w:top w:val="none" w:sz="0" w:space="0" w:color="auto"/>
            <w:left w:val="none" w:sz="0" w:space="0" w:color="auto"/>
            <w:bottom w:val="none" w:sz="0" w:space="0" w:color="auto"/>
            <w:right w:val="none" w:sz="0" w:space="0" w:color="auto"/>
          </w:divBdr>
        </w:div>
        <w:div w:id="393815614">
          <w:marLeft w:val="480"/>
          <w:marRight w:val="0"/>
          <w:marTop w:val="0"/>
          <w:marBottom w:val="0"/>
          <w:divBdr>
            <w:top w:val="none" w:sz="0" w:space="0" w:color="auto"/>
            <w:left w:val="none" w:sz="0" w:space="0" w:color="auto"/>
            <w:bottom w:val="none" w:sz="0" w:space="0" w:color="auto"/>
            <w:right w:val="none" w:sz="0" w:space="0" w:color="auto"/>
          </w:divBdr>
        </w:div>
        <w:div w:id="410011620">
          <w:marLeft w:val="480"/>
          <w:marRight w:val="0"/>
          <w:marTop w:val="0"/>
          <w:marBottom w:val="0"/>
          <w:divBdr>
            <w:top w:val="none" w:sz="0" w:space="0" w:color="auto"/>
            <w:left w:val="none" w:sz="0" w:space="0" w:color="auto"/>
            <w:bottom w:val="none" w:sz="0" w:space="0" w:color="auto"/>
            <w:right w:val="none" w:sz="0" w:space="0" w:color="auto"/>
          </w:divBdr>
        </w:div>
        <w:div w:id="415056091">
          <w:marLeft w:val="480"/>
          <w:marRight w:val="0"/>
          <w:marTop w:val="0"/>
          <w:marBottom w:val="0"/>
          <w:divBdr>
            <w:top w:val="none" w:sz="0" w:space="0" w:color="auto"/>
            <w:left w:val="none" w:sz="0" w:space="0" w:color="auto"/>
            <w:bottom w:val="none" w:sz="0" w:space="0" w:color="auto"/>
            <w:right w:val="none" w:sz="0" w:space="0" w:color="auto"/>
          </w:divBdr>
        </w:div>
        <w:div w:id="418217197">
          <w:marLeft w:val="480"/>
          <w:marRight w:val="0"/>
          <w:marTop w:val="0"/>
          <w:marBottom w:val="0"/>
          <w:divBdr>
            <w:top w:val="none" w:sz="0" w:space="0" w:color="auto"/>
            <w:left w:val="none" w:sz="0" w:space="0" w:color="auto"/>
            <w:bottom w:val="none" w:sz="0" w:space="0" w:color="auto"/>
            <w:right w:val="none" w:sz="0" w:space="0" w:color="auto"/>
          </w:divBdr>
        </w:div>
        <w:div w:id="463352314">
          <w:marLeft w:val="480"/>
          <w:marRight w:val="0"/>
          <w:marTop w:val="0"/>
          <w:marBottom w:val="0"/>
          <w:divBdr>
            <w:top w:val="none" w:sz="0" w:space="0" w:color="auto"/>
            <w:left w:val="none" w:sz="0" w:space="0" w:color="auto"/>
            <w:bottom w:val="none" w:sz="0" w:space="0" w:color="auto"/>
            <w:right w:val="none" w:sz="0" w:space="0" w:color="auto"/>
          </w:divBdr>
        </w:div>
        <w:div w:id="485822782">
          <w:marLeft w:val="480"/>
          <w:marRight w:val="0"/>
          <w:marTop w:val="0"/>
          <w:marBottom w:val="0"/>
          <w:divBdr>
            <w:top w:val="none" w:sz="0" w:space="0" w:color="auto"/>
            <w:left w:val="none" w:sz="0" w:space="0" w:color="auto"/>
            <w:bottom w:val="none" w:sz="0" w:space="0" w:color="auto"/>
            <w:right w:val="none" w:sz="0" w:space="0" w:color="auto"/>
          </w:divBdr>
        </w:div>
        <w:div w:id="514879579">
          <w:marLeft w:val="480"/>
          <w:marRight w:val="0"/>
          <w:marTop w:val="0"/>
          <w:marBottom w:val="0"/>
          <w:divBdr>
            <w:top w:val="none" w:sz="0" w:space="0" w:color="auto"/>
            <w:left w:val="none" w:sz="0" w:space="0" w:color="auto"/>
            <w:bottom w:val="none" w:sz="0" w:space="0" w:color="auto"/>
            <w:right w:val="none" w:sz="0" w:space="0" w:color="auto"/>
          </w:divBdr>
        </w:div>
        <w:div w:id="523632819">
          <w:marLeft w:val="480"/>
          <w:marRight w:val="0"/>
          <w:marTop w:val="0"/>
          <w:marBottom w:val="0"/>
          <w:divBdr>
            <w:top w:val="none" w:sz="0" w:space="0" w:color="auto"/>
            <w:left w:val="none" w:sz="0" w:space="0" w:color="auto"/>
            <w:bottom w:val="none" w:sz="0" w:space="0" w:color="auto"/>
            <w:right w:val="none" w:sz="0" w:space="0" w:color="auto"/>
          </w:divBdr>
        </w:div>
        <w:div w:id="534124362">
          <w:marLeft w:val="480"/>
          <w:marRight w:val="0"/>
          <w:marTop w:val="0"/>
          <w:marBottom w:val="0"/>
          <w:divBdr>
            <w:top w:val="none" w:sz="0" w:space="0" w:color="auto"/>
            <w:left w:val="none" w:sz="0" w:space="0" w:color="auto"/>
            <w:bottom w:val="none" w:sz="0" w:space="0" w:color="auto"/>
            <w:right w:val="none" w:sz="0" w:space="0" w:color="auto"/>
          </w:divBdr>
        </w:div>
        <w:div w:id="703601253">
          <w:marLeft w:val="480"/>
          <w:marRight w:val="0"/>
          <w:marTop w:val="0"/>
          <w:marBottom w:val="0"/>
          <w:divBdr>
            <w:top w:val="none" w:sz="0" w:space="0" w:color="auto"/>
            <w:left w:val="none" w:sz="0" w:space="0" w:color="auto"/>
            <w:bottom w:val="none" w:sz="0" w:space="0" w:color="auto"/>
            <w:right w:val="none" w:sz="0" w:space="0" w:color="auto"/>
          </w:divBdr>
        </w:div>
        <w:div w:id="740373239">
          <w:marLeft w:val="480"/>
          <w:marRight w:val="0"/>
          <w:marTop w:val="0"/>
          <w:marBottom w:val="0"/>
          <w:divBdr>
            <w:top w:val="none" w:sz="0" w:space="0" w:color="auto"/>
            <w:left w:val="none" w:sz="0" w:space="0" w:color="auto"/>
            <w:bottom w:val="none" w:sz="0" w:space="0" w:color="auto"/>
            <w:right w:val="none" w:sz="0" w:space="0" w:color="auto"/>
          </w:divBdr>
        </w:div>
        <w:div w:id="791872263">
          <w:marLeft w:val="480"/>
          <w:marRight w:val="0"/>
          <w:marTop w:val="0"/>
          <w:marBottom w:val="0"/>
          <w:divBdr>
            <w:top w:val="none" w:sz="0" w:space="0" w:color="auto"/>
            <w:left w:val="none" w:sz="0" w:space="0" w:color="auto"/>
            <w:bottom w:val="none" w:sz="0" w:space="0" w:color="auto"/>
            <w:right w:val="none" w:sz="0" w:space="0" w:color="auto"/>
          </w:divBdr>
        </w:div>
        <w:div w:id="802116896">
          <w:marLeft w:val="480"/>
          <w:marRight w:val="0"/>
          <w:marTop w:val="0"/>
          <w:marBottom w:val="0"/>
          <w:divBdr>
            <w:top w:val="none" w:sz="0" w:space="0" w:color="auto"/>
            <w:left w:val="none" w:sz="0" w:space="0" w:color="auto"/>
            <w:bottom w:val="none" w:sz="0" w:space="0" w:color="auto"/>
            <w:right w:val="none" w:sz="0" w:space="0" w:color="auto"/>
          </w:divBdr>
        </w:div>
        <w:div w:id="898639314">
          <w:marLeft w:val="480"/>
          <w:marRight w:val="0"/>
          <w:marTop w:val="0"/>
          <w:marBottom w:val="0"/>
          <w:divBdr>
            <w:top w:val="none" w:sz="0" w:space="0" w:color="auto"/>
            <w:left w:val="none" w:sz="0" w:space="0" w:color="auto"/>
            <w:bottom w:val="none" w:sz="0" w:space="0" w:color="auto"/>
            <w:right w:val="none" w:sz="0" w:space="0" w:color="auto"/>
          </w:divBdr>
        </w:div>
        <w:div w:id="922837757">
          <w:marLeft w:val="480"/>
          <w:marRight w:val="0"/>
          <w:marTop w:val="0"/>
          <w:marBottom w:val="0"/>
          <w:divBdr>
            <w:top w:val="none" w:sz="0" w:space="0" w:color="auto"/>
            <w:left w:val="none" w:sz="0" w:space="0" w:color="auto"/>
            <w:bottom w:val="none" w:sz="0" w:space="0" w:color="auto"/>
            <w:right w:val="none" w:sz="0" w:space="0" w:color="auto"/>
          </w:divBdr>
        </w:div>
        <w:div w:id="1033531400">
          <w:marLeft w:val="480"/>
          <w:marRight w:val="0"/>
          <w:marTop w:val="0"/>
          <w:marBottom w:val="0"/>
          <w:divBdr>
            <w:top w:val="none" w:sz="0" w:space="0" w:color="auto"/>
            <w:left w:val="none" w:sz="0" w:space="0" w:color="auto"/>
            <w:bottom w:val="none" w:sz="0" w:space="0" w:color="auto"/>
            <w:right w:val="none" w:sz="0" w:space="0" w:color="auto"/>
          </w:divBdr>
        </w:div>
        <w:div w:id="1066873798">
          <w:marLeft w:val="480"/>
          <w:marRight w:val="0"/>
          <w:marTop w:val="0"/>
          <w:marBottom w:val="0"/>
          <w:divBdr>
            <w:top w:val="none" w:sz="0" w:space="0" w:color="auto"/>
            <w:left w:val="none" w:sz="0" w:space="0" w:color="auto"/>
            <w:bottom w:val="none" w:sz="0" w:space="0" w:color="auto"/>
            <w:right w:val="none" w:sz="0" w:space="0" w:color="auto"/>
          </w:divBdr>
        </w:div>
        <w:div w:id="1128276524">
          <w:marLeft w:val="480"/>
          <w:marRight w:val="0"/>
          <w:marTop w:val="0"/>
          <w:marBottom w:val="0"/>
          <w:divBdr>
            <w:top w:val="none" w:sz="0" w:space="0" w:color="auto"/>
            <w:left w:val="none" w:sz="0" w:space="0" w:color="auto"/>
            <w:bottom w:val="none" w:sz="0" w:space="0" w:color="auto"/>
            <w:right w:val="none" w:sz="0" w:space="0" w:color="auto"/>
          </w:divBdr>
        </w:div>
        <w:div w:id="1171602390">
          <w:marLeft w:val="480"/>
          <w:marRight w:val="0"/>
          <w:marTop w:val="0"/>
          <w:marBottom w:val="0"/>
          <w:divBdr>
            <w:top w:val="none" w:sz="0" w:space="0" w:color="auto"/>
            <w:left w:val="none" w:sz="0" w:space="0" w:color="auto"/>
            <w:bottom w:val="none" w:sz="0" w:space="0" w:color="auto"/>
            <w:right w:val="none" w:sz="0" w:space="0" w:color="auto"/>
          </w:divBdr>
        </w:div>
        <w:div w:id="1338993528">
          <w:marLeft w:val="480"/>
          <w:marRight w:val="0"/>
          <w:marTop w:val="0"/>
          <w:marBottom w:val="0"/>
          <w:divBdr>
            <w:top w:val="none" w:sz="0" w:space="0" w:color="auto"/>
            <w:left w:val="none" w:sz="0" w:space="0" w:color="auto"/>
            <w:bottom w:val="none" w:sz="0" w:space="0" w:color="auto"/>
            <w:right w:val="none" w:sz="0" w:space="0" w:color="auto"/>
          </w:divBdr>
        </w:div>
        <w:div w:id="1341083653">
          <w:marLeft w:val="480"/>
          <w:marRight w:val="0"/>
          <w:marTop w:val="0"/>
          <w:marBottom w:val="0"/>
          <w:divBdr>
            <w:top w:val="none" w:sz="0" w:space="0" w:color="auto"/>
            <w:left w:val="none" w:sz="0" w:space="0" w:color="auto"/>
            <w:bottom w:val="none" w:sz="0" w:space="0" w:color="auto"/>
            <w:right w:val="none" w:sz="0" w:space="0" w:color="auto"/>
          </w:divBdr>
        </w:div>
        <w:div w:id="1342122818">
          <w:marLeft w:val="480"/>
          <w:marRight w:val="0"/>
          <w:marTop w:val="0"/>
          <w:marBottom w:val="0"/>
          <w:divBdr>
            <w:top w:val="none" w:sz="0" w:space="0" w:color="auto"/>
            <w:left w:val="none" w:sz="0" w:space="0" w:color="auto"/>
            <w:bottom w:val="none" w:sz="0" w:space="0" w:color="auto"/>
            <w:right w:val="none" w:sz="0" w:space="0" w:color="auto"/>
          </w:divBdr>
        </w:div>
        <w:div w:id="1351181956">
          <w:marLeft w:val="480"/>
          <w:marRight w:val="0"/>
          <w:marTop w:val="0"/>
          <w:marBottom w:val="0"/>
          <w:divBdr>
            <w:top w:val="none" w:sz="0" w:space="0" w:color="auto"/>
            <w:left w:val="none" w:sz="0" w:space="0" w:color="auto"/>
            <w:bottom w:val="none" w:sz="0" w:space="0" w:color="auto"/>
            <w:right w:val="none" w:sz="0" w:space="0" w:color="auto"/>
          </w:divBdr>
        </w:div>
        <w:div w:id="1362827451">
          <w:marLeft w:val="480"/>
          <w:marRight w:val="0"/>
          <w:marTop w:val="0"/>
          <w:marBottom w:val="0"/>
          <w:divBdr>
            <w:top w:val="none" w:sz="0" w:space="0" w:color="auto"/>
            <w:left w:val="none" w:sz="0" w:space="0" w:color="auto"/>
            <w:bottom w:val="none" w:sz="0" w:space="0" w:color="auto"/>
            <w:right w:val="none" w:sz="0" w:space="0" w:color="auto"/>
          </w:divBdr>
        </w:div>
        <w:div w:id="1383214364">
          <w:marLeft w:val="480"/>
          <w:marRight w:val="0"/>
          <w:marTop w:val="0"/>
          <w:marBottom w:val="0"/>
          <w:divBdr>
            <w:top w:val="none" w:sz="0" w:space="0" w:color="auto"/>
            <w:left w:val="none" w:sz="0" w:space="0" w:color="auto"/>
            <w:bottom w:val="none" w:sz="0" w:space="0" w:color="auto"/>
            <w:right w:val="none" w:sz="0" w:space="0" w:color="auto"/>
          </w:divBdr>
        </w:div>
        <w:div w:id="1417551139">
          <w:marLeft w:val="480"/>
          <w:marRight w:val="0"/>
          <w:marTop w:val="0"/>
          <w:marBottom w:val="0"/>
          <w:divBdr>
            <w:top w:val="none" w:sz="0" w:space="0" w:color="auto"/>
            <w:left w:val="none" w:sz="0" w:space="0" w:color="auto"/>
            <w:bottom w:val="none" w:sz="0" w:space="0" w:color="auto"/>
            <w:right w:val="none" w:sz="0" w:space="0" w:color="auto"/>
          </w:divBdr>
        </w:div>
        <w:div w:id="1465656042">
          <w:marLeft w:val="480"/>
          <w:marRight w:val="0"/>
          <w:marTop w:val="0"/>
          <w:marBottom w:val="0"/>
          <w:divBdr>
            <w:top w:val="none" w:sz="0" w:space="0" w:color="auto"/>
            <w:left w:val="none" w:sz="0" w:space="0" w:color="auto"/>
            <w:bottom w:val="none" w:sz="0" w:space="0" w:color="auto"/>
            <w:right w:val="none" w:sz="0" w:space="0" w:color="auto"/>
          </w:divBdr>
        </w:div>
        <w:div w:id="1627588275">
          <w:marLeft w:val="480"/>
          <w:marRight w:val="0"/>
          <w:marTop w:val="0"/>
          <w:marBottom w:val="0"/>
          <w:divBdr>
            <w:top w:val="none" w:sz="0" w:space="0" w:color="auto"/>
            <w:left w:val="none" w:sz="0" w:space="0" w:color="auto"/>
            <w:bottom w:val="none" w:sz="0" w:space="0" w:color="auto"/>
            <w:right w:val="none" w:sz="0" w:space="0" w:color="auto"/>
          </w:divBdr>
        </w:div>
        <w:div w:id="1695108384">
          <w:marLeft w:val="480"/>
          <w:marRight w:val="0"/>
          <w:marTop w:val="0"/>
          <w:marBottom w:val="0"/>
          <w:divBdr>
            <w:top w:val="none" w:sz="0" w:space="0" w:color="auto"/>
            <w:left w:val="none" w:sz="0" w:space="0" w:color="auto"/>
            <w:bottom w:val="none" w:sz="0" w:space="0" w:color="auto"/>
            <w:right w:val="none" w:sz="0" w:space="0" w:color="auto"/>
          </w:divBdr>
        </w:div>
        <w:div w:id="1718046390">
          <w:marLeft w:val="480"/>
          <w:marRight w:val="0"/>
          <w:marTop w:val="0"/>
          <w:marBottom w:val="0"/>
          <w:divBdr>
            <w:top w:val="none" w:sz="0" w:space="0" w:color="auto"/>
            <w:left w:val="none" w:sz="0" w:space="0" w:color="auto"/>
            <w:bottom w:val="none" w:sz="0" w:space="0" w:color="auto"/>
            <w:right w:val="none" w:sz="0" w:space="0" w:color="auto"/>
          </w:divBdr>
        </w:div>
        <w:div w:id="1731683843">
          <w:marLeft w:val="480"/>
          <w:marRight w:val="0"/>
          <w:marTop w:val="0"/>
          <w:marBottom w:val="0"/>
          <w:divBdr>
            <w:top w:val="none" w:sz="0" w:space="0" w:color="auto"/>
            <w:left w:val="none" w:sz="0" w:space="0" w:color="auto"/>
            <w:bottom w:val="none" w:sz="0" w:space="0" w:color="auto"/>
            <w:right w:val="none" w:sz="0" w:space="0" w:color="auto"/>
          </w:divBdr>
        </w:div>
        <w:div w:id="1740322073">
          <w:marLeft w:val="480"/>
          <w:marRight w:val="0"/>
          <w:marTop w:val="0"/>
          <w:marBottom w:val="0"/>
          <w:divBdr>
            <w:top w:val="none" w:sz="0" w:space="0" w:color="auto"/>
            <w:left w:val="none" w:sz="0" w:space="0" w:color="auto"/>
            <w:bottom w:val="none" w:sz="0" w:space="0" w:color="auto"/>
            <w:right w:val="none" w:sz="0" w:space="0" w:color="auto"/>
          </w:divBdr>
        </w:div>
        <w:div w:id="1824735218">
          <w:marLeft w:val="480"/>
          <w:marRight w:val="0"/>
          <w:marTop w:val="0"/>
          <w:marBottom w:val="0"/>
          <w:divBdr>
            <w:top w:val="none" w:sz="0" w:space="0" w:color="auto"/>
            <w:left w:val="none" w:sz="0" w:space="0" w:color="auto"/>
            <w:bottom w:val="none" w:sz="0" w:space="0" w:color="auto"/>
            <w:right w:val="none" w:sz="0" w:space="0" w:color="auto"/>
          </w:divBdr>
        </w:div>
        <w:div w:id="1883396855">
          <w:marLeft w:val="480"/>
          <w:marRight w:val="0"/>
          <w:marTop w:val="0"/>
          <w:marBottom w:val="0"/>
          <w:divBdr>
            <w:top w:val="none" w:sz="0" w:space="0" w:color="auto"/>
            <w:left w:val="none" w:sz="0" w:space="0" w:color="auto"/>
            <w:bottom w:val="none" w:sz="0" w:space="0" w:color="auto"/>
            <w:right w:val="none" w:sz="0" w:space="0" w:color="auto"/>
          </w:divBdr>
        </w:div>
        <w:div w:id="1931422860">
          <w:marLeft w:val="480"/>
          <w:marRight w:val="0"/>
          <w:marTop w:val="0"/>
          <w:marBottom w:val="0"/>
          <w:divBdr>
            <w:top w:val="none" w:sz="0" w:space="0" w:color="auto"/>
            <w:left w:val="none" w:sz="0" w:space="0" w:color="auto"/>
            <w:bottom w:val="none" w:sz="0" w:space="0" w:color="auto"/>
            <w:right w:val="none" w:sz="0" w:space="0" w:color="auto"/>
          </w:divBdr>
        </w:div>
        <w:div w:id="1945723224">
          <w:marLeft w:val="480"/>
          <w:marRight w:val="0"/>
          <w:marTop w:val="0"/>
          <w:marBottom w:val="0"/>
          <w:divBdr>
            <w:top w:val="none" w:sz="0" w:space="0" w:color="auto"/>
            <w:left w:val="none" w:sz="0" w:space="0" w:color="auto"/>
            <w:bottom w:val="none" w:sz="0" w:space="0" w:color="auto"/>
            <w:right w:val="none" w:sz="0" w:space="0" w:color="auto"/>
          </w:divBdr>
        </w:div>
        <w:div w:id="1957716961">
          <w:marLeft w:val="480"/>
          <w:marRight w:val="0"/>
          <w:marTop w:val="0"/>
          <w:marBottom w:val="0"/>
          <w:divBdr>
            <w:top w:val="none" w:sz="0" w:space="0" w:color="auto"/>
            <w:left w:val="none" w:sz="0" w:space="0" w:color="auto"/>
            <w:bottom w:val="none" w:sz="0" w:space="0" w:color="auto"/>
            <w:right w:val="none" w:sz="0" w:space="0" w:color="auto"/>
          </w:divBdr>
        </w:div>
        <w:div w:id="1982271108">
          <w:marLeft w:val="480"/>
          <w:marRight w:val="0"/>
          <w:marTop w:val="0"/>
          <w:marBottom w:val="0"/>
          <w:divBdr>
            <w:top w:val="none" w:sz="0" w:space="0" w:color="auto"/>
            <w:left w:val="none" w:sz="0" w:space="0" w:color="auto"/>
            <w:bottom w:val="none" w:sz="0" w:space="0" w:color="auto"/>
            <w:right w:val="none" w:sz="0" w:space="0" w:color="auto"/>
          </w:divBdr>
        </w:div>
        <w:div w:id="1998073672">
          <w:marLeft w:val="480"/>
          <w:marRight w:val="0"/>
          <w:marTop w:val="0"/>
          <w:marBottom w:val="0"/>
          <w:divBdr>
            <w:top w:val="none" w:sz="0" w:space="0" w:color="auto"/>
            <w:left w:val="none" w:sz="0" w:space="0" w:color="auto"/>
            <w:bottom w:val="none" w:sz="0" w:space="0" w:color="auto"/>
            <w:right w:val="none" w:sz="0" w:space="0" w:color="auto"/>
          </w:divBdr>
        </w:div>
        <w:div w:id="2002928432">
          <w:marLeft w:val="480"/>
          <w:marRight w:val="0"/>
          <w:marTop w:val="0"/>
          <w:marBottom w:val="0"/>
          <w:divBdr>
            <w:top w:val="none" w:sz="0" w:space="0" w:color="auto"/>
            <w:left w:val="none" w:sz="0" w:space="0" w:color="auto"/>
            <w:bottom w:val="none" w:sz="0" w:space="0" w:color="auto"/>
            <w:right w:val="none" w:sz="0" w:space="0" w:color="auto"/>
          </w:divBdr>
        </w:div>
        <w:div w:id="2052219369">
          <w:marLeft w:val="480"/>
          <w:marRight w:val="0"/>
          <w:marTop w:val="0"/>
          <w:marBottom w:val="0"/>
          <w:divBdr>
            <w:top w:val="none" w:sz="0" w:space="0" w:color="auto"/>
            <w:left w:val="none" w:sz="0" w:space="0" w:color="auto"/>
            <w:bottom w:val="none" w:sz="0" w:space="0" w:color="auto"/>
            <w:right w:val="none" w:sz="0" w:space="0" w:color="auto"/>
          </w:divBdr>
        </w:div>
        <w:div w:id="2077851120">
          <w:marLeft w:val="480"/>
          <w:marRight w:val="0"/>
          <w:marTop w:val="0"/>
          <w:marBottom w:val="0"/>
          <w:divBdr>
            <w:top w:val="none" w:sz="0" w:space="0" w:color="auto"/>
            <w:left w:val="none" w:sz="0" w:space="0" w:color="auto"/>
            <w:bottom w:val="none" w:sz="0" w:space="0" w:color="auto"/>
            <w:right w:val="none" w:sz="0" w:space="0" w:color="auto"/>
          </w:divBdr>
        </w:div>
        <w:div w:id="2124037885">
          <w:marLeft w:val="480"/>
          <w:marRight w:val="0"/>
          <w:marTop w:val="0"/>
          <w:marBottom w:val="0"/>
          <w:divBdr>
            <w:top w:val="none" w:sz="0" w:space="0" w:color="auto"/>
            <w:left w:val="none" w:sz="0" w:space="0" w:color="auto"/>
            <w:bottom w:val="none" w:sz="0" w:space="0" w:color="auto"/>
            <w:right w:val="none" w:sz="0" w:space="0" w:color="auto"/>
          </w:divBdr>
        </w:div>
      </w:divsChild>
    </w:div>
    <w:div w:id="1600530693">
      <w:bodyDiv w:val="1"/>
      <w:marLeft w:val="0"/>
      <w:marRight w:val="0"/>
      <w:marTop w:val="0"/>
      <w:marBottom w:val="0"/>
      <w:divBdr>
        <w:top w:val="none" w:sz="0" w:space="0" w:color="auto"/>
        <w:left w:val="none" w:sz="0" w:space="0" w:color="auto"/>
        <w:bottom w:val="none" w:sz="0" w:space="0" w:color="auto"/>
        <w:right w:val="none" w:sz="0" w:space="0" w:color="auto"/>
      </w:divBdr>
    </w:div>
    <w:div w:id="1606844120">
      <w:bodyDiv w:val="1"/>
      <w:marLeft w:val="0"/>
      <w:marRight w:val="0"/>
      <w:marTop w:val="0"/>
      <w:marBottom w:val="0"/>
      <w:divBdr>
        <w:top w:val="none" w:sz="0" w:space="0" w:color="auto"/>
        <w:left w:val="none" w:sz="0" w:space="0" w:color="auto"/>
        <w:bottom w:val="none" w:sz="0" w:space="0" w:color="auto"/>
        <w:right w:val="none" w:sz="0" w:space="0" w:color="auto"/>
      </w:divBdr>
    </w:div>
    <w:div w:id="1619288390">
      <w:bodyDiv w:val="1"/>
      <w:marLeft w:val="0"/>
      <w:marRight w:val="0"/>
      <w:marTop w:val="0"/>
      <w:marBottom w:val="0"/>
      <w:divBdr>
        <w:top w:val="none" w:sz="0" w:space="0" w:color="auto"/>
        <w:left w:val="none" w:sz="0" w:space="0" w:color="auto"/>
        <w:bottom w:val="none" w:sz="0" w:space="0" w:color="auto"/>
        <w:right w:val="none" w:sz="0" w:space="0" w:color="auto"/>
      </w:divBdr>
    </w:div>
    <w:div w:id="1621522739">
      <w:bodyDiv w:val="1"/>
      <w:marLeft w:val="0"/>
      <w:marRight w:val="0"/>
      <w:marTop w:val="0"/>
      <w:marBottom w:val="0"/>
      <w:divBdr>
        <w:top w:val="none" w:sz="0" w:space="0" w:color="auto"/>
        <w:left w:val="none" w:sz="0" w:space="0" w:color="auto"/>
        <w:bottom w:val="none" w:sz="0" w:space="0" w:color="auto"/>
        <w:right w:val="none" w:sz="0" w:space="0" w:color="auto"/>
      </w:divBdr>
    </w:div>
    <w:div w:id="1624848317">
      <w:bodyDiv w:val="1"/>
      <w:marLeft w:val="0"/>
      <w:marRight w:val="0"/>
      <w:marTop w:val="0"/>
      <w:marBottom w:val="0"/>
      <w:divBdr>
        <w:top w:val="none" w:sz="0" w:space="0" w:color="auto"/>
        <w:left w:val="none" w:sz="0" w:space="0" w:color="auto"/>
        <w:bottom w:val="none" w:sz="0" w:space="0" w:color="auto"/>
        <w:right w:val="none" w:sz="0" w:space="0" w:color="auto"/>
      </w:divBdr>
    </w:div>
    <w:div w:id="1626234761">
      <w:bodyDiv w:val="1"/>
      <w:marLeft w:val="0"/>
      <w:marRight w:val="0"/>
      <w:marTop w:val="0"/>
      <w:marBottom w:val="0"/>
      <w:divBdr>
        <w:top w:val="none" w:sz="0" w:space="0" w:color="auto"/>
        <w:left w:val="none" w:sz="0" w:space="0" w:color="auto"/>
        <w:bottom w:val="none" w:sz="0" w:space="0" w:color="auto"/>
        <w:right w:val="none" w:sz="0" w:space="0" w:color="auto"/>
      </w:divBdr>
    </w:div>
    <w:div w:id="1629553669">
      <w:bodyDiv w:val="1"/>
      <w:marLeft w:val="0"/>
      <w:marRight w:val="0"/>
      <w:marTop w:val="0"/>
      <w:marBottom w:val="0"/>
      <w:divBdr>
        <w:top w:val="none" w:sz="0" w:space="0" w:color="auto"/>
        <w:left w:val="none" w:sz="0" w:space="0" w:color="auto"/>
        <w:bottom w:val="none" w:sz="0" w:space="0" w:color="auto"/>
        <w:right w:val="none" w:sz="0" w:space="0" w:color="auto"/>
      </w:divBdr>
    </w:div>
    <w:div w:id="1637487655">
      <w:bodyDiv w:val="1"/>
      <w:marLeft w:val="0"/>
      <w:marRight w:val="0"/>
      <w:marTop w:val="0"/>
      <w:marBottom w:val="0"/>
      <w:divBdr>
        <w:top w:val="none" w:sz="0" w:space="0" w:color="auto"/>
        <w:left w:val="none" w:sz="0" w:space="0" w:color="auto"/>
        <w:bottom w:val="none" w:sz="0" w:space="0" w:color="auto"/>
        <w:right w:val="none" w:sz="0" w:space="0" w:color="auto"/>
      </w:divBdr>
      <w:divsChild>
        <w:div w:id="153224417">
          <w:marLeft w:val="480"/>
          <w:marRight w:val="0"/>
          <w:marTop w:val="0"/>
          <w:marBottom w:val="0"/>
          <w:divBdr>
            <w:top w:val="none" w:sz="0" w:space="0" w:color="auto"/>
            <w:left w:val="none" w:sz="0" w:space="0" w:color="auto"/>
            <w:bottom w:val="none" w:sz="0" w:space="0" w:color="auto"/>
            <w:right w:val="none" w:sz="0" w:space="0" w:color="auto"/>
          </w:divBdr>
        </w:div>
        <w:div w:id="1054045466">
          <w:marLeft w:val="480"/>
          <w:marRight w:val="0"/>
          <w:marTop w:val="0"/>
          <w:marBottom w:val="0"/>
          <w:divBdr>
            <w:top w:val="none" w:sz="0" w:space="0" w:color="auto"/>
            <w:left w:val="none" w:sz="0" w:space="0" w:color="auto"/>
            <w:bottom w:val="none" w:sz="0" w:space="0" w:color="auto"/>
            <w:right w:val="none" w:sz="0" w:space="0" w:color="auto"/>
          </w:divBdr>
        </w:div>
        <w:div w:id="275987772">
          <w:marLeft w:val="480"/>
          <w:marRight w:val="0"/>
          <w:marTop w:val="0"/>
          <w:marBottom w:val="0"/>
          <w:divBdr>
            <w:top w:val="none" w:sz="0" w:space="0" w:color="auto"/>
            <w:left w:val="none" w:sz="0" w:space="0" w:color="auto"/>
            <w:bottom w:val="none" w:sz="0" w:space="0" w:color="auto"/>
            <w:right w:val="none" w:sz="0" w:space="0" w:color="auto"/>
          </w:divBdr>
        </w:div>
        <w:div w:id="1182158537">
          <w:marLeft w:val="480"/>
          <w:marRight w:val="0"/>
          <w:marTop w:val="0"/>
          <w:marBottom w:val="0"/>
          <w:divBdr>
            <w:top w:val="none" w:sz="0" w:space="0" w:color="auto"/>
            <w:left w:val="none" w:sz="0" w:space="0" w:color="auto"/>
            <w:bottom w:val="none" w:sz="0" w:space="0" w:color="auto"/>
            <w:right w:val="none" w:sz="0" w:space="0" w:color="auto"/>
          </w:divBdr>
        </w:div>
        <w:div w:id="468204519">
          <w:marLeft w:val="480"/>
          <w:marRight w:val="0"/>
          <w:marTop w:val="0"/>
          <w:marBottom w:val="0"/>
          <w:divBdr>
            <w:top w:val="none" w:sz="0" w:space="0" w:color="auto"/>
            <w:left w:val="none" w:sz="0" w:space="0" w:color="auto"/>
            <w:bottom w:val="none" w:sz="0" w:space="0" w:color="auto"/>
            <w:right w:val="none" w:sz="0" w:space="0" w:color="auto"/>
          </w:divBdr>
        </w:div>
        <w:div w:id="742265839">
          <w:marLeft w:val="480"/>
          <w:marRight w:val="0"/>
          <w:marTop w:val="0"/>
          <w:marBottom w:val="0"/>
          <w:divBdr>
            <w:top w:val="none" w:sz="0" w:space="0" w:color="auto"/>
            <w:left w:val="none" w:sz="0" w:space="0" w:color="auto"/>
            <w:bottom w:val="none" w:sz="0" w:space="0" w:color="auto"/>
            <w:right w:val="none" w:sz="0" w:space="0" w:color="auto"/>
          </w:divBdr>
        </w:div>
        <w:div w:id="1218709549">
          <w:marLeft w:val="480"/>
          <w:marRight w:val="0"/>
          <w:marTop w:val="0"/>
          <w:marBottom w:val="0"/>
          <w:divBdr>
            <w:top w:val="none" w:sz="0" w:space="0" w:color="auto"/>
            <w:left w:val="none" w:sz="0" w:space="0" w:color="auto"/>
            <w:bottom w:val="none" w:sz="0" w:space="0" w:color="auto"/>
            <w:right w:val="none" w:sz="0" w:space="0" w:color="auto"/>
          </w:divBdr>
        </w:div>
        <w:div w:id="1011221476">
          <w:marLeft w:val="480"/>
          <w:marRight w:val="0"/>
          <w:marTop w:val="0"/>
          <w:marBottom w:val="0"/>
          <w:divBdr>
            <w:top w:val="none" w:sz="0" w:space="0" w:color="auto"/>
            <w:left w:val="none" w:sz="0" w:space="0" w:color="auto"/>
            <w:bottom w:val="none" w:sz="0" w:space="0" w:color="auto"/>
            <w:right w:val="none" w:sz="0" w:space="0" w:color="auto"/>
          </w:divBdr>
        </w:div>
        <w:div w:id="1449161386">
          <w:marLeft w:val="480"/>
          <w:marRight w:val="0"/>
          <w:marTop w:val="0"/>
          <w:marBottom w:val="0"/>
          <w:divBdr>
            <w:top w:val="none" w:sz="0" w:space="0" w:color="auto"/>
            <w:left w:val="none" w:sz="0" w:space="0" w:color="auto"/>
            <w:bottom w:val="none" w:sz="0" w:space="0" w:color="auto"/>
            <w:right w:val="none" w:sz="0" w:space="0" w:color="auto"/>
          </w:divBdr>
        </w:div>
        <w:div w:id="499544187">
          <w:marLeft w:val="480"/>
          <w:marRight w:val="0"/>
          <w:marTop w:val="0"/>
          <w:marBottom w:val="0"/>
          <w:divBdr>
            <w:top w:val="none" w:sz="0" w:space="0" w:color="auto"/>
            <w:left w:val="none" w:sz="0" w:space="0" w:color="auto"/>
            <w:bottom w:val="none" w:sz="0" w:space="0" w:color="auto"/>
            <w:right w:val="none" w:sz="0" w:space="0" w:color="auto"/>
          </w:divBdr>
        </w:div>
        <w:div w:id="1490711851">
          <w:marLeft w:val="480"/>
          <w:marRight w:val="0"/>
          <w:marTop w:val="0"/>
          <w:marBottom w:val="0"/>
          <w:divBdr>
            <w:top w:val="none" w:sz="0" w:space="0" w:color="auto"/>
            <w:left w:val="none" w:sz="0" w:space="0" w:color="auto"/>
            <w:bottom w:val="none" w:sz="0" w:space="0" w:color="auto"/>
            <w:right w:val="none" w:sz="0" w:space="0" w:color="auto"/>
          </w:divBdr>
        </w:div>
        <w:div w:id="222176223">
          <w:marLeft w:val="480"/>
          <w:marRight w:val="0"/>
          <w:marTop w:val="0"/>
          <w:marBottom w:val="0"/>
          <w:divBdr>
            <w:top w:val="none" w:sz="0" w:space="0" w:color="auto"/>
            <w:left w:val="none" w:sz="0" w:space="0" w:color="auto"/>
            <w:bottom w:val="none" w:sz="0" w:space="0" w:color="auto"/>
            <w:right w:val="none" w:sz="0" w:space="0" w:color="auto"/>
          </w:divBdr>
        </w:div>
        <w:div w:id="934094243">
          <w:marLeft w:val="480"/>
          <w:marRight w:val="0"/>
          <w:marTop w:val="0"/>
          <w:marBottom w:val="0"/>
          <w:divBdr>
            <w:top w:val="none" w:sz="0" w:space="0" w:color="auto"/>
            <w:left w:val="none" w:sz="0" w:space="0" w:color="auto"/>
            <w:bottom w:val="none" w:sz="0" w:space="0" w:color="auto"/>
            <w:right w:val="none" w:sz="0" w:space="0" w:color="auto"/>
          </w:divBdr>
        </w:div>
        <w:div w:id="1598512853">
          <w:marLeft w:val="480"/>
          <w:marRight w:val="0"/>
          <w:marTop w:val="0"/>
          <w:marBottom w:val="0"/>
          <w:divBdr>
            <w:top w:val="none" w:sz="0" w:space="0" w:color="auto"/>
            <w:left w:val="none" w:sz="0" w:space="0" w:color="auto"/>
            <w:bottom w:val="none" w:sz="0" w:space="0" w:color="auto"/>
            <w:right w:val="none" w:sz="0" w:space="0" w:color="auto"/>
          </w:divBdr>
        </w:div>
        <w:div w:id="893733448">
          <w:marLeft w:val="480"/>
          <w:marRight w:val="0"/>
          <w:marTop w:val="0"/>
          <w:marBottom w:val="0"/>
          <w:divBdr>
            <w:top w:val="none" w:sz="0" w:space="0" w:color="auto"/>
            <w:left w:val="none" w:sz="0" w:space="0" w:color="auto"/>
            <w:bottom w:val="none" w:sz="0" w:space="0" w:color="auto"/>
            <w:right w:val="none" w:sz="0" w:space="0" w:color="auto"/>
          </w:divBdr>
        </w:div>
        <w:div w:id="1367289055">
          <w:marLeft w:val="480"/>
          <w:marRight w:val="0"/>
          <w:marTop w:val="0"/>
          <w:marBottom w:val="0"/>
          <w:divBdr>
            <w:top w:val="none" w:sz="0" w:space="0" w:color="auto"/>
            <w:left w:val="none" w:sz="0" w:space="0" w:color="auto"/>
            <w:bottom w:val="none" w:sz="0" w:space="0" w:color="auto"/>
            <w:right w:val="none" w:sz="0" w:space="0" w:color="auto"/>
          </w:divBdr>
        </w:div>
        <w:div w:id="1812477168">
          <w:marLeft w:val="480"/>
          <w:marRight w:val="0"/>
          <w:marTop w:val="0"/>
          <w:marBottom w:val="0"/>
          <w:divBdr>
            <w:top w:val="none" w:sz="0" w:space="0" w:color="auto"/>
            <w:left w:val="none" w:sz="0" w:space="0" w:color="auto"/>
            <w:bottom w:val="none" w:sz="0" w:space="0" w:color="auto"/>
            <w:right w:val="none" w:sz="0" w:space="0" w:color="auto"/>
          </w:divBdr>
        </w:div>
        <w:div w:id="1608931434">
          <w:marLeft w:val="480"/>
          <w:marRight w:val="0"/>
          <w:marTop w:val="0"/>
          <w:marBottom w:val="0"/>
          <w:divBdr>
            <w:top w:val="none" w:sz="0" w:space="0" w:color="auto"/>
            <w:left w:val="none" w:sz="0" w:space="0" w:color="auto"/>
            <w:bottom w:val="none" w:sz="0" w:space="0" w:color="auto"/>
            <w:right w:val="none" w:sz="0" w:space="0" w:color="auto"/>
          </w:divBdr>
        </w:div>
        <w:div w:id="33508020">
          <w:marLeft w:val="480"/>
          <w:marRight w:val="0"/>
          <w:marTop w:val="0"/>
          <w:marBottom w:val="0"/>
          <w:divBdr>
            <w:top w:val="none" w:sz="0" w:space="0" w:color="auto"/>
            <w:left w:val="none" w:sz="0" w:space="0" w:color="auto"/>
            <w:bottom w:val="none" w:sz="0" w:space="0" w:color="auto"/>
            <w:right w:val="none" w:sz="0" w:space="0" w:color="auto"/>
          </w:divBdr>
        </w:div>
        <w:div w:id="21978751">
          <w:marLeft w:val="480"/>
          <w:marRight w:val="0"/>
          <w:marTop w:val="0"/>
          <w:marBottom w:val="0"/>
          <w:divBdr>
            <w:top w:val="none" w:sz="0" w:space="0" w:color="auto"/>
            <w:left w:val="none" w:sz="0" w:space="0" w:color="auto"/>
            <w:bottom w:val="none" w:sz="0" w:space="0" w:color="auto"/>
            <w:right w:val="none" w:sz="0" w:space="0" w:color="auto"/>
          </w:divBdr>
        </w:div>
        <w:div w:id="1565876962">
          <w:marLeft w:val="480"/>
          <w:marRight w:val="0"/>
          <w:marTop w:val="0"/>
          <w:marBottom w:val="0"/>
          <w:divBdr>
            <w:top w:val="none" w:sz="0" w:space="0" w:color="auto"/>
            <w:left w:val="none" w:sz="0" w:space="0" w:color="auto"/>
            <w:bottom w:val="none" w:sz="0" w:space="0" w:color="auto"/>
            <w:right w:val="none" w:sz="0" w:space="0" w:color="auto"/>
          </w:divBdr>
        </w:div>
        <w:div w:id="229654191">
          <w:marLeft w:val="480"/>
          <w:marRight w:val="0"/>
          <w:marTop w:val="0"/>
          <w:marBottom w:val="0"/>
          <w:divBdr>
            <w:top w:val="none" w:sz="0" w:space="0" w:color="auto"/>
            <w:left w:val="none" w:sz="0" w:space="0" w:color="auto"/>
            <w:bottom w:val="none" w:sz="0" w:space="0" w:color="auto"/>
            <w:right w:val="none" w:sz="0" w:space="0" w:color="auto"/>
          </w:divBdr>
        </w:div>
        <w:div w:id="1551964766">
          <w:marLeft w:val="480"/>
          <w:marRight w:val="0"/>
          <w:marTop w:val="0"/>
          <w:marBottom w:val="0"/>
          <w:divBdr>
            <w:top w:val="none" w:sz="0" w:space="0" w:color="auto"/>
            <w:left w:val="none" w:sz="0" w:space="0" w:color="auto"/>
            <w:bottom w:val="none" w:sz="0" w:space="0" w:color="auto"/>
            <w:right w:val="none" w:sz="0" w:space="0" w:color="auto"/>
          </w:divBdr>
        </w:div>
        <w:div w:id="332685963">
          <w:marLeft w:val="480"/>
          <w:marRight w:val="0"/>
          <w:marTop w:val="0"/>
          <w:marBottom w:val="0"/>
          <w:divBdr>
            <w:top w:val="none" w:sz="0" w:space="0" w:color="auto"/>
            <w:left w:val="none" w:sz="0" w:space="0" w:color="auto"/>
            <w:bottom w:val="none" w:sz="0" w:space="0" w:color="auto"/>
            <w:right w:val="none" w:sz="0" w:space="0" w:color="auto"/>
          </w:divBdr>
        </w:div>
        <w:div w:id="107550600">
          <w:marLeft w:val="480"/>
          <w:marRight w:val="0"/>
          <w:marTop w:val="0"/>
          <w:marBottom w:val="0"/>
          <w:divBdr>
            <w:top w:val="none" w:sz="0" w:space="0" w:color="auto"/>
            <w:left w:val="none" w:sz="0" w:space="0" w:color="auto"/>
            <w:bottom w:val="none" w:sz="0" w:space="0" w:color="auto"/>
            <w:right w:val="none" w:sz="0" w:space="0" w:color="auto"/>
          </w:divBdr>
        </w:div>
        <w:div w:id="992415703">
          <w:marLeft w:val="480"/>
          <w:marRight w:val="0"/>
          <w:marTop w:val="0"/>
          <w:marBottom w:val="0"/>
          <w:divBdr>
            <w:top w:val="none" w:sz="0" w:space="0" w:color="auto"/>
            <w:left w:val="none" w:sz="0" w:space="0" w:color="auto"/>
            <w:bottom w:val="none" w:sz="0" w:space="0" w:color="auto"/>
            <w:right w:val="none" w:sz="0" w:space="0" w:color="auto"/>
          </w:divBdr>
        </w:div>
        <w:div w:id="773132402">
          <w:marLeft w:val="480"/>
          <w:marRight w:val="0"/>
          <w:marTop w:val="0"/>
          <w:marBottom w:val="0"/>
          <w:divBdr>
            <w:top w:val="none" w:sz="0" w:space="0" w:color="auto"/>
            <w:left w:val="none" w:sz="0" w:space="0" w:color="auto"/>
            <w:bottom w:val="none" w:sz="0" w:space="0" w:color="auto"/>
            <w:right w:val="none" w:sz="0" w:space="0" w:color="auto"/>
          </w:divBdr>
        </w:div>
        <w:div w:id="2002611075">
          <w:marLeft w:val="480"/>
          <w:marRight w:val="0"/>
          <w:marTop w:val="0"/>
          <w:marBottom w:val="0"/>
          <w:divBdr>
            <w:top w:val="none" w:sz="0" w:space="0" w:color="auto"/>
            <w:left w:val="none" w:sz="0" w:space="0" w:color="auto"/>
            <w:bottom w:val="none" w:sz="0" w:space="0" w:color="auto"/>
            <w:right w:val="none" w:sz="0" w:space="0" w:color="auto"/>
          </w:divBdr>
        </w:div>
        <w:div w:id="616176694">
          <w:marLeft w:val="480"/>
          <w:marRight w:val="0"/>
          <w:marTop w:val="0"/>
          <w:marBottom w:val="0"/>
          <w:divBdr>
            <w:top w:val="none" w:sz="0" w:space="0" w:color="auto"/>
            <w:left w:val="none" w:sz="0" w:space="0" w:color="auto"/>
            <w:bottom w:val="none" w:sz="0" w:space="0" w:color="auto"/>
            <w:right w:val="none" w:sz="0" w:space="0" w:color="auto"/>
          </w:divBdr>
        </w:div>
        <w:div w:id="1483081855">
          <w:marLeft w:val="480"/>
          <w:marRight w:val="0"/>
          <w:marTop w:val="0"/>
          <w:marBottom w:val="0"/>
          <w:divBdr>
            <w:top w:val="none" w:sz="0" w:space="0" w:color="auto"/>
            <w:left w:val="none" w:sz="0" w:space="0" w:color="auto"/>
            <w:bottom w:val="none" w:sz="0" w:space="0" w:color="auto"/>
            <w:right w:val="none" w:sz="0" w:space="0" w:color="auto"/>
          </w:divBdr>
        </w:div>
        <w:div w:id="1989700004">
          <w:marLeft w:val="480"/>
          <w:marRight w:val="0"/>
          <w:marTop w:val="0"/>
          <w:marBottom w:val="0"/>
          <w:divBdr>
            <w:top w:val="none" w:sz="0" w:space="0" w:color="auto"/>
            <w:left w:val="none" w:sz="0" w:space="0" w:color="auto"/>
            <w:bottom w:val="none" w:sz="0" w:space="0" w:color="auto"/>
            <w:right w:val="none" w:sz="0" w:space="0" w:color="auto"/>
          </w:divBdr>
        </w:div>
        <w:div w:id="1772312502">
          <w:marLeft w:val="480"/>
          <w:marRight w:val="0"/>
          <w:marTop w:val="0"/>
          <w:marBottom w:val="0"/>
          <w:divBdr>
            <w:top w:val="none" w:sz="0" w:space="0" w:color="auto"/>
            <w:left w:val="none" w:sz="0" w:space="0" w:color="auto"/>
            <w:bottom w:val="none" w:sz="0" w:space="0" w:color="auto"/>
            <w:right w:val="none" w:sz="0" w:space="0" w:color="auto"/>
          </w:divBdr>
        </w:div>
        <w:div w:id="222451421">
          <w:marLeft w:val="480"/>
          <w:marRight w:val="0"/>
          <w:marTop w:val="0"/>
          <w:marBottom w:val="0"/>
          <w:divBdr>
            <w:top w:val="none" w:sz="0" w:space="0" w:color="auto"/>
            <w:left w:val="none" w:sz="0" w:space="0" w:color="auto"/>
            <w:bottom w:val="none" w:sz="0" w:space="0" w:color="auto"/>
            <w:right w:val="none" w:sz="0" w:space="0" w:color="auto"/>
          </w:divBdr>
        </w:div>
        <w:div w:id="1838615385">
          <w:marLeft w:val="480"/>
          <w:marRight w:val="0"/>
          <w:marTop w:val="0"/>
          <w:marBottom w:val="0"/>
          <w:divBdr>
            <w:top w:val="none" w:sz="0" w:space="0" w:color="auto"/>
            <w:left w:val="none" w:sz="0" w:space="0" w:color="auto"/>
            <w:bottom w:val="none" w:sz="0" w:space="0" w:color="auto"/>
            <w:right w:val="none" w:sz="0" w:space="0" w:color="auto"/>
          </w:divBdr>
        </w:div>
        <w:div w:id="1899438012">
          <w:marLeft w:val="480"/>
          <w:marRight w:val="0"/>
          <w:marTop w:val="0"/>
          <w:marBottom w:val="0"/>
          <w:divBdr>
            <w:top w:val="none" w:sz="0" w:space="0" w:color="auto"/>
            <w:left w:val="none" w:sz="0" w:space="0" w:color="auto"/>
            <w:bottom w:val="none" w:sz="0" w:space="0" w:color="auto"/>
            <w:right w:val="none" w:sz="0" w:space="0" w:color="auto"/>
          </w:divBdr>
        </w:div>
        <w:div w:id="1921937252">
          <w:marLeft w:val="480"/>
          <w:marRight w:val="0"/>
          <w:marTop w:val="0"/>
          <w:marBottom w:val="0"/>
          <w:divBdr>
            <w:top w:val="none" w:sz="0" w:space="0" w:color="auto"/>
            <w:left w:val="none" w:sz="0" w:space="0" w:color="auto"/>
            <w:bottom w:val="none" w:sz="0" w:space="0" w:color="auto"/>
            <w:right w:val="none" w:sz="0" w:space="0" w:color="auto"/>
          </w:divBdr>
        </w:div>
        <w:div w:id="14814742">
          <w:marLeft w:val="480"/>
          <w:marRight w:val="0"/>
          <w:marTop w:val="0"/>
          <w:marBottom w:val="0"/>
          <w:divBdr>
            <w:top w:val="none" w:sz="0" w:space="0" w:color="auto"/>
            <w:left w:val="none" w:sz="0" w:space="0" w:color="auto"/>
            <w:bottom w:val="none" w:sz="0" w:space="0" w:color="auto"/>
            <w:right w:val="none" w:sz="0" w:space="0" w:color="auto"/>
          </w:divBdr>
        </w:div>
        <w:div w:id="1590961967">
          <w:marLeft w:val="480"/>
          <w:marRight w:val="0"/>
          <w:marTop w:val="0"/>
          <w:marBottom w:val="0"/>
          <w:divBdr>
            <w:top w:val="none" w:sz="0" w:space="0" w:color="auto"/>
            <w:left w:val="none" w:sz="0" w:space="0" w:color="auto"/>
            <w:bottom w:val="none" w:sz="0" w:space="0" w:color="auto"/>
            <w:right w:val="none" w:sz="0" w:space="0" w:color="auto"/>
          </w:divBdr>
        </w:div>
        <w:div w:id="1275139019">
          <w:marLeft w:val="480"/>
          <w:marRight w:val="0"/>
          <w:marTop w:val="0"/>
          <w:marBottom w:val="0"/>
          <w:divBdr>
            <w:top w:val="none" w:sz="0" w:space="0" w:color="auto"/>
            <w:left w:val="none" w:sz="0" w:space="0" w:color="auto"/>
            <w:bottom w:val="none" w:sz="0" w:space="0" w:color="auto"/>
            <w:right w:val="none" w:sz="0" w:space="0" w:color="auto"/>
          </w:divBdr>
        </w:div>
        <w:div w:id="1405251460">
          <w:marLeft w:val="480"/>
          <w:marRight w:val="0"/>
          <w:marTop w:val="0"/>
          <w:marBottom w:val="0"/>
          <w:divBdr>
            <w:top w:val="none" w:sz="0" w:space="0" w:color="auto"/>
            <w:left w:val="none" w:sz="0" w:space="0" w:color="auto"/>
            <w:bottom w:val="none" w:sz="0" w:space="0" w:color="auto"/>
            <w:right w:val="none" w:sz="0" w:space="0" w:color="auto"/>
          </w:divBdr>
        </w:div>
        <w:div w:id="911428997">
          <w:marLeft w:val="480"/>
          <w:marRight w:val="0"/>
          <w:marTop w:val="0"/>
          <w:marBottom w:val="0"/>
          <w:divBdr>
            <w:top w:val="none" w:sz="0" w:space="0" w:color="auto"/>
            <w:left w:val="none" w:sz="0" w:space="0" w:color="auto"/>
            <w:bottom w:val="none" w:sz="0" w:space="0" w:color="auto"/>
            <w:right w:val="none" w:sz="0" w:space="0" w:color="auto"/>
          </w:divBdr>
        </w:div>
        <w:div w:id="247155028">
          <w:marLeft w:val="480"/>
          <w:marRight w:val="0"/>
          <w:marTop w:val="0"/>
          <w:marBottom w:val="0"/>
          <w:divBdr>
            <w:top w:val="none" w:sz="0" w:space="0" w:color="auto"/>
            <w:left w:val="none" w:sz="0" w:space="0" w:color="auto"/>
            <w:bottom w:val="none" w:sz="0" w:space="0" w:color="auto"/>
            <w:right w:val="none" w:sz="0" w:space="0" w:color="auto"/>
          </w:divBdr>
        </w:div>
        <w:div w:id="682126207">
          <w:marLeft w:val="480"/>
          <w:marRight w:val="0"/>
          <w:marTop w:val="0"/>
          <w:marBottom w:val="0"/>
          <w:divBdr>
            <w:top w:val="none" w:sz="0" w:space="0" w:color="auto"/>
            <w:left w:val="none" w:sz="0" w:space="0" w:color="auto"/>
            <w:bottom w:val="none" w:sz="0" w:space="0" w:color="auto"/>
            <w:right w:val="none" w:sz="0" w:space="0" w:color="auto"/>
          </w:divBdr>
        </w:div>
        <w:div w:id="52041959">
          <w:marLeft w:val="480"/>
          <w:marRight w:val="0"/>
          <w:marTop w:val="0"/>
          <w:marBottom w:val="0"/>
          <w:divBdr>
            <w:top w:val="none" w:sz="0" w:space="0" w:color="auto"/>
            <w:left w:val="none" w:sz="0" w:space="0" w:color="auto"/>
            <w:bottom w:val="none" w:sz="0" w:space="0" w:color="auto"/>
            <w:right w:val="none" w:sz="0" w:space="0" w:color="auto"/>
          </w:divBdr>
        </w:div>
        <w:div w:id="1761564561">
          <w:marLeft w:val="480"/>
          <w:marRight w:val="0"/>
          <w:marTop w:val="0"/>
          <w:marBottom w:val="0"/>
          <w:divBdr>
            <w:top w:val="none" w:sz="0" w:space="0" w:color="auto"/>
            <w:left w:val="none" w:sz="0" w:space="0" w:color="auto"/>
            <w:bottom w:val="none" w:sz="0" w:space="0" w:color="auto"/>
            <w:right w:val="none" w:sz="0" w:space="0" w:color="auto"/>
          </w:divBdr>
        </w:div>
        <w:div w:id="2084401339">
          <w:marLeft w:val="480"/>
          <w:marRight w:val="0"/>
          <w:marTop w:val="0"/>
          <w:marBottom w:val="0"/>
          <w:divBdr>
            <w:top w:val="none" w:sz="0" w:space="0" w:color="auto"/>
            <w:left w:val="none" w:sz="0" w:space="0" w:color="auto"/>
            <w:bottom w:val="none" w:sz="0" w:space="0" w:color="auto"/>
            <w:right w:val="none" w:sz="0" w:space="0" w:color="auto"/>
          </w:divBdr>
        </w:div>
        <w:div w:id="1305038290">
          <w:marLeft w:val="480"/>
          <w:marRight w:val="0"/>
          <w:marTop w:val="0"/>
          <w:marBottom w:val="0"/>
          <w:divBdr>
            <w:top w:val="none" w:sz="0" w:space="0" w:color="auto"/>
            <w:left w:val="none" w:sz="0" w:space="0" w:color="auto"/>
            <w:bottom w:val="none" w:sz="0" w:space="0" w:color="auto"/>
            <w:right w:val="none" w:sz="0" w:space="0" w:color="auto"/>
          </w:divBdr>
        </w:div>
        <w:div w:id="206915329">
          <w:marLeft w:val="480"/>
          <w:marRight w:val="0"/>
          <w:marTop w:val="0"/>
          <w:marBottom w:val="0"/>
          <w:divBdr>
            <w:top w:val="none" w:sz="0" w:space="0" w:color="auto"/>
            <w:left w:val="none" w:sz="0" w:space="0" w:color="auto"/>
            <w:bottom w:val="none" w:sz="0" w:space="0" w:color="auto"/>
            <w:right w:val="none" w:sz="0" w:space="0" w:color="auto"/>
          </w:divBdr>
        </w:div>
        <w:div w:id="421755023">
          <w:marLeft w:val="480"/>
          <w:marRight w:val="0"/>
          <w:marTop w:val="0"/>
          <w:marBottom w:val="0"/>
          <w:divBdr>
            <w:top w:val="none" w:sz="0" w:space="0" w:color="auto"/>
            <w:left w:val="none" w:sz="0" w:space="0" w:color="auto"/>
            <w:bottom w:val="none" w:sz="0" w:space="0" w:color="auto"/>
            <w:right w:val="none" w:sz="0" w:space="0" w:color="auto"/>
          </w:divBdr>
        </w:div>
        <w:div w:id="862861665">
          <w:marLeft w:val="480"/>
          <w:marRight w:val="0"/>
          <w:marTop w:val="0"/>
          <w:marBottom w:val="0"/>
          <w:divBdr>
            <w:top w:val="none" w:sz="0" w:space="0" w:color="auto"/>
            <w:left w:val="none" w:sz="0" w:space="0" w:color="auto"/>
            <w:bottom w:val="none" w:sz="0" w:space="0" w:color="auto"/>
            <w:right w:val="none" w:sz="0" w:space="0" w:color="auto"/>
          </w:divBdr>
        </w:div>
        <w:div w:id="1344359203">
          <w:marLeft w:val="480"/>
          <w:marRight w:val="0"/>
          <w:marTop w:val="0"/>
          <w:marBottom w:val="0"/>
          <w:divBdr>
            <w:top w:val="none" w:sz="0" w:space="0" w:color="auto"/>
            <w:left w:val="none" w:sz="0" w:space="0" w:color="auto"/>
            <w:bottom w:val="none" w:sz="0" w:space="0" w:color="auto"/>
            <w:right w:val="none" w:sz="0" w:space="0" w:color="auto"/>
          </w:divBdr>
        </w:div>
        <w:div w:id="494541220">
          <w:marLeft w:val="480"/>
          <w:marRight w:val="0"/>
          <w:marTop w:val="0"/>
          <w:marBottom w:val="0"/>
          <w:divBdr>
            <w:top w:val="none" w:sz="0" w:space="0" w:color="auto"/>
            <w:left w:val="none" w:sz="0" w:space="0" w:color="auto"/>
            <w:bottom w:val="none" w:sz="0" w:space="0" w:color="auto"/>
            <w:right w:val="none" w:sz="0" w:space="0" w:color="auto"/>
          </w:divBdr>
        </w:div>
        <w:div w:id="1070736719">
          <w:marLeft w:val="480"/>
          <w:marRight w:val="0"/>
          <w:marTop w:val="0"/>
          <w:marBottom w:val="0"/>
          <w:divBdr>
            <w:top w:val="none" w:sz="0" w:space="0" w:color="auto"/>
            <w:left w:val="none" w:sz="0" w:space="0" w:color="auto"/>
            <w:bottom w:val="none" w:sz="0" w:space="0" w:color="auto"/>
            <w:right w:val="none" w:sz="0" w:space="0" w:color="auto"/>
          </w:divBdr>
        </w:div>
      </w:divsChild>
    </w:div>
    <w:div w:id="1640454391">
      <w:bodyDiv w:val="1"/>
      <w:marLeft w:val="0"/>
      <w:marRight w:val="0"/>
      <w:marTop w:val="0"/>
      <w:marBottom w:val="0"/>
      <w:divBdr>
        <w:top w:val="none" w:sz="0" w:space="0" w:color="auto"/>
        <w:left w:val="none" w:sz="0" w:space="0" w:color="auto"/>
        <w:bottom w:val="none" w:sz="0" w:space="0" w:color="auto"/>
        <w:right w:val="none" w:sz="0" w:space="0" w:color="auto"/>
      </w:divBdr>
    </w:div>
    <w:div w:id="1641619398">
      <w:bodyDiv w:val="1"/>
      <w:marLeft w:val="0"/>
      <w:marRight w:val="0"/>
      <w:marTop w:val="0"/>
      <w:marBottom w:val="0"/>
      <w:divBdr>
        <w:top w:val="none" w:sz="0" w:space="0" w:color="auto"/>
        <w:left w:val="none" w:sz="0" w:space="0" w:color="auto"/>
        <w:bottom w:val="none" w:sz="0" w:space="0" w:color="auto"/>
        <w:right w:val="none" w:sz="0" w:space="0" w:color="auto"/>
      </w:divBdr>
    </w:div>
    <w:div w:id="1641955204">
      <w:bodyDiv w:val="1"/>
      <w:marLeft w:val="0"/>
      <w:marRight w:val="0"/>
      <w:marTop w:val="0"/>
      <w:marBottom w:val="0"/>
      <w:divBdr>
        <w:top w:val="none" w:sz="0" w:space="0" w:color="auto"/>
        <w:left w:val="none" w:sz="0" w:space="0" w:color="auto"/>
        <w:bottom w:val="none" w:sz="0" w:space="0" w:color="auto"/>
        <w:right w:val="none" w:sz="0" w:space="0" w:color="auto"/>
      </w:divBdr>
    </w:div>
    <w:div w:id="1644697130">
      <w:bodyDiv w:val="1"/>
      <w:marLeft w:val="0"/>
      <w:marRight w:val="0"/>
      <w:marTop w:val="0"/>
      <w:marBottom w:val="0"/>
      <w:divBdr>
        <w:top w:val="none" w:sz="0" w:space="0" w:color="auto"/>
        <w:left w:val="none" w:sz="0" w:space="0" w:color="auto"/>
        <w:bottom w:val="none" w:sz="0" w:space="0" w:color="auto"/>
        <w:right w:val="none" w:sz="0" w:space="0" w:color="auto"/>
      </w:divBdr>
    </w:div>
    <w:div w:id="1649363572">
      <w:bodyDiv w:val="1"/>
      <w:marLeft w:val="0"/>
      <w:marRight w:val="0"/>
      <w:marTop w:val="0"/>
      <w:marBottom w:val="0"/>
      <w:divBdr>
        <w:top w:val="none" w:sz="0" w:space="0" w:color="auto"/>
        <w:left w:val="none" w:sz="0" w:space="0" w:color="auto"/>
        <w:bottom w:val="none" w:sz="0" w:space="0" w:color="auto"/>
        <w:right w:val="none" w:sz="0" w:space="0" w:color="auto"/>
      </w:divBdr>
    </w:div>
    <w:div w:id="1654406707">
      <w:bodyDiv w:val="1"/>
      <w:marLeft w:val="0"/>
      <w:marRight w:val="0"/>
      <w:marTop w:val="0"/>
      <w:marBottom w:val="0"/>
      <w:divBdr>
        <w:top w:val="none" w:sz="0" w:space="0" w:color="auto"/>
        <w:left w:val="none" w:sz="0" w:space="0" w:color="auto"/>
        <w:bottom w:val="none" w:sz="0" w:space="0" w:color="auto"/>
        <w:right w:val="none" w:sz="0" w:space="0" w:color="auto"/>
      </w:divBdr>
    </w:div>
    <w:div w:id="1655335460">
      <w:bodyDiv w:val="1"/>
      <w:marLeft w:val="0"/>
      <w:marRight w:val="0"/>
      <w:marTop w:val="0"/>
      <w:marBottom w:val="0"/>
      <w:divBdr>
        <w:top w:val="none" w:sz="0" w:space="0" w:color="auto"/>
        <w:left w:val="none" w:sz="0" w:space="0" w:color="auto"/>
        <w:bottom w:val="none" w:sz="0" w:space="0" w:color="auto"/>
        <w:right w:val="none" w:sz="0" w:space="0" w:color="auto"/>
      </w:divBdr>
    </w:div>
    <w:div w:id="1657102814">
      <w:bodyDiv w:val="1"/>
      <w:marLeft w:val="0"/>
      <w:marRight w:val="0"/>
      <w:marTop w:val="0"/>
      <w:marBottom w:val="0"/>
      <w:divBdr>
        <w:top w:val="none" w:sz="0" w:space="0" w:color="auto"/>
        <w:left w:val="none" w:sz="0" w:space="0" w:color="auto"/>
        <w:bottom w:val="none" w:sz="0" w:space="0" w:color="auto"/>
        <w:right w:val="none" w:sz="0" w:space="0" w:color="auto"/>
      </w:divBdr>
    </w:div>
    <w:div w:id="1662153269">
      <w:bodyDiv w:val="1"/>
      <w:marLeft w:val="0"/>
      <w:marRight w:val="0"/>
      <w:marTop w:val="0"/>
      <w:marBottom w:val="0"/>
      <w:divBdr>
        <w:top w:val="none" w:sz="0" w:space="0" w:color="auto"/>
        <w:left w:val="none" w:sz="0" w:space="0" w:color="auto"/>
        <w:bottom w:val="none" w:sz="0" w:space="0" w:color="auto"/>
        <w:right w:val="none" w:sz="0" w:space="0" w:color="auto"/>
      </w:divBdr>
    </w:div>
    <w:div w:id="1664318100">
      <w:bodyDiv w:val="1"/>
      <w:marLeft w:val="0"/>
      <w:marRight w:val="0"/>
      <w:marTop w:val="0"/>
      <w:marBottom w:val="0"/>
      <w:divBdr>
        <w:top w:val="none" w:sz="0" w:space="0" w:color="auto"/>
        <w:left w:val="none" w:sz="0" w:space="0" w:color="auto"/>
        <w:bottom w:val="none" w:sz="0" w:space="0" w:color="auto"/>
        <w:right w:val="none" w:sz="0" w:space="0" w:color="auto"/>
      </w:divBdr>
    </w:div>
    <w:div w:id="1664699024">
      <w:bodyDiv w:val="1"/>
      <w:marLeft w:val="0"/>
      <w:marRight w:val="0"/>
      <w:marTop w:val="0"/>
      <w:marBottom w:val="0"/>
      <w:divBdr>
        <w:top w:val="none" w:sz="0" w:space="0" w:color="auto"/>
        <w:left w:val="none" w:sz="0" w:space="0" w:color="auto"/>
        <w:bottom w:val="none" w:sz="0" w:space="0" w:color="auto"/>
        <w:right w:val="none" w:sz="0" w:space="0" w:color="auto"/>
      </w:divBdr>
    </w:div>
    <w:div w:id="1667905260">
      <w:bodyDiv w:val="1"/>
      <w:marLeft w:val="0"/>
      <w:marRight w:val="0"/>
      <w:marTop w:val="0"/>
      <w:marBottom w:val="0"/>
      <w:divBdr>
        <w:top w:val="none" w:sz="0" w:space="0" w:color="auto"/>
        <w:left w:val="none" w:sz="0" w:space="0" w:color="auto"/>
        <w:bottom w:val="none" w:sz="0" w:space="0" w:color="auto"/>
        <w:right w:val="none" w:sz="0" w:space="0" w:color="auto"/>
      </w:divBdr>
    </w:div>
    <w:div w:id="1679969026">
      <w:bodyDiv w:val="1"/>
      <w:marLeft w:val="0"/>
      <w:marRight w:val="0"/>
      <w:marTop w:val="0"/>
      <w:marBottom w:val="0"/>
      <w:divBdr>
        <w:top w:val="none" w:sz="0" w:space="0" w:color="auto"/>
        <w:left w:val="none" w:sz="0" w:space="0" w:color="auto"/>
        <w:bottom w:val="none" w:sz="0" w:space="0" w:color="auto"/>
        <w:right w:val="none" w:sz="0" w:space="0" w:color="auto"/>
      </w:divBdr>
    </w:div>
    <w:div w:id="1689410356">
      <w:bodyDiv w:val="1"/>
      <w:marLeft w:val="0"/>
      <w:marRight w:val="0"/>
      <w:marTop w:val="0"/>
      <w:marBottom w:val="0"/>
      <w:divBdr>
        <w:top w:val="none" w:sz="0" w:space="0" w:color="auto"/>
        <w:left w:val="none" w:sz="0" w:space="0" w:color="auto"/>
        <w:bottom w:val="none" w:sz="0" w:space="0" w:color="auto"/>
        <w:right w:val="none" w:sz="0" w:space="0" w:color="auto"/>
      </w:divBdr>
    </w:div>
    <w:div w:id="1693532583">
      <w:bodyDiv w:val="1"/>
      <w:marLeft w:val="0"/>
      <w:marRight w:val="0"/>
      <w:marTop w:val="0"/>
      <w:marBottom w:val="0"/>
      <w:divBdr>
        <w:top w:val="none" w:sz="0" w:space="0" w:color="auto"/>
        <w:left w:val="none" w:sz="0" w:space="0" w:color="auto"/>
        <w:bottom w:val="none" w:sz="0" w:space="0" w:color="auto"/>
        <w:right w:val="none" w:sz="0" w:space="0" w:color="auto"/>
      </w:divBdr>
    </w:div>
    <w:div w:id="1701664424">
      <w:bodyDiv w:val="1"/>
      <w:marLeft w:val="0"/>
      <w:marRight w:val="0"/>
      <w:marTop w:val="0"/>
      <w:marBottom w:val="0"/>
      <w:divBdr>
        <w:top w:val="none" w:sz="0" w:space="0" w:color="auto"/>
        <w:left w:val="none" w:sz="0" w:space="0" w:color="auto"/>
        <w:bottom w:val="none" w:sz="0" w:space="0" w:color="auto"/>
        <w:right w:val="none" w:sz="0" w:space="0" w:color="auto"/>
      </w:divBdr>
      <w:divsChild>
        <w:div w:id="2513394">
          <w:marLeft w:val="480"/>
          <w:marRight w:val="0"/>
          <w:marTop w:val="0"/>
          <w:marBottom w:val="0"/>
          <w:divBdr>
            <w:top w:val="none" w:sz="0" w:space="0" w:color="auto"/>
            <w:left w:val="none" w:sz="0" w:space="0" w:color="auto"/>
            <w:bottom w:val="none" w:sz="0" w:space="0" w:color="auto"/>
            <w:right w:val="none" w:sz="0" w:space="0" w:color="auto"/>
          </w:divBdr>
        </w:div>
        <w:div w:id="83385597">
          <w:marLeft w:val="480"/>
          <w:marRight w:val="0"/>
          <w:marTop w:val="0"/>
          <w:marBottom w:val="0"/>
          <w:divBdr>
            <w:top w:val="none" w:sz="0" w:space="0" w:color="auto"/>
            <w:left w:val="none" w:sz="0" w:space="0" w:color="auto"/>
            <w:bottom w:val="none" w:sz="0" w:space="0" w:color="auto"/>
            <w:right w:val="none" w:sz="0" w:space="0" w:color="auto"/>
          </w:divBdr>
        </w:div>
        <w:div w:id="91903641">
          <w:marLeft w:val="480"/>
          <w:marRight w:val="0"/>
          <w:marTop w:val="0"/>
          <w:marBottom w:val="0"/>
          <w:divBdr>
            <w:top w:val="none" w:sz="0" w:space="0" w:color="auto"/>
            <w:left w:val="none" w:sz="0" w:space="0" w:color="auto"/>
            <w:bottom w:val="none" w:sz="0" w:space="0" w:color="auto"/>
            <w:right w:val="none" w:sz="0" w:space="0" w:color="auto"/>
          </w:divBdr>
        </w:div>
        <w:div w:id="105273016">
          <w:marLeft w:val="480"/>
          <w:marRight w:val="0"/>
          <w:marTop w:val="0"/>
          <w:marBottom w:val="0"/>
          <w:divBdr>
            <w:top w:val="none" w:sz="0" w:space="0" w:color="auto"/>
            <w:left w:val="none" w:sz="0" w:space="0" w:color="auto"/>
            <w:bottom w:val="none" w:sz="0" w:space="0" w:color="auto"/>
            <w:right w:val="none" w:sz="0" w:space="0" w:color="auto"/>
          </w:divBdr>
        </w:div>
        <w:div w:id="160241530">
          <w:marLeft w:val="480"/>
          <w:marRight w:val="0"/>
          <w:marTop w:val="0"/>
          <w:marBottom w:val="0"/>
          <w:divBdr>
            <w:top w:val="none" w:sz="0" w:space="0" w:color="auto"/>
            <w:left w:val="none" w:sz="0" w:space="0" w:color="auto"/>
            <w:bottom w:val="none" w:sz="0" w:space="0" w:color="auto"/>
            <w:right w:val="none" w:sz="0" w:space="0" w:color="auto"/>
          </w:divBdr>
        </w:div>
        <w:div w:id="178979437">
          <w:marLeft w:val="480"/>
          <w:marRight w:val="0"/>
          <w:marTop w:val="0"/>
          <w:marBottom w:val="0"/>
          <w:divBdr>
            <w:top w:val="none" w:sz="0" w:space="0" w:color="auto"/>
            <w:left w:val="none" w:sz="0" w:space="0" w:color="auto"/>
            <w:bottom w:val="none" w:sz="0" w:space="0" w:color="auto"/>
            <w:right w:val="none" w:sz="0" w:space="0" w:color="auto"/>
          </w:divBdr>
        </w:div>
        <w:div w:id="189224291">
          <w:marLeft w:val="480"/>
          <w:marRight w:val="0"/>
          <w:marTop w:val="0"/>
          <w:marBottom w:val="0"/>
          <w:divBdr>
            <w:top w:val="none" w:sz="0" w:space="0" w:color="auto"/>
            <w:left w:val="none" w:sz="0" w:space="0" w:color="auto"/>
            <w:bottom w:val="none" w:sz="0" w:space="0" w:color="auto"/>
            <w:right w:val="none" w:sz="0" w:space="0" w:color="auto"/>
          </w:divBdr>
        </w:div>
        <w:div w:id="207229171">
          <w:marLeft w:val="480"/>
          <w:marRight w:val="0"/>
          <w:marTop w:val="0"/>
          <w:marBottom w:val="0"/>
          <w:divBdr>
            <w:top w:val="none" w:sz="0" w:space="0" w:color="auto"/>
            <w:left w:val="none" w:sz="0" w:space="0" w:color="auto"/>
            <w:bottom w:val="none" w:sz="0" w:space="0" w:color="auto"/>
            <w:right w:val="none" w:sz="0" w:space="0" w:color="auto"/>
          </w:divBdr>
        </w:div>
        <w:div w:id="293760048">
          <w:marLeft w:val="480"/>
          <w:marRight w:val="0"/>
          <w:marTop w:val="0"/>
          <w:marBottom w:val="0"/>
          <w:divBdr>
            <w:top w:val="none" w:sz="0" w:space="0" w:color="auto"/>
            <w:left w:val="none" w:sz="0" w:space="0" w:color="auto"/>
            <w:bottom w:val="none" w:sz="0" w:space="0" w:color="auto"/>
            <w:right w:val="none" w:sz="0" w:space="0" w:color="auto"/>
          </w:divBdr>
        </w:div>
        <w:div w:id="293944643">
          <w:marLeft w:val="480"/>
          <w:marRight w:val="0"/>
          <w:marTop w:val="0"/>
          <w:marBottom w:val="0"/>
          <w:divBdr>
            <w:top w:val="none" w:sz="0" w:space="0" w:color="auto"/>
            <w:left w:val="none" w:sz="0" w:space="0" w:color="auto"/>
            <w:bottom w:val="none" w:sz="0" w:space="0" w:color="auto"/>
            <w:right w:val="none" w:sz="0" w:space="0" w:color="auto"/>
          </w:divBdr>
        </w:div>
        <w:div w:id="316691444">
          <w:marLeft w:val="480"/>
          <w:marRight w:val="0"/>
          <w:marTop w:val="0"/>
          <w:marBottom w:val="0"/>
          <w:divBdr>
            <w:top w:val="none" w:sz="0" w:space="0" w:color="auto"/>
            <w:left w:val="none" w:sz="0" w:space="0" w:color="auto"/>
            <w:bottom w:val="none" w:sz="0" w:space="0" w:color="auto"/>
            <w:right w:val="none" w:sz="0" w:space="0" w:color="auto"/>
          </w:divBdr>
        </w:div>
        <w:div w:id="335377603">
          <w:marLeft w:val="480"/>
          <w:marRight w:val="0"/>
          <w:marTop w:val="0"/>
          <w:marBottom w:val="0"/>
          <w:divBdr>
            <w:top w:val="none" w:sz="0" w:space="0" w:color="auto"/>
            <w:left w:val="none" w:sz="0" w:space="0" w:color="auto"/>
            <w:bottom w:val="none" w:sz="0" w:space="0" w:color="auto"/>
            <w:right w:val="none" w:sz="0" w:space="0" w:color="auto"/>
          </w:divBdr>
        </w:div>
        <w:div w:id="433021607">
          <w:marLeft w:val="480"/>
          <w:marRight w:val="0"/>
          <w:marTop w:val="0"/>
          <w:marBottom w:val="0"/>
          <w:divBdr>
            <w:top w:val="none" w:sz="0" w:space="0" w:color="auto"/>
            <w:left w:val="none" w:sz="0" w:space="0" w:color="auto"/>
            <w:bottom w:val="none" w:sz="0" w:space="0" w:color="auto"/>
            <w:right w:val="none" w:sz="0" w:space="0" w:color="auto"/>
          </w:divBdr>
        </w:div>
        <w:div w:id="478807159">
          <w:marLeft w:val="480"/>
          <w:marRight w:val="0"/>
          <w:marTop w:val="0"/>
          <w:marBottom w:val="0"/>
          <w:divBdr>
            <w:top w:val="none" w:sz="0" w:space="0" w:color="auto"/>
            <w:left w:val="none" w:sz="0" w:space="0" w:color="auto"/>
            <w:bottom w:val="none" w:sz="0" w:space="0" w:color="auto"/>
            <w:right w:val="none" w:sz="0" w:space="0" w:color="auto"/>
          </w:divBdr>
        </w:div>
        <w:div w:id="543908074">
          <w:marLeft w:val="480"/>
          <w:marRight w:val="0"/>
          <w:marTop w:val="0"/>
          <w:marBottom w:val="0"/>
          <w:divBdr>
            <w:top w:val="none" w:sz="0" w:space="0" w:color="auto"/>
            <w:left w:val="none" w:sz="0" w:space="0" w:color="auto"/>
            <w:bottom w:val="none" w:sz="0" w:space="0" w:color="auto"/>
            <w:right w:val="none" w:sz="0" w:space="0" w:color="auto"/>
          </w:divBdr>
        </w:div>
        <w:div w:id="623314699">
          <w:marLeft w:val="480"/>
          <w:marRight w:val="0"/>
          <w:marTop w:val="0"/>
          <w:marBottom w:val="0"/>
          <w:divBdr>
            <w:top w:val="none" w:sz="0" w:space="0" w:color="auto"/>
            <w:left w:val="none" w:sz="0" w:space="0" w:color="auto"/>
            <w:bottom w:val="none" w:sz="0" w:space="0" w:color="auto"/>
            <w:right w:val="none" w:sz="0" w:space="0" w:color="auto"/>
          </w:divBdr>
        </w:div>
        <w:div w:id="633679825">
          <w:marLeft w:val="480"/>
          <w:marRight w:val="0"/>
          <w:marTop w:val="0"/>
          <w:marBottom w:val="0"/>
          <w:divBdr>
            <w:top w:val="none" w:sz="0" w:space="0" w:color="auto"/>
            <w:left w:val="none" w:sz="0" w:space="0" w:color="auto"/>
            <w:bottom w:val="none" w:sz="0" w:space="0" w:color="auto"/>
            <w:right w:val="none" w:sz="0" w:space="0" w:color="auto"/>
          </w:divBdr>
        </w:div>
        <w:div w:id="683090015">
          <w:marLeft w:val="480"/>
          <w:marRight w:val="0"/>
          <w:marTop w:val="0"/>
          <w:marBottom w:val="0"/>
          <w:divBdr>
            <w:top w:val="none" w:sz="0" w:space="0" w:color="auto"/>
            <w:left w:val="none" w:sz="0" w:space="0" w:color="auto"/>
            <w:bottom w:val="none" w:sz="0" w:space="0" w:color="auto"/>
            <w:right w:val="none" w:sz="0" w:space="0" w:color="auto"/>
          </w:divBdr>
        </w:div>
        <w:div w:id="789470448">
          <w:marLeft w:val="480"/>
          <w:marRight w:val="0"/>
          <w:marTop w:val="0"/>
          <w:marBottom w:val="0"/>
          <w:divBdr>
            <w:top w:val="none" w:sz="0" w:space="0" w:color="auto"/>
            <w:left w:val="none" w:sz="0" w:space="0" w:color="auto"/>
            <w:bottom w:val="none" w:sz="0" w:space="0" w:color="auto"/>
            <w:right w:val="none" w:sz="0" w:space="0" w:color="auto"/>
          </w:divBdr>
        </w:div>
        <w:div w:id="863329415">
          <w:marLeft w:val="480"/>
          <w:marRight w:val="0"/>
          <w:marTop w:val="0"/>
          <w:marBottom w:val="0"/>
          <w:divBdr>
            <w:top w:val="none" w:sz="0" w:space="0" w:color="auto"/>
            <w:left w:val="none" w:sz="0" w:space="0" w:color="auto"/>
            <w:bottom w:val="none" w:sz="0" w:space="0" w:color="auto"/>
            <w:right w:val="none" w:sz="0" w:space="0" w:color="auto"/>
          </w:divBdr>
        </w:div>
        <w:div w:id="894000295">
          <w:marLeft w:val="480"/>
          <w:marRight w:val="0"/>
          <w:marTop w:val="0"/>
          <w:marBottom w:val="0"/>
          <w:divBdr>
            <w:top w:val="none" w:sz="0" w:space="0" w:color="auto"/>
            <w:left w:val="none" w:sz="0" w:space="0" w:color="auto"/>
            <w:bottom w:val="none" w:sz="0" w:space="0" w:color="auto"/>
            <w:right w:val="none" w:sz="0" w:space="0" w:color="auto"/>
          </w:divBdr>
        </w:div>
        <w:div w:id="934022295">
          <w:marLeft w:val="480"/>
          <w:marRight w:val="0"/>
          <w:marTop w:val="0"/>
          <w:marBottom w:val="0"/>
          <w:divBdr>
            <w:top w:val="none" w:sz="0" w:space="0" w:color="auto"/>
            <w:left w:val="none" w:sz="0" w:space="0" w:color="auto"/>
            <w:bottom w:val="none" w:sz="0" w:space="0" w:color="auto"/>
            <w:right w:val="none" w:sz="0" w:space="0" w:color="auto"/>
          </w:divBdr>
        </w:div>
        <w:div w:id="1008023096">
          <w:marLeft w:val="480"/>
          <w:marRight w:val="0"/>
          <w:marTop w:val="0"/>
          <w:marBottom w:val="0"/>
          <w:divBdr>
            <w:top w:val="none" w:sz="0" w:space="0" w:color="auto"/>
            <w:left w:val="none" w:sz="0" w:space="0" w:color="auto"/>
            <w:bottom w:val="none" w:sz="0" w:space="0" w:color="auto"/>
            <w:right w:val="none" w:sz="0" w:space="0" w:color="auto"/>
          </w:divBdr>
        </w:div>
        <w:div w:id="1025668712">
          <w:marLeft w:val="480"/>
          <w:marRight w:val="0"/>
          <w:marTop w:val="0"/>
          <w:marBottom w:val="0"/>
          <w:divBdr>
            <w:top w:val="none" w:sz="0" w:space="0" w:color="auto"/>
            <w:left w:val="none" w:sz="0" w:space="0" w:color="auto"/>
            <w:bottom w:val="none" w:sz="0" w:space="0" w:color="auto"/>
            <w:right w:val="none" w:sz="0" w:space="0" w:color="auto"/>
          </w:divBdr>
        </w:div>
        <w:div w:id="1059592816">
          <w:marLeft w:val="480"/>
          <w:marRight w:val="0"/>
          <w:marTop w:val="0"/>
          <w:marBottom w:val="0"/>
          <w:divBdr>
            <w:top w:val="none" w:sz="0" w:space="0" w:color="auto"/>
            <w:left w:val="none" w:sz="0" w:space="0" w:color="auto"/>
            <w:bottom w:val="none" w:sz="0" w:space="0" w:color="auto"/>
            <w:right w:val="none" w:sz="0" w:space="0" w:color="auto"/>
          </w:divBdr>
        </w:div>
        <w:div w:id="1073043151">
          <w:marLeft w:val="480"/>
          <w:marRight w:val="0"/>
          <w:marTop w:val="0"/>
          <w:marBottom w:val="0"/>
          <w:divBdr>
            <w:top w:val="none" w:sz="0" w:space="0" w:color="auto"/>
            <w:left w:val="none" w:sz="0" w:space="0" w:color="auto"/>
            <w:bottom w:val="none" w:sz="0" w:space="0" w:color="auto"/>
            <w:right w:val="none" w:sz="0" w:space="0" w:color="auto"/>
          </w:divBdr>
        </w:div>
        <w:div w:id="1084297187">
          <w:marLeft w:val="480"/>
          <w:marRight w:val="0"/>
          <w:marTop w:val="0"/>
          <w:marBottom w:val="0"/>
          <w:divBdr>
            <w:top w:val="none" w:sz="0" w:space="0" w:color="auto"/>
            <w:left w:val="none" w:sz="0" w:space="0" w:color="auto"/>
            <w:bottom w:val="none" w:sz="0" w:space="0" w:color="auto"/>
            <w:right w:val="none" w:sz="0" w:space="0" w:color="auto"/>
          </w:divBdr>
        </w:div>
        <w:div w:id="1088232972">
          <w:marLeft w:val="480"/>
          <w:marRight w:val="0"/>
          <w:marTop w:val="0"/>
          <w:marBottom w:val="0"/>
          <w:divBdr>
            <w:top w:val="none" w:sz="0" w:space="0" w:color="auto"/>
            <w:left w:val="none" w:sz="0" w:space="0" w:color="auto"/>
            <w:bottom w:val="none" w:sz="0" w:space="0" w:color="auto"/>
            <w:right w:val="none" w:sz="0" w:space="0" w:color="auto"/>
          </w:divBdr>
        </w:div>
        <w:div w:id="1089616652">
          <w:marLeft w:val="480"/>
          <w:marRight w:val="0"/>
          <w:marTop w:val="0"/>
          <w:marBottom w:val="0"/>
          <w:divBdr>
            <w:top w:val="none" w:sz="0" w:space="0" w:color="auto"/>
            <w:left w:val="none" w:sz="0" w:space="0" w:color="auto"/>
            <w:bottom w:val="none" w:sz="0" w:space="0" w:color="auto"/>
            <w:right w:val="none" w:sz="0" w:space="0" w:color="auto"/>
          </w:divBdr>
        </w:div>
        <w:div w:id="1113523525">
          <w:marLeft w:val="480"/>
          <w:marRight w:val="0"/>
          <w:marTop w:val="0"/>
          <w:marBottom w:val="0"/>
          <w:divBdr>
            <w:top w:val="none" w:sz="0" w:space="0" w:color="auto"/>
            <w:left w:val="none" w:sz="0" w:space="0" w:color="auto"/>
            <w:bottom w:val="none" w:sz="0" w:space="0" w:color="auto"/>
            <w:right w:val="none" w:sz="0" w:space="0" w:color="auto"/>
          </w:divBdr>
        </w:div>
        <w:div w:id="1188904903">
          <w:marLeft w:val="480"/>
          <w:marRight w:val="0"/>
          <w:marTop w:val="0"/>
          <w:marBottom w:val="0"/>
          <w:divBdr>
            <w:top w:val="none" w:sz="0" w:space="0" w:color="auto"/>
            <w:left w:val="none" w:sz="0" w:space="0" w:color="auto"/>
            <w:bottom w:val="none" w:sz="0" w:space="0" w:color="auto"/>
            <w:right w:val="none" w:sz="0" w:space="0" w:color="auto"/>
          </w:divBdr>
        </w:div>
        <w:div w:id="1218475609">
          <w:marLeft w:val="480"/>
          <w:marRight w:val="0"/>
          <w:marTop w:val="0"/>
          <w:marBottom w:val="0"/>
          <w:divBdr>
            <w:top w:val="none" w:sz="0" w:space="0" w:color="auto"/>
            <w:left w:val="none" w:sz="0" w:space="0" w:color="auto"/>
            <w:bottom w:val="none" w:sz="0" w:space="0" w:color="auto"/>
            <w:right w:val="none" w:sz="0" w:space="0" w:color="auto"/>
          </w:divBdr>
        </w:div>
        <w:div w:id="1227953379">
          <w:marLeft w:val="480"/>
          <w:marRight w:val="0"/>
          <w:marTop w:val="0"/>
          <w:marBottom w:val="0"/>
          <w:divBdr>
            <w:top w:val="none" w:sz="0" w:space="0" w:color="auto"/>
            <w:left w:val="none" w:sz="0" w:space="0" w:color="auto"/>
            <w:bottom w:val="none" w:sz="0" w:space="0" w:color="auto"/>
            <w:right w:val="none" w:sz="0" w:space="0" w:color="auto"/>
          </w:divBdr>
        </w:div>
        <w:div w:id="1234119332">
          <w:marLeft w:val="480"/>
          <w:marRight w:val="0"/>
          <w:marTop w:val="0"/>
          <w:marBottom w:val="0"/>
          <w:divBdr>
            <w:top w:val="none" w:sz="0" w:space="0" w:color="auto"/>
            <w:left w:val="none" w:sz="0" w:space="0" w:color="auto"/>
            <w:bottom w:val="none" w:sz="0" w:space="0" w:color="auto"/>
            <w:right w:val="none" w:sz="0" w:space="0" w:color="auto"/>
          </w:divBdr>
        </w:div>
        <w:div w:id="1261643499">
          <w:marLeft w:val="480"/>
          <w:marRight w:val="0"/>
          <w:marTop w:val="0"/>
          <w:marBottom w:val="0"/>
          <w:divBdr>
            <w:top w:val="none" w:sz="0" w:space="0" w:color="auto"/>
            <w:left w:val="none" w:sz="0" w:space="0" w:color="auto"/>
            <w:bottom w:val="none" w:sz="0" w:space="0" w:color="auto"/>
            <w:right w:val="none" w:sz="0" w:space="0" w:color="auto"/>
          </w:divBdr>
        </w:div>
        <w:div w:id="1332298321">
          <w:marLeft w:val="480"/>
          <w:marRight w:val="0"/>
          <w:marTop w:val="0"/>
          <w:marBottom w:val="0"/>
          <w:divBdr>
            <w:top w:val="none" w:sz="0" w:space="0" w:color="auto"/>
            <w:left w:val="none" w:sz="0" w:space="0" w:color="auto"/>
            <w:bottom w:val="none" w:sz="0" w:space="0" w:color="auto"/>
            <w:right w:val="none" w:sz="0" w:space="0" w:color="auto"/>
          </w:divBdr>
        </w:div>
        <w:div w:id="1346595365">
          <w:marLeft w:val="480"/>
          <w:marRight w:val="0"/>
          <w:marTop w:val="0"/>
          <w:marBottom w:val="0"/>
          <w:divBdr>
            <w:top w:val="none" w:sz="0" w:space="0" w:color="auto"/>
            <w:left w:val="none" w:sz="0" w:space="0" w:color="auto"/>
            <w:bottom w:val="none" w:sz="0" w:space="0" w:color="auto"/>
            <w:right w:val="none" w:sz="0" w:space="0" w:color="auto"/>
          </w:divBdr>
        </w:div>
        <w:div w:id="1394081989">
          <w:marLeft w:val="480"/>
          <w:marRight w:val="0"/>
          <w:marTop w:val="0"/>
          <w:marBottom w:val="0"/>
          <w:divBdr>
            <w:top w:val="none" w:sz="0" w:space="0" w:color="auto"/>
            <w:left w:val="none" w:sz="0" w:space="0" w:color="auto"/>
            <w:bottom w:val="none" w:sz="0" w:space="0" w:color="auto"/>
            <w:right w:val="none" w:sz="0" w:space="0" w:color="auto"/>
          </w:divBdr>
        </w:div>
        <w:div w:id="1404643860">
          <w:marLeft w:val="480"/>
          <w:marRight w:val="0"/>
          <w:marTop w:val="0"/>
          <w:marBottom w:val="0"/>
          <w:divBdr>
            <w:top w:val="none" w:sz="0" w:space="0" w:color="auto"/>
            <w:left w:val="none" w:sz="0" w:space="0" w:color="auto"/>
            <w:bottom w:val="none" w:sz="0" w:space="0" w:color="auto"/>
            <w:right w:val="none" w:sz="0" w:space="0" w:color="auto"/>
          </w:divBdr>
        </w:div>
        <w:div w:id="1482847271">
          <w:marLeft w:val="480"/>
          <w:marRight w:val="0"/>
          <w:marTop w:val="0"/>
          <w:marBottom w:val="0"/>
          <w:divBdr>
            <w:top w:val="none" w:sz="0" w:space="0" w:color="auto"/>
            <w:left w:val="none" w:sz="0" w:space="0" w:color="auto"/>
            <w:bottom w:val="none" w:sz="0" w:space="0" w:color="auto"/>
            <w:right w:val="none" w:sz="0" w:space="0" w:color="auto"/>
          </w:divBdr>
        </w:div>
        <w:div w:id="1554267864">
          <w:marLeft w:val="480"/>
          <w:marRight w:val="0"/>
          <w:marTop w:val="0"/>
          <w:marBottom w:val="0"/>
          <w:divBdr>
            <w:top w:val="none" w:sz="0" w:space="0" w:color="auto"/>
            <w:left w:val="none" w:sz="0" w:space="0" w:color="auto"/>
            <w:bottom w:val="none" w:sz="0" w:space="0" w:color="auto"/>
            <w:right w:val="none" w:sz="0" w:space="0" w:color="auto"/>
          </w:divBdr>
        </w:div>
        <w:div w:id="1570923282">
          <w:marLeft w:val="480"/>
          <w:marRight w:val="0"/>
          <w:marTop w:val="0"/>
          <w:marBottom w:val="0"/>
          <w:divBdr>
            <w:top w:val="none" w:sz="0" w:space="0" w:color="auto"/>
            <w:left w:val="none" w:sz="0" w:space="0" w:color="auto"/>
            <w:bottom w:val="none" w:sz="0" w:space="0" w:color="auto"/>
            <w:right w:val="none" w:sz="0" w:space="0" w:color="auto"/>
          </w:divBdr>
        </w:div>
        <w:div w:id="1681815733">
          <w:marLeft w:val="480"/>
          <w:marRight w:val="0"/>
          <w:marTop w:val="0"/>
          <w:marBottom w:val="0"/>
          <w:divBdr>
            <w:top w:val="none" w:sz="0" w:space="0" w:color="auto"/>
            <w:left w:val="none" w:sz="0" w:space="0" w:color="auto"/>
            <w:bottom w:val="none" w:sz="0" w:space="0" w:color="auto"/>
            <w:right w:val="none" w:sz="0" w:space="0" w:color="auto"/>
          </w:divBdr>
        </w:div>
        <w:div w:id="1727299265">
          <w:marLeft w:val="480"/>
          <w:marRight w:val="0"/>
          <w:marTop w:val="0"/>
          <w:marBottom w:val="0"/>
          <w:divBdr>
            <w:top w:val="none" w:sz="0" w:space="0" w:color="auto"/>
            <w:left w:val="none" w:sz="0" w:space="0" w:color="auto"/>
            <w:bottom w:val="none" w:sz="0" w:space="0" w:color="auto"/>
            <w:right w:val="none" w:sz="0" w:space="0" w:color="auto"/>
          </w:divBdr>
        </w:div>
        <w:div w:id="1736467440">
          <w:marLeft w:val="480"/>
          <w:marRight w:val="0"/>
          <w:marTop w:val="0"/>
          <w:marBottom w:val="0"/>
          <w:divBdr>
            <w:top w:val="none" w:sz="0" w:space="0" w:color="auto"/>
            <w:left w:val="none" w:sz="0" w:space="0" w:color="auto"/>
            <w:bottom w:val="none" w:sz="0" w:space="0" w:color="auto"/>
            <w:right w:val="none" w:sz="0" w:space="0" w:color="auto"/>
          </w:divBdr>
        </w:div>
        <w:div w:id="1783919085">
          <w:marLeft w:val="480"/>
          <w:marRight w:val="0"/>
          <w:marTop w:val="0"/>
          <w:marBottom w:val="0"/>
          <w:divBdr>
            <w:top w:val="none" w:sz="0" w:space="0" w:color="auto"/>
            <w:left w:val="none" w:sz="0" w:space="0" w:color="auto"/>
            <w:bottom w:val="none" w:sz="0" w:space="0" w:color="auto"/>
            <w:right w:val="none" w:sz="0" w:space="0" w:color="auto"/>
          </w:divBdr>
        </w:div>
        <w:div w:id="1821577983">
          <w:marLeft w:val="480"/>
          <w:marRight w:val="0"/>
          <w:marTop w:val="0"/>
          <w:marBottom w:val="0"/>
          <w:divBdr>
            <w:top w:val="none" w:sz="0" w:space="0" w:color="auto"/>
            <w:left w:val="none" w:sz="0" w:space="0" w:color="auto"/>
            <w:bottom w:val="none" w:sz="0" w:space="0" w:color="auto"/>
            <w:right w:val="none" w:sz="0" w:space="0" w:color="auto"/>
          </w:divBdr>
        </w:div>
        <w:div w:id="1884511901">
          <w:marLeft w:val="480"/>
          <w:marRight w:val="0"/>
          <w:marTop w:val="0"/>
          <w:marBottom w:val="0"/>
          <w:divBdr>
            <w:top w:val="none" w:sz="0" w:space="0" w:color="auto"/>
            <w:left w:val="none" w:sz="0" w:space="0" w:color="auto"/>
            <w:bottom w:val="none" w:sz="0" w:space="0" w:color="auto"/>
            <w:right w:val="none" w:sz="0" w:space="0" w:color="auto"/>
          </w:divBdr>
        </w:div>
        <w:div w:id="2012027656">
          <w:marLeft w:val="480"/>
          <w:marRight w:val="0"/>
          <w:marTop w:val="0"/>
          <w:marBottom w:val="0"/>
          <w:divBdr>
            <w:top w:val="none" w:sz="0" w:space="0" w:color="auto"/>
            <w:left w:val="none" w:sz="0" w:space="0" w:color="auto"/>
            <w:bottom w:val="none" w:sz="0" w:space="0" w:color="auto"/>
            <w:right w:val="none" w:sz="0" w:space="0" w:color="auto"/>
          </w:divBdr>
        </w:div>
        <w:div w:id="2015254592">
          <w:marLeft w:val="480"/>
          <w:marRight w:val="0"/>
          <w:marTop w:val="0"/>
          <w:marBottom w:val="0"/>
          <w:divBdr>
            <w:top w:val="none" w:sz="0" w:space="0" w:color="auto"/>
            <w:left w:val="none" w:sz="0" w:space="0" w:color="auto"/>
            <w:bottom w:val="none" w:sz="0" w:space="0" w:color="auto"/>
            <w:right w:val="none" w:sz="0" w:space="0" w:color="auto"/>
          </w:divBdr>
        </w:div>
        <w:div w:id="2036155563">
          <w:marLeft w:val="480"/>
          <w:marRight w:val="0"/>
          <w:marTop w:val="0"/>
          <w:marBottom w:val="0"/>
          <w:divBdr>
            <w:top w:val="none" w:sz="0" w:space="0" w:color="auto"/>
            <w:left w:val="none" w:sz="0" w:space="0" w:color="auto"/>
            <w:bottom w:val="none" w:sz="0" w:space="0" w:color="auto"/>
            <w:right w:val="none" w:sz="0" w:space="0" w:color="auto"/>
          </w:divBdr>
        </w:div>
        <w:div w:id="2040471102">
          <w:marLeft w:val="480"/>
          <w:marRight w:val="0"/>
          <w:marTop w:val="0"/>
          <w:marBottom w:val="0"/>
          <w:divBdr>
            <w:top w:val="none" w:sz="0" w:space="0" w:color="auto"/>
            <w:left w:val="none" w:sz="0" w:space="0" w:color="auto"/>
            <w:bottom w:val="none" w:sz="0" w:space="0" w:color="auto"/>
            <w:right w:val="none" w:sz="0" w:space="0" w:color="auto"/>
          </w:divBdr>
        </w:div>
        <w:div w:id="2098599667">
          <w:marLeft w:val="480"/>
          <w:marRight w:val="0"/>
          <w:marTop w:val="0"/>
          <w:marBottom w:val="0"/>
          <w:divBdr>
            <w:top w:val="none" w:sz="0" w:space="0" w:color="auto"/>
            <w:left w:val="none" w:sz="0" w:space="0" w:color="auto"/>
            <w:bottom w:val="none" w:sz="0" w:space="0" w:color="auto"/>
            <w:right w:val="none" w:sz="0" w:space="0" w:color="auto"/>
          </w:divBdr>
        </w:div>
      </w:divsChild>
    </w:div>
    <w:div w:id="1706054774">
      <w:bodyDiv w:val="1"/>
      <w:marLeft w:val="0"/>
      <w:marRight w:val="0"/>
      <w:marTop w:val="0"/>
      <w:marBottom w:val="0"/>
      <w:divBdr>
        <w:top w:val="none" w:sz="0" w:space="0" w:color="auto"/>
        <w:left w:val="none" w:sz="0" w:space="0" w:color="auto"/>
        <w:bottom w:val="none" w:sz="0" w:space="0" w:color="auto"/>
        <w:right w:val="none" w:sz="0" w:space="0" w:color="auto"/>
      </w:divBdr>
    </w:div>
    <w:div w:id="1706250670">
      <w:bodyDiv w:val="1"/>
      <w:marLeft w:val="0"/>
      <w:marRight w:val="0"/>
      <w:marTop w:val="0"/>
      <w:marBottom w:val="0"/>
      <w:divBdr>
        <w:top w:val="none" w:sz="0" w:space="0" w:color="auto"/>
        <w:left w:val="none" w:sz="0" w:space="0" w:color="auto"/>
        <w:bottom w:val="none" w:sz="0" w:space="0" w:color="auto"/>
        <w:right w:val="none" w:sz="0" w:space="0" w:color="auto"/>
      </w:divBdr>
      <w:divsChild>
        <w:div w:id="16084101">
          <w:marLeft w:val="480"/>
          <w:marRight w:val="0"/>
          <w:marTop w:val="0"/>
          <w:marBottom w:val="0"/>
          <w:divBdr>
            <w:top w:val="none" w:sz="0" w:space="0" w:color="auto"/>
            <w:left w:val="none" w:sz="0" w:space="0" w:color="auto"/>
            <w:bottom w:val="none" w:sz="0" w:space="0" w:color="auto"/>
            <w:right w:val="none" w:sz="0" w:space="0" w:color="auto"/>
          </w:divBdr>
        </w:div>
        <w:div w:id="30615035">
          <w:marLeft w:val="480"/>
          <w:marRight w:val="0"/>
          <w:marTop w:val="0"/>
          <w:marBottom w:val="0"/>
          <w:divBdr>
            <w:top w:val="none" w:sz="0" w:space="0" w:color="auto"/>
            <w:left w:val="none" w:sz="0" w:space="0" w:color="auto"/>
            <w:bottom w:val="none" w:sz="0" w:space="0" w:color="auto"/>
            <w:right w:val="none" w:sz="0" w:space="0" w:color="auto"/>
          </w:divBdr>
        </w:div>
        <w:div w:id="46682791">
          <w:marLeft w:val="480"/>
          <w:marRight w:val="0"/>
          <w:marTop w:val="0"/>
          <w:marBottom w:val="0"/>
          <w:divBdr>
            <w:top w:val="none" w:sz="0" w:space="0" w:color="auto"/>
            <w:left w:val="none" w:sz="0" w:space="0" w:color="auto"/>
            <w:bottom w:val="none" w:sz="0" w:space="0" w:color="auto"/>
            <w:right w:val="none" w:sz="0" w:space="0" w:color="auto"/>
          </w:divBdr>
        </w:div>
        <w:div w:id="71657943">
          <w:marLeft w:val="480"/>
          <w:marRight w:val="0"/>
          <w:marTop w:val="0"/>
          <w:marBottom w:val="0"/>
          <w:divBdr>
            <w:top w:val="none" w:sz="0" w:space="0" w:color="auto"/>
            <w:left w:val="none" w:sz="0" w:space="0" w:color="auto"/>
            <w:bottom w:val="none" w:sz="0" w:space="0" w:color="auto"/>
            <w:right w:val="none" w:sz="0" w:space="0" w:color="auto"/>
          </w:divBdr>
        </w:div>
        <w:div w:id="76366771">
          <w:marLeft w:val="480"/>
          <w:marRight w:val="0"/>
          <w:marTop w:val="0"/>
          <w:marBottom w:val="0"/>
          <w:divBdr>
            <w:top w:val="none" w:sz="0" w:space="0" w:color="auto"/>
            <w:left w:val="none" w:sz="0" w:space="0" w:color="auto"/>
            <w:bottom w:val="none" w:sz="0" w:space="0" w:color="auto"/>
            <w:right w:val="none" w:sz="0" w:space="0" w:color="auto"/>
          </w:divBdr>
        </w:div>
        <w:div w:id="145975103">
          <w:marLeft w:val="480"/>
          <w:marRight w:val="0"/>
          <w:marTop w:val="0"/>
          <w:marBottom w:val="0"/>
          <w:divBdr>
            <w:top w:val="none" w:sz="0" w:space="0" w:color="auto"/>
            <w:left w:val="none" w:sz="0" w:space="0" w:color="auto"/>
            <w:bottom w:val="none" w:sz="0" w:space="0" w:color="auto"/>
            <w:right w:val="none" w:sz="0" w:space="0" w:color="auto"/>
          </w:divBdr>
        </w:div>
        <w:div w:id="173107848">
          <w:marLeft w:val="480"/>
          <w:marRight w:val="0"/>
          <w:marTop w:val="0"/>
          <w:marBottom w:val="0"/>
          <w:divBdr>
            <w:top w:val="none" w:sz="0" w:space="0" w:color="auto"/>
            <w:left w:val="none" w:sz="0" w:space="0" w:color="auto"/>
            <w:bottom w:val="none" w:sz="0" w:space="0" w:color="auto"/>
            <w:right w:val="none" w:sz="0" w:space="0" w:color="auto"/>
          </w:divBdr>
        </w:div>
        <w:div w:id="347685974">
          <w:marLeft w:val="480"/>
          <w:marRight w:val="0"/>
          <w:marTop w:val="0"/>
          <w:marBottom w:val="0"/>
          <w:divBdr>
            <w:top w:val="none" w:sz="0" w:space="0" w:color="auto"/>
            <w:left w:val="none" w:sz="0" w:space="0" w:color="auto"/>
            <w:bottom w:val="none" w:sz="0" w:space="0" w:color="auto"/>
            <w:right w:val="none" w:sz="0" w:space="0" w:color="auto"/>
          </w:divBdr>
        </w:div>
        <w:div w:id="368069670">
          <w:marLeft w:val="480"/>
          <w:marRight w:val="0"/>
          <w:marTop w:val="0"/>
          <w:marBottom w:val="0"/>
          <w:divBdr>
            <w:top w:val="none" w:sz="0" w:space="0" w:color="auto"/>
            <w:left w:val="none" w:sz="0" w:space="0" w:color="auto"/>
            <w:bottom w:val="none" w:sz="0" w:space="0" w:color="auto"/>
            <w:right w:val="none" w:sz="0" w:space="0" w:color="auto"/>
          </w:divBdr>
        </w:div>
        <w:div w:id="416054029">
          <w:marLeft w:val="480"/>
          <w:marRight w:val="0"/>
          <w:marTop w:val="0"/>
          <w:marBottom w:val="0"/>
          <w:divBdr>
            <w:top w:val="none" w:sz="0" w:space="0" w:color="auto"/>
            <w:left w:val="none" w:sz="0" w:space="0" w:color="auto"/>
            <w:bottom w:val="none" w:sz="0" w:space="0" w:color="auto"/>
            <w:right w:val="none" w:sz="0" w:space="0" w:color="auto"/>
          </w:divBdr>
        </w:div>
        <w:div w:id="446200655">
          <w:marLeft w:val="480"/>
          <w:marRight w:val="0"/>
          <w:marTop w:val="0"/>
          <w:marBottom w:val="0"/>
          <w:divBdr>
            <w:top w:val="none" w:sz="0" w:space="0" w:color="auto"/>
            <w:left w:val="none" w:sz="0" w:space="0" w:color="auto"/>
            <w:bottom w:val="none" w:sz="0" w:space="0" w:color="auto"/>
            <w:right w:val="none" w:sz="0" w:space="0" w:color="auto"/>
          </w:divBdr>
        </w:div>
        <w:div w:id="511795601">
          <w:marLeft w:val="480"/>
          <w:marRight w:val="0"/>
          <w:marTop w:val="0"/>
          <w:marBottom w:val="0"/>
          <w:divBdr>
            <w:top w:val="none" w:sz="0" w:space="0" w:color="auto"/>
            <w:left w:val="none" w:sz="0" w:space="0" w:color="auto"/>
            <w:bottom w:val="none" w:sz="0" w:space="0" w:color="auto"/>
            <w:right w:val="none" w:sz="0" w:space="0" w:color="auto"/>
          </w:divBdr>
        </w:div>
        <w:div w:id="547883993">
          <w:marLeft w:val="480"/>
          <w:marRight w:val="0"/>
          <w:marTop w:val="0"/>
          <w:marBottom w:val="0"/>
          <w:divBdr>
            <w:top w:val="none" w:sz="0" w:space="0" w:color="auto"/>
            <w:left w:val="none" w:sz="0" w:space="0" w:color="auto"/>
            <w:bottom w:val="none" w:sz="0" w:space="0" w:color="auto"/>
            <w:right w:val="none" w:sz="0" w:space="0" w:color="auto"/>
          </w:divBdr>
        </w:div>
        <w:div w:id="646008714">
          <w:marLeft w:val="480"/>
          <w:marRight w:val="0"/>
          <w:marTop w:val="0"/>
          <w:marBottom w:val="0"/>
          <w:divBdr>
            <w:top w:val="none" w:sz="0" w:space="0" w:color="auto"/>
            <w:left w:val="none" w:sz="0" w:space="0" w:color="auto"/>
            <w:bottom w:val="none" w:sz="0" w:space="0" w:color="auto"/>
            <w:right w:val="none" w:sz="0" w:space="0" w:color="auto"/>
          </w:divBdr>
        </w:div>
        <w:div w:id="647982189">
          <w:marLeft w:val="480"/>
          <w:marRight w:val="0"/>
          <w:marTop w:val="0"/>
          <w:marBottom w:val="0"/>
          <w:divBdr>
            <w:top w:val="none" w:sz="0" w:space="0" w:color="auto"/>
            <w:left w:val="none" w:sz="0" w:space="0" w:color="auto"/>
            <w:bottom w:val="none" w:sz="0" w:space="0" w:color="auto"/>
            <w:right w:val="none" w:sz="0" w:space="0" w:color="auto"/>
          </w:divBdr>
        </w:div>
        <w:div w:id="667832277">
          <w:marLeft w:val="480"/>
          <w:marRight w:val="0"/>
          <w:marTop w:val="0"/>
          <w:marBottom w:val="0"/>
          <w:divBdr>
            <w:top w:val="none" w:sz="0" w:space="0" w:color="auto"/>
            <w:left w:val="none" w:sz="0" w:space="0" w:color="auto"/>
            <w:bottom w:val="none" w:sz="0" w:space="0" w:color="auto"/>
            <w:right w:val="none" w:sz="0" w:space="0" w:color="auto"/>
          </w:divBdr>
        </w:div>
        <w:div w:id="703094624">
          <w:marLeft w:val="480"/>
          <w:marRight w:val="0"/>
          <w:marTop w:val="0"/>
          <w:marBottom w:val="0"/>
          <w:divBdr>
            <w:top w:val="none" w:sz="0" w:space="0" w:color="auto"/>
            <w:left w:val="none" w:sz="0" w:space="0" w:color="auto"/>
            <w:bottom w:val="none" w:sz="0" w:space="0" w:color="auto"/>
            <w:right w:val="none" w:sz="0" w:space="0" w:color="auto"/>
          </w:divBdr>
        </w:div>
        <w:div w:id="783810715">
          <w:marLeft w:val="480"/>
          <w:marRight w:val="0"/>
          <w:marTop w:val="0"/>
          <w:marBottom w:val="0"/>
          <w:divBdr>
            <w:top w:val="none" w:sz="0" w:space="0" w:color="auto"/>
            <w:left w:val="none" w:sz="0" w:space="0" w:color="auto"/>
            <w:bottom w:val="none" w:sz="0" w:space="0" w:color="auto"/>
            <w:right w:val="none" w:sz="0" w:space="0" w:color="auto"/>
          </w:divBdr>
        </w:div>
        <w:div w:id="869758915">
          <w:marLeft w:val="480"/>
          <w:marRight w:val="0"/>
          <w:marTop w:val="0"/>
          <w:marBottom w:val="0"/>
          <w:divBdr>
            <w:top w:val="none" w:sz="0" w:space="0" w:color="auto"/>
            <w:left w:val="none" w:sz="0" w:space="0" w:color="auto"/>
            <w:bottom w:val="none" w:sz="0" w:space="0" w:color="auto"/>
            <w:right w:val="none" w:sz="0" w:space="0" w:color="auto"/>
          </w:divBdr>
        </w:div>
        <w:div w:id="872377380">
          <w:marLeft w:val="480"/>
          <w:marRight w:val="0"/>
          <w:marTop w:val="0"/>
          <w:marBottom w:val="0"/>
          <w:divBdr>
            <w:top w:val="none" w:sz="0" w:space="0" w:color="auto"/>
            <w:left w:val="none" w:sz="0" w:space="0" w:color="auto"/>
            <w:bottom w:val="none" w:sz="0" w:space="0" w:color="auto"/>
            <w:right w:val="none" w:sz="0" w:space="0" w:color="auto"/>
          </w:divBdr>
        </w:div>
        <w:div w:id="893931100">
          <w:marLeft w:val="480"/>
          <w:marRight w:val="0"/>
          <w:marTop w:val="0"/>
          <w:marBottom w:val="0"/>
          <w:divBdr>
            <w:top w:val="none" w:sz="0" w:space="0" w:color="auto"/>
            <w:left w:val="none" w:sz="0" w:space="0" w:color="auto"/>
            <w:bottom w:val="none" w:sz="0" w:space="0" w:color="auto"/>
            <w:right w:val="none" w:sz="0" w:space="0" w:color="auto"/>
          </w:divBdr>
        </w:div>
        <w:div w:id="922103138">
          <w:marLeft w:val="480"/>
          <w:marRight w:val="0"/>
          <w:marTop w:val="0"/>
          <w:marBottom w:val="0"/>
          <w:divBdr>
            <w:top w:val="none" w:sz="0" w:space="0" w:color="auto"/>
            <w:left w:val="none" w:sz="0" w:space="0" w:color="auto"/>
            <w:bottom w:val="none" w:sz="0" w:space="0" w:color="auto"/>
            <w:right w:val="none" w:sz="0" w:space="0" w:color="auto"/>
          </w:divBdr>
        </w:div>
        <w:div w:id="928123471">
          <w:marLeft w:val="480"/>
          <w:marRight w:val="0"/>
          <w:marTop w:val="0"/>
          <w:marBottom w:val="0"/>
          <w:divBdr>
            <w:top w:val="none" w:sz="0" w:space="0" w:color="auto"/>
            <w:left w:val="none" w:sz="0" w:space="0" w:color="auto"/>
            <w:bottom w:val="none" w:sz="0" w:space="0" w:color="auto"/>
            <w:right w:val="none" w:sz="0" w:space="0" w:color="auto"/>
          </w:divBdr>
        </w:div>
        <w:div w:id="944732146">
          <w:marLeft w:val="480"/>
          <w:marRight w:val="0"/>
          <w:marTop w:val="0"/>
          <w:marBottom w:val="0"/>
          <w:divBdr>
            <w:top w:val="none" w:sz="0" w:space="0" w:color="auto"/>
            <w:left w:val="none" w:sz="0" w:space="0" w:color="auto"/>
            <w:bottom w:val="none" w:sz="0" w:space="0" w:color="auto"/>
            <w:right w:val="none" w:sz="0" w:space="0" w:color="auto"/>
          </w:divBdr>
        </w:div>
        <w:div w:id="967394758">
          <w:marLeft w:val="480"/>
          <w:marRight w:val="0"/>
          <w:marTop w:val="0"/>
          <w:marBottom w:val="0"/>
          <w:divBdr>
            <w:top w:val="none" w:sz="0" w:space="0" w:color="auto"/>
            <w:left w:val="none" w:sz="0" w:space="0" w:color="auto"/>
            <w:bottom w:val="none" w:sz="0" w:space="0" w:color="auto"/>
            <w:right w:val="none" w:sz="0" w:space="0" w:color="auto"/>
          </w:divBdr>
        </w:div>
        <w:div w:id="1028526145">
          <w:marLeft w:val="480"/>
          <w:marRight w:val="0"/>
          <w:marTop w:val="0"/>
          <w:marBottom w:val="0"/>
          <w:divBdr>
            <w:top w:val="none" w:sz="0" w:space="0" w:color="auto"/>
            <w:left w:val="none" w:sz="0" w:space="0" w:color="auto"/>
            <w:bottom w:val="none" w:sz="0" w:space="0" w:color="auto"/>
            <w:right w:val="none" w:sz="0" w:space="0" w:color="auto"/>
          </w:divBdr>
        </w:div>
        <w:div w:id="1057048400">
          <w:marLeft w:val="480"/>
          <w:marRight w:val="0"/>
          <w:marTop w:val="0"/>
          <w:marBottom w:val="0"/>
          <w:divBdr>
            <w:top w:val="none" w:sz="0" w:space="0" w:color="auto"/>
            <w:left w:val="none" w:sz="0" w:space="0" w:color="auto"/>
            <w:bottom w:val="none" w:sz="0" w:space="0" w:color="auto"/>
            <w:right w:val="none" w:sz="0" w:space="0" w:color="auto"/>
          </w:divBdr>
        </w:div>
        <w:div w:id="1099370877">
          <w:marLeft w:val="480"/>
          <w:marRight w:val="0"/>
          <w:marTop w:val="0"/>
          <w:marBottom w:val="0"/>
          <w:divBdr>
            <w:top w:val="none" w:sz="0" w:space="0" w:color="auto"/>
            <w:left w:val="none" w:sz="0" w:space="0" w:color="auto"/>
            <w:bottom w:val="none" w:sz="0" w:space="0" w:color="auto"/>
            <w:right w:val="none" w:sz="0" w:space="0" w:color="auto"/>
          </w:divBdr>
        </w:div>
        <w:div w:id="1102988892">
          <w:marLeft w:val="480"/>
          <w:marRight w:val="0"/>
          <w:marTop w:val="0"/>
          <w:marBottom w:val="0"/>
          <w:divBdr>
            <w:top w:val="none" w:sz="0" w:space="0" w:color="auto"/>
            <w:left w:val="none" w:sz="0" w:space="0" w:color="auto"/>
            <w:bottom w:val="none" w:sz="0" w:space="0" w:color="auto"/>
            <w:right w:val="none" w:sz="0" w:space="0" w:color="auto"/>
          </w:divBdr>
        </w:div>
        <w:div w:id="1110473297">
          <w:marLeft w:val="480"/>
          <w:marRight w:val="0"/>
          <w:marTop w:val="0"/>
          <w:marBottom w:val="0"/>
          <w:divBdr>
            <w:top w:val="none" w:sz="0" w:space="0" w:color="auto"/>
            <w:left w:val="none" w:sz="0" w:space="0" w:color="auto"/>
            <w:bottom w:val="none" w:sz="0" w:space="0" w:color="auto"/>
            <w:right w:val="none" w:sz="0" w:space="0" w:color="auto"/>
          </w:divBdr>
        </w:div>
        <w:div w:id="1119835983">
          <w:marLeft w:val="480"/>
          <w:marRight w:val="0"/>
          <w:marTop w:val="0"/>
          <w:marBottom w:val="0"/>
          <w:divBdr>
            <w:top w:val="none" w:sz="0" w:space="0" w:color="auto"/>
            <w:left w:val="none" w:sz="0" w:space="0" w:color="auto"/>
            <w:bottom w:val="none" w:sz="0" w:space="0" w:color="auto"/>
            <w:right w:val="none" w:sz="0" w:space="0" w:color="auto"/>
          </w:divBdr>
        </w:div>
        <w:div w:id="1122922236">
          <w:marLeft w:val="480"/>
          <w:marRight w:val="0"/>
          <w:marTop w:val="0"/>
          <w:marBottom w:val="0"/>
          <w:divBdr>
            <w:top w:val="none" w:sz="0" w:space="0" w:color="auto"/>
            <w:left w:val="none" w:sz="0" w:space="0" w:color="auto"/>
            <w:bottom w:val="none" w:sz="0" w:space="0" w:color="auto"/>
            <w:right w:val="none" w:sz="0" w:space="0" w:color="auto"/>
          </w:divBdr>
        </w:div>
        <w:div w:id="1125924286">
          <w:marLeft w:val="480"/>
          <w:marRight w:val="0"/>
          <w:marTop w:val="0"/>
          <w:marBottom w:val="0"/>
          <w:divBdr>
            <w:top w:val="none" w:sz="0" w:space="0" w:color="auto"/>
            <w:left w:val="none" w:sz="0" w:space="0" w:color="auto"/>
            <w:bottom w:val="none" w:sz="0" w:space="0" w:color="auto"/>
            <w:right w:val="none" w:sz="0" w:space="0" w:color="auto"/>
          </w:divBdr>
        </w:div>
        <w:div w:id="1152797348">
          <w:marLeft w:val="480"/>
          <w:marRight w:val="0"/>
          <w:marTop w:val="0"/>
          <w:marBottom w:val="0"/>
          <w:divBdr>
            <w:top w:val="none" w:sz="0" w:space="0" w:color="auto"/>
            <w:left w:val="none" w:sz="0" w:space="0" w:color="auto"/>
            <w:bottom w:val="none" w:sz="0" w:space="0" w:color="auto"/>
            <w:right w:val="none" w:sz="0" w:space="0" w:color="auto"/>
          </w:divBdr>
        </w:div>
        <w:div w:id="1174732822">
          <w:marLeft w:val="480"/>
          <w:marRight w:val="0"/>
          <w:marTop w:val="0"/>
          <w:marBottom w:val="0"/>
          <w:divBdr>
            <w:top w:val="none" w:sz="0" w:space="0" w:color="auto"/>
            <w:left w:val="none" w:sz="0" w:space="0" w:color="auto"/>
            <w:bottom w:val="none" w:sz="0" w:space="0" w:color="auto"/>
            <w:right w:val="none" w:sz="0" w:space="0" w:color="auto"/>
          </w:divBdr>
        </w:div>
        <w:div w:id="1268851219">
          <w:marLeft w:val="480"/>
          <w:marRight w:val="0"/>
          <w:marTop w:val="0"/>
          <w:marBottom w:val="0"/>
          <w:divBdr>
            <w:top w:val="none" w:sz="0" w:space="0" w:color="auto"/>
            <w:left w:val="none" w:sz="0" w:space="0" w:color="auto"/>
            <w:bottom w:val="none" w:sz="0" w:space="0" w:color="auto"/>
            <w:right w:val="none" w:sz="0" w:space="0" w:color="auto"/>
          </w:divBdr>
        </w:div>
        <w:div w:id="1289506577">
          <w:marLeft w:val="480"/>
          <w:marRight w:val="0"/>
          <w:marTop w:val="0"/>
          <w:marBottom w:val="0"/>
          <w:divBdr>
            <w:top w:val="none" w:sz="0" w:space="0" w:color="auto"/>
            <w:left w:val="none" w:sz="0" w:space="0" w:color="auto"/>
            <w:bottom w:val="none" w:sz="0" w:space="0" w:color="auto"/>
            <w:right w:val="none" w:sz="0" w:space="0" w:color="auto"/>
          </w:divBdr>
        </w:div>
        <w:div w:id="1297102870">
          <w:marLeft w:val="480"/>
          <w:marRight w:val="0"/>
          <w:marTop w:val="0"/>
          <w:marBottom w:val="0"/>
          <w:divBdr>
            <w:top w:val="none" w:sz="0" w:space="0" w:color="auto"/>
            <w:left w:val="none" w:sz="0" w:space="0" w:color="auto"/>
            <w:bottom w:val="none" w:sz="0" w:space="0" w:color="auto"/>
            <w:right w:val="none" w:sz="0" w:space="0" w:color="auto"/>
          </w:divBdr>
        </w:div>
        <w:div w:id="1392653621">
          <w:marLeft w:val="480"/>
          <w:marRight w:val="0"/>
          <w:marTop w:val="0"/>
          <w:marBottom w:val="0"/>
          <w:divBdr>
            <w:top w:val="none" w:sz="0" w:space="0" w:color="auto"/>
            <w:left w:val="none" w:sz="0" w:space="0" w:color="auto"/>
            <w:bottom w:val="none" w:sz="0" w:space="0" w:color="auto"/>
            <w:right w:val="none" w:sz="0" w:space="0" w:color="auto"/>
          </w:divBdr>
        </w:div>
        <w:div w:id="1394352823">
          <w:marLeft w:val="480"/>
          <w:marRight w:val="0"/>
          <w:marTop w:val="0"/>
          <w:marBottom w:val="0"/>
          <w:divBdr>
            <w:top w:val="none" w:sz="0" w:space="0" w:color="auto"/>
            <w:left w:val="none" w:sz="0" w:space="0" w:color="auto"/>
            <w:bottom w:val="none" w:sz="0" w:space="0" w:color="auto"/>
            <w:right w:val="none" w:sz="0" w:space="0" w:color="auto"/>
          </w:divBdr>
        </w:div>
        <w:div w:id="1490095213">
          <w:marLeft w:val="480"/>
          <w:marRight w:val="0"/>
          <w:marTop w:val="0"/>
          <w:marBottom w:val="0"/>
          <w:divBdr>
            <w:top w:val="none" w:sz="0" w:space="0" w:color="auto"/>
            <w:left w:val="none" w:sz="0" w:space="0" w:color="auto"/>
            <w:bottom w:val="none" w:sz="0" w:space="0" w:color="auto"/>
            <w:right w:val="none" w:sz="0" w:space="0" w:color="auto"/>
          </w:divBdr>
        </w:div>
        <w:div w:id="1515799375">
          <w:marLeft w:val="480"/>
          <w:marRight w:val="0"/>
          <w:marTop w:val="0"/>
          <w:marBottom w:val="0"/>
          <w:divBdr>
            <w:top w:val="none" w:sz="0" w:space="0" w:color="auto"/>
            <w:left w:val="none" w:sz="0" w:space="0" w:color="auto"/>
            <w:bottom w:val="none" w:sz="0" w:space="0" w:color="auto"/>
            <w:right w:val="none" w:sz="0" w:space="0" w:color="auto"/>
          </w:divBdr>
        </w:div>
        <w:div w:id="1592201527">
          <w:marLeft w:val="480"/>
          <w:marRight w:val="0"/>
          <w:marTop w:val="0"/>
          <w:marBottom w:val="0"/>
          <w:divBdr>
            <w:top w:val="none" w:sz="0" w:space="0" w:color="auto"/>
            <w:left w:val="none" w:sz="0" w:space="0" w:color="auto"/>
            <w:bottom w:val="none" w:sz="0" w:space="0" w:color="auto"/>
            <w:right w:val="none" w:sz="0" w:space="0" w:color="auto"/>
          </w:divBdr>
        </w:div>
        <w:div w:id="1601914962">
          <w:marLeft w:val="480"/>
          <w:marRight w:val="0"/>
          <w:marTop w:val="0"/>
          <w:marBottom w:val="0"/>
          <w:divBdr>
            <w:top w:val="none" w:sz="0" w:space="0" w:color="auto"/>
            <w:left w:val="none" w:sz="0" w:space="0" w:color="auto"/>
            <w:bottom w:val="none" w:sz="0" w:space="0" w:color="auto"/>
            <w:right w:val="none" w:sz="0" w:space="0" w:color="auto"/>
          </w:divBdr>
        </w:div>
        <w:div w:id="1842315215">
          <w:marLeft w:val="480"/>
          <w:marRight w:val="0"/>
          <w:marTop w:val="0"/>
          <w:marBottom w:val="0"/>
          <w:divBdr>
            <w:top w:val="none" w:sz="0" w:space="0" w:color="auto"/>
            <w:left w:val="none" w:sz="0" w:space="0" w:color="auto"/>
            <w:bottom w:val="none" w:sz="0" w:space="0" w:color="auto"/>
            <w:right w:val="none" w:sz="0" w:space="0" w:color="auto"/>
          </w:divBdr>
        </w:div>
        <w:div w:id="1892839916">
          <w:marLeft w:val="480"/>
          <w:marRight w:val="0"/>
          <w:marTop w:val="0"/>
          <w:marBottom w:val="0"/>
          <w:divBdr>
            <w:top w:val="none" w:sz="0" w:space="0" w:color="auto"/>
            <w:left w:val="none" w:sz="0" w:space="0" w:color="auto"/>
            <w:bottom w:val="none" w:sz="0" w:space="0" w:color="auto"/>
            <w:right w:val="none" w:sz="0" w:space="0" w:color="auto"/>
          </w:divBdr>
        </w:div>
        <w:div w:id="1958024055">
          <w:marLeft w:val="480"/>
          <w:marRight w:val="0"/>
          <w:marTop w:val="0"/>
          <w:marBottom w:val="0"/>
          <w:divBdr>
            <w:top w:val="none" w:sz="0" w:space="0" w:color="auto"/>
            <w:left w:val="none" w:sz="0" w:space="0" w:color="auto"/>
            <w:bottom w:val="none" w:sz="0" w:space="0" w:color="auto"/>
            <w:right w:val="none" w:sz="0" w:space="0" w:color="auto"/>
          </w:divBdr>
        </w:div>
        <w:div w:id="1963416994">
          <w:marLeft w:val="480"/>
          <w:marRight w:val="0"/>
          <w:marTop w:val="0"/>
          <w:marBottom w:val="0"/>
          <w:divBdr>
            <w:top w:val="none" w:sz="0" w:space="0" w:color="auto"/>
            <w:left w:val="none" w:sz="0" w:space="0" w:color="auto"/>
            <w:bottom w:val="none" w:sz="0" w:space="0" w:color="auto"/>
            <w:right w:val="none" w:sz="0" w:space="0" w:color="auto"/>
          </w:divBdr>
        </w:div>
        <w:div w:id="1985550305">
          <w:marLeft w:val="480"/>
          <w:marRight w:val="0"/>
          <w:marTop w:val="0"/>
          <w:marBottom w:val="0"/>
          <w:divBdr>
            <w:top w:val="none" w:sz="0" w:space="0" w:color="auto"/>
            <w:left w:val="none" w:sz="0" w:space="0" w:color="auto"/>
            <w:bottom w:val="none" w:sz="0" w:space="0" w:color="auto"/>
            <w:right w:val="none" w:sz="0" w:space="0" w:color="auto"/>
          </w:divBdr>
        </w:div>
        <w:div w:id="2002925318">
          <w:marLeft w:val="480"/>
          <w:marRight w:val="0"/>
          <w:marTop w:val="0"/>
          <w:marBottom w:val="0"/>
          <w:divBdr>
            <w:top w:val="none" w:sz="0" w:space="0" w:color="auto"/>
            <w:left w:val="none" w:sz="0" w:space="0" w:color="auto"/>
            <w:bottom w:val="none" w:sz="0" w:space="0" w:color="auto"/>
            <w:right w:val="none" w:sz="0" w:space="0" w:color="auto"/>
          </w:divBdr>
        </w:div>
        <w:div w:id="2008703628">
          <w:marLeft w:val="480"/>
          <w:marRight w:val="0"/>
          <w:marTop w:val="0"/>
          <w:marBottom w:val="0"/>
          <w:divBdr>
            <w:top w:val="none" w:sz="0" w:space="0" w:color="auto"/>
            <w:left w:val="none" w:sz="0" w:space="0" w:color="auto"/>
            <w:bottom w:val="none" w:sz="0" w:space="0" w:color="auto"/>
            <w:right w:val="none" w:sz="0" w:space="0" w:color="auto"/>
          </w:divBdr>
        </w:div>
        <w:div w:id="2032106171">
          <w:marLeft w:val="480"/>
          <w:marRight w:val="0"/>
          <w:marTop w:val="0"/>
          <w:marBottom w:val="0"/>
          <w:divBdr>
            <w:top w:val="none" w:sz="0" w:space="0" w:color="auto"/>
            <w:left w:val="none" w:sz="0" w:space="0" w:color="auto"/>
            <w:bottom w:val="none" w:sz="0" w:space="0" w:color="auto"/>
            <w:right w:val="none" w:sz="0" w:space="0" w:color="auto"/>
          </w:divBdr>
        </w:div>
        <w:div w:id="2109961242">
          <w:marLeft w:val="480"/>
          <w:marRight w:val="0"/>
          <w:marTop w:val="0"/>
          <w:marBottom w:val="0"/>
          <w:divBdr>
            <w:top w:val="none" w:sz="0" w:space="0" w:color="auto"/>
            <w:left w:val="none" w:sz="0" w:space="0" w:color="auto"/>
            <w:bottom w:val="none" w:sz="0" w:space="0" w:color="auto"/>
            <w:right w:val="none" w:sz="0" w:space="0" w:color="auto"/>
          </w:divBdr>
        </w:div>
      </w:divsChild>
    </w:div>
    <w:div w:id="1708486426">
      <w:bodyDiv w:val="1"/>
      <w:marLeft w:val="0"/>
      <w:marRight w:val="0"/>
      <w:marTop w:val="0"/>
      <w:marBottom w:val="0"/>
      <w:divBdr>
        <w:top w:val="none" w:sz="0" w:space="0" w:color="auto"/>
        <w:left w:val="none" w:sz="0" w:space="0" w:color="auto"/>
        <w:bottom w:val="none" w:sz="0" w:space="0" w:color="auto"/>
        <w:right w:val="none" w:sz="0" w:space="0" w:color="auto"/>
      </w:divBdr>
    </w:div>
    <w:div w:id="1712878341">
      <w:bodyDiv w:val="1"/>
      <w:marLeft w:val="0"/>
      <w:marRight w:val="0"/>
      <w:marTop w:val="0"/>
      <w:marBottom w:val="0"/>
      <w:divBdr>
        <w:top w:val="none" w:sz="0" w:space="0" w:color="auto"/>
        <w:left w:val="none" w:sz="0" w:space="0" w:color="auto"/>
        <w:bottom w:val="none" w:sz="0" w:space="0" w:color="auto"/>
        <w:right w:val="none" w:sz="0" w:space="0" w:color="auto"/>
      </w:divBdr>
    </w:div>
    <w:div w:id="1726417147">
      <w:bodyDiv w:val="1"/>
      <w:marLeft w:val="0"/>
      <w:marRight w:val="0"/>
      <w:marTop w:val="0"/>
      <w:marBottom w:val="0"/>
      <w:divBdr>
        <w:top w:val="none" w:sz="0" w:space="0" w:color="auto"/>
        <w:left w:val="none" w:sz="0" w:space="0" w:color="auto"/>
        <w:bottom w:val="none" w:sz="0" w:space="0" w:color="auto"/>
        <w:right w:val="none" w:sz="0" w:space="0" w:color="auto"/>
      </w:divBdr>
    </w:div>
    <w:div w:id="1730958609">
      <w:bodyDiv w:val="1"/>
      <w:marLeft w:val="0"/>
      <w:marRight w:val="0"/>
      <w:marTop w:val="0"/>
      <w:marBottom w:val="0"/>
      <w:divBdr>
        <w:top w:val="none" w:sz="0" w:space="0" w:color="auto"/>
        <w:left w:val="none" w:sz="0" w:space="0" w:color="auto"/>
        <w:bottom w:val="none" w:sz="0" w:space="0" w:color="auto"/>
        <w:right w:val="none" w:sz="0" w:space="0" w:color="auto"/>
      </w:divBdr>
    </w:div>
    <w:div w:id="1736777001">
      <w:bodyDiv w:val="1"/>
      <w:marLeft w:val="0"/>
      <w:marRight w:val="0"/>
      <w:marTop w:val="0"/>
      <w:marBottom w:val="0"/>
      <w:divBdr>
        <w:top w:val="none" w:sz="0" w:space="0" w:color="auto"/>
        <w:left w:val="none" w:sz="0" w:space="0" w:color="auto"/>
        <w:bottom w:val="none" w:sz="0" w:space="0" w:color="auto"/>
        <w:right w:val="none" w:sz="0" w:space="0" w:color="auto"/>
      </w:divBdr>
    </w:div>
    <w:div w:id="1744178967">
      <w:bodyDiv w:val="1"/>
      <w:marLeft w:val="0"/>
      <w:marRight w:val="0"/>
      <w:marTop w:val="0"/>
      <w:marBottom w:val="0"/>
      <w:divBdr>
        <w:top w:val="none" w:sz="0" w:space="0" w:color="auto"/>
        <w:left w:val="none" w:sz="0" w:space="0" w:color="auto"/>
        <w:bottom w:val="none" w:sz="0" w:space="0" w:color="auto"/>
        <w:right w:val="none" w:sz="0" w:space="0" w:color="auto"/>
      </w:divBdr>
    </w:div>
    <w:div w:id="1750535940">
      <w:bodyDiv w:val="1"/>
      <w:marLeft w:val="0"/>
      <w:marRight w:val="0"/>
      <w:marTop w:val="0"/>
      <w:marBottom w:val="0"/>
      <w:divBdr>
        <w:top w:val="none" w:sz="0" w:space="0" w:color="auto"/>
        <w:left w:val="none" w:sz="0" w:space="0" w:color="auto"/>
        <w:bottom w:val="none" w:sz="0" w:space="0" w:color="auto"/>
        <w:right w:val="none" w:sz="0" w:space="0" w:color="auto"/>
      </w:divBdr>
    </w:div>
    <w:div w:id="1752307895">
      <w:bodyDiv w:val="1"/>
      <w:marLeft w:val="0"/>
      <w:marRight w:val="0"/>
      <w:marTop w:val="0"/>
      <w:marBottom w:val="0"/>
      <w:divBdr>
        <w:top w:val="none" w:sz="0" w:space="0" w:color="auto"/>
        <w:left w:val="none" w:sz="0" w:space="0" w:color="auto"/>
        <w:bottom w:val="none" w:sz="0" w:space="0" w:color="auto"/>
        <w:right w:val="none" w:sz="0" w:space="0" w:color="auto"/>
      </w:divBdr>
    </w:div>
    <w:div w:id="1756628067">
      <w:bodyDiv w:val="1"/>
      <w:marLeft w:val="0"/>
      <w:marRight w:val="0"/>
      <w:marTop w:val="0"/>
      <w:marBottom w:val="0"/>
      <w:divBdr>
        <w:top w:val="none" w:sz="0" w:space="0" w:color="auto"/>
        <w:left w:val="none" w:sz="0" w:space="0" w:color="auto"/>
        <w:bottom w:val="none" w:sz="0" w:space="0" w:color="auto"/>
        <w:right w:val="none" w:sz="0" w:space="0" w:color="auto"/>
      </w:divBdr>
    </w:div>
    <w:div w:id="1758400066">
      <w:bodyDiv w:val="1"/>
      <w:marLeft w:val="0"/>
      <w:marRight w:val="0"/>
      <w:marTop w:val="0"/>
      <w:marBottom w:val="0"/>
      <w:divBdr>
        <w:top w:val="none" w:sz="0" w:space="0" w:color="auto"/>
        <w:left w:val="none" w:sz="0" w:space="0" w:color="auto"/>
        <w:bottom w:val="none" w:sz="0" w:space="0" w:color="auto"/>
        <w:right w:val="none" w:sz="0" w:space="0" w:color="auto"/>
      </w:divBdr>
      <w:divsChild>
        <w:div w:id="55515900">
          <w:marLeft w:val="480"/>
          <w:marRight w:val="0"/>
          <w:marTop w:val="0"/>
          <w:marBottom w:val="0"/>
          <w:divBdr>
            <w:top w:val="none" w:sz="0" w:space="0" w:color="auto"/>
            <w:left w:val="none" w:sz="0" w:space="0" w:color="auto"/>
            <w:bottom w:val="none" w:sz="0" w:space="0" w:color="auto"/>
            <w:right w:val="none" w:sz="0" w:space="0" w:color="auto"/>
          </w:divBdr>
        </w:div>
        <w:div w:id="72633065">
          <w:marLeft w:val="480"/>
          <w:marRight w:val="0"/>
          <w:marTop w:val="0"/>
          <w:marBottom w:val="0"/>
          <w:divBdr>
            <w:top w:val="none" w:sz="0" w:space="0" w:color="auto"/>
            <w:left w:val="none" w:sz="0" w:space="0" w:color="auto"/>
            <w:bottom w:val="none" w:sz="0" w:space="0" w:color="auto"/>
            <w:right w:val="none" w:sz="0" w:space="0" w:color="auto"/>
          </w:divBdr>
        </w:div>
        <w:div w:id="155726452">
          <w:marLeft w:val="480"/>
          <w:marRight w:val="0"/>
          <w:marTop w:val="0"/>
          <w:marBottom w:val="0"/>
          <w:divBdr>
            <w:top w:val="none" w:sz="0" w:space="0" w:color="auto"/>
            <w:left w:val="none" w:sz="0" w:space="0" w:color="auto"/>
            <w:bottom w:val="none" w:sz="0" w:space="0" w:color="auto"/>
            <w:right w:val="none" w:sz="0" w:space="0" w:color="auto"/>
          </w:divBdr>
        </w:div>
        <w:div w:id="159734095">
          <w:marLeft w:val="480"/>
          <w:marRight w:val="0"/>
          <w:marTop w:val="0"/>
          <w:marBottom w:val="0"/>
          <w:divBdr>
            <w:top w:val="none" w:sz="0" w:space="0" w:color="auto"/>
            <w:left w:val="none" w:sz="0" w:space="0" w:color="auto"/>
            <w:bottom w:val="none" w:sz="0" w:space="0" w:color="auto"/>
            <w:right w:val="none" w:sz="0" w:space="0" w:color="auto"/>
          </w:divBdr>
        </w:div>
        <w:div w:id="212735833">
          <w:marLeft w:val="480"/>
          <w:marRight w:val="0"/>
          <w:marTop w:val="0"/>
          <w:marBottom w:val="0"/>
          <w:divBdr>
            <w:top w:val="none" w:sz="0" w:space="0" w:color="auto"/>
            <w:left w:val="none" w:sz="0" w:space="0" w:color="auto"/>
            <w:bottom w:val="none" w:sz="0" w:space="0" w:color="auto"/>
            <w:right w:val="none" w:sz="0" w:space="0" w:color="auto"/>
          </w:divBdr>
        </w:div>
        <w:div w:id="228002076">
          <w:marLeft w:val="480"/>
          <w:marRight w:val="0"/>
          <w:marTop w:val="0"/>
          <w:marBottom w:val="0"/>
          <w:divBdr>
            <w:top w:val="none" w:sz="0" w:space="0" w:color="auto"/>
            <w:left w:val="none" w:sz="0" w:space="0" w:color="auto"/>
            <w:bottom w:val="none" w:sz="0" w:space="0" w:color="auto"/>
            <w:right w:val="none" w:sz="0" w:space="0" w:color="auto"/>
          </w:divBdr>
        </w:div>
        <w:div w:id="236063749">
          <w:marLeft w:val="480"/>
          <w:marRight w:val="0"/>
          <w:marTop w:val="0"/>
          <w:marBottom w:val="0"/>
          <w:divBdr>
            <w:top w:val="none" w:sz="0" w:space="0" w:color="auto"/>
            <w:left w:val="none" w:sz="0" w:space="0" w:color="auto"/>
            <w:bottom w:val="none" w:sz="0" w:space="0" w:color="auto"/>
            <w:right w:val="none" w:sz="0" w:space="0" w:color="auto"/>
          </w:divBdr>
        </w:div>
        <w:div w:id="296565648">
          <w:marLeft w:val="480"/>
          <w:marRight w:val="0"/>
          <w:marTop w:val="0"/>
          <w:marBottom w:val="0"/>
          <w:divBdr>
            <w:top w:val="none" w:sz="0" w:space="0" w:color="auto"/>
            <w:left w:val="none" w:sz="0" w:space="0" w:color="auto"/>
            <w:bottom w:val="none" w:sz="0" w:space="0" w:color="auto"/>
            <w:right w:val="none" w:sz="0" w:space="0" w:color="auto"/>
          </w:divBdr>
        </w:div>
        <w:div w:id="349335876">
          <w:marLeft w:val="480"/>
          <w:marRight w:val="0"/>
          <w:marTop w:val="0"/>
          <w:marBottom w:val="0"/>
          <w:divBdr>
            <w:top w:val="none" w:sz="0" w:space="0" w:color="auto"/>
            <w:left w:val="none" w:sz="0" w:space="0" w:color="auto"/>
            <w:bottom w:val="none" w:sz="0" w:space="0" w:color="auto"/>
            <w:right w:val="none" w:sz="0" w:space="0" w:color="auto"/>
          </w:divBdr>
        </w:div>
        <w:div w:id="352728022">
          <w:marLeft w:val="480"/>
          <w:marRight w:val="0"/>
          <w:marTop w:val="0"/>
          <w:marBottom w:val="0"/>
          <w:divBdr>
            <w:top w:val="none" w:sz="0" w:space="0" w:color="auto"/>
            <w:left w:val="none" w:sz="0" w:space="0" w:color="auto"/>
            <w:bottom w:val="none" w:sz="0" w:space="0" w:color="auto"/>
            <w:right w:val="none" w:sz="0" w:space="0" w:color="auto"/>
          </w:divBdr>
        </w:div>
        <w:div w:id="439027815">
          <w:marLeft w:val="480"/>
          <w:marRight w:val="0"/>
          <w:marTop w:val="0"/>
          <w:marBottom w:val="0"/>
          <w:divBdr>
            <w:top w:val="none" w:sz="0" w:space="0" w:color="auto"/>
            <w:left w:val="none" w:sz="0" w:space="0" w:color="auto"/>
            <w:bottom w:val="none" w:sz="0" w:space="0" w:color="auto"/>
            <w:right w:val="none" w:sz="0" w:space="0" w:color="auto"/>
          </w:divBdr>
        </w:div>
        <w:div w:id="445278246">
          <w:marLeft w:val="480"/>
          <w:marRight w:val="0"/>
          <w:marTop w:val="0"/>
          <w:marBottom w:val="0"/>
          <w:divBdr>
            <w:top w:val="none" w:sz="0" w:space="0" w:color="auto"/>
            <w:left w:val="none" w:sz="0" w:space="0" w:color="auto"/>
            <w:bottom w:val="none" w:sz="0" w:space="0" w:color="auto"/>
            <w:right w:val="none" w:sz="0" w:space="0" w:color="auto"/>
          </w:divBdr>
        </w:div>
        <w:div w:id="497813759">
          <w:marLeft w:val="480"/>
          <w:marRight w:val="0"/>
          <w:marTop w:val="0"/>
          <w:marBottom w:val="0"/>
          <w:divBdr>
            <w:top w:val="none" w:sz="0" w:space="0" w:color="auto"/>
            <w:left w:val="none" w:sz="0" w:space="0" w:color="auto"/>
            <w:bottom w:val="none" w:sz="0" w:space="0" w:color="auto"/>
            <w:right w:val="none" w:sz="0" w:space="0" w:color="auto"/>
          </w:divBdr>
        </w:div>
        <w:div w:id="518467918">
          <w:marLeft w:val="480"/>
          <w:marRight w:val="0"/>
          <w:marTop w:val="0"/>
          <w:marBottom w:val="0"/>
          <w:divBdr>
            <w:top w:val="none" w:sz="0" w:space="0" w:color="auto"/>
            <w:left w:val="none" w:sz="0" w:space="0" w:color="auto"/>
            <w:bottom w:val="none" w:sz="0" w:space="0" w:color="auto"/>
            <w:right w:val="none" w:sz="0" w:space="0" w:color="auto"/>
          </w:divBdr>
        </w:div>
        <w:div w:id="525362655">
          <w:marLeft w:val="480"/>
          <w:marRight w:val="0"/>
          <w:marTop w:val="0"/>
          <w:marBottom w:val="0"/>
          <w:divBdr>
            <w:top w:val="none" w:sz="0" w:space="0" w:color="auto"/>
            <w:left w:val="none" w:sz="0" w:space="0" w:color="auto"/>
            <w:bottom w:val="none" w:sz="0" w:space="0" w:color="auto"/>
            <w:right w:val="none" w:sz="0" w:space="0" w:color="auto"/>
          </w:divBdr>
        </w:div>
        <w:div w:id="577592122">
          <w:marLeft w:val="480"/>
          <w:marRight w:val="0"/>
          <w:marTop w:val="0"/>
          <w:marBottom w:val="0"/>
          <w:divBdr>
            <w:top w:val="none" w:sz="0" w:space="0" w:color="auto"/>
            <w:left w:val="none" w:sz="0" w:space="0" w:color="auto"/>
            <w:bottom w:val="none" w:sz="0" w:space="0" w:color="auto"/>
            <w:right w:val="none" w:sz="0" w:space="0" w:color="auto"/>
          </w:divBdr>
        </w:div>
        <w:div w:id="579677983">
          <w:marLeft w:val="480"/>
          <w:marRight w:val="0"/>
          <w:marTop w:val="0"/>
          <w:marBottom w:val="0"/>
          <w:divBdr>
            <w:top w:val="none" w:sz="0" w:space="0" w:color="auto"/>
            <w:left w:val="none" w:sz="0" w:space="0" w:color="auto"/>
            <w:bottom w:val="none" w:sz="0" w:space="0" w:color="auto"/>
            <w:right w:val="none" w:sz="0" w:space="0" w:color="auto"/>
          </w:divBdr>
        </w:div>
        <w:div w:id="628903457">
          <w:marLeft w:val="480"/>
          <w:marRight w:val="0"/>
          <w:marTop w:val="0"/>
          <w:marBottom w:val="0"/>
          <w:divBdr>
            <w:top w:val="none" w:sz="0" w:space="0" w:color="auto"/>
            <w:left w:val="none" w:sz="0" w:space="0" w:color="auto"/>
            <w:bottom w:val="none" w:sz="0" w:space="0" w:color="auto"/>
            <w:right w:val="none" w:sz="0" w:space="0" w:color="auto"/>
          </w:divBdr>
        </w:div>
        <w:div w:id="677922440">
          <w:marLeft w:val="480"/>
          <w:marRight w:val="0"/>
          <w:marTop w:val="0"/>
          <w:marBottom w:val="0"/>
          <w:divBdr>
            <w:top w:val="none" w:sz="0" w:space="0" w:color="auto"/>
            <w:left w:val="none" w:sz="0" w:space="0" w:color="auto"/>
            <w:bottom w:val="none" w:sz="0" w:space="0" w:color="auto"/>
            <w:right w:val="none" w:sz="0" w:space="0" w:color="auto"/>
          </w:divBdr>
        </w:div>
        <w:div w:id="720447795">
          <w:marLeft w:val="480"/>
          <w:marRight w:val="0"/>
          <w:marTop w:val="0"/>
          <w:marBottom w:val="0"/>
          <w:divBdr>
            <w:top w:val="none" w:sz="0" w:space="0" w:color="auto"/>
            <w:left w:val="none" w:sz="0" w:space="0" w:color="auto"/>
            <w:bottom w:val="none" w:sz="0" w:space="0" w:color="auto"/>
            <w:right w:val="none" w:sz="0" w:space="0" w:color="auto"/>
          </w:divBdr>
        </w:div>
        <w:div w:id="782531346">
          <w:marLeft w:val="480"/>
          <w:marRight w:val="0"/>
          <w:marTop w:val="0"/>
          <w:marBottom w:val="0"/>
          <w:divBdr>
            <w:top w:val="none" w:sz="0" w:space="0" w:color="auto"/>
            <w:left w:val="none" w:sz="0" w:space="0" w:color="auto"/>
            <w:bottom w:val="none" w:sz="0" w:space="0" w:color="auto"/>
            <w:right w:val="none" w:sz="0" w:space="0" w:color="auto"/>
          </w:divBdr>
        </w:div>
        <w:div w:id="806623968">
          <w:marLeft w:val="480"/>
          <w:marRight w:val="0"/>
          <w:marTop w:val="0"/>
          <w:marBottom w:val="0"/>
          <w:divBdr>
            <w:top w:val="none" w:sz="0" w:space="0" w:color="auto"/>
            <w:left w:val="none" w:sz="0" w:space="0" w:color="auto"/>
            <w:bottom w:val="none" w:sz="0" w:space="0" w:color="auto"/>
            <w:right w:val="none" w:sz="0" w:space="0" w:color="auto"/>
          </w:divBdr>
        </w:div>
        <w:div w:id="838156412">
          <w:marLeft w:val="480"/>
          <w:marRight w:val="0"/>
          <w:marTop w:val="0"/>
          <w:marBottom w:val="0"/>
          <w:divBdr>
            <w:top w:val="none" w:sz="0" w:space="0" w:color="auto"/>
            <w:left w:val="none" w:sz="0" w:space="0" w:color="auto"/>
            <w:bottom w:val="none" w:sz="0" w:space="0" w:color="auto"/>
            <w:right w:val="none" w:sz="0" w:space="0" w:color="auto"/>
          </w:divBdr>
        </w:div>
        <w:div w:id="869729228">
          <w:marLeft w:val="480"/>
          <w:marRight w:val="0"/>
          <w:marTop w:val="0"/>
          <w:marBottom w:val="0"/>
          <w:divBdr>
            <w:top w:val="none" w:sz="0" w:space="0" w:color="auto"/>
            <w:left w:val="none" w:sz="0" w:space="0" w:color="auto"/>
            <w:bottom w:val="none" w:sz="0" w:space="0" w:color="auto"/>
            <w:right w:val="none" w:sz="0" w:space="0" w:color="auto"/>
          </w:divBdr>
        </w:div>
        <w:div w:id="917402319">
          <w:marLeft w:val="480"/>
          <w:marRight w:val="0"/>
          <w:marTop w:val="0"/>
          <w:marBottom w:val="0"/>
          <w:divBdr>
            <w:top w:val="none" w:sz="0" w:space="0" w:color="auto"/>
            <w:left w:val="none" w:sz="0" w:space="0" w:color="auto"/>
            <w:bottom w:val="none" w:sz="0" w:space="0" w:color="auto"/>
            <w:right w:val="none" w:sz="0" w:space="0" w:color="auto"/>
          </w:divBdr>
        </w:div>
        <w:div w:id="967203786">
          <w:marLeft w:val="480"/>
          <w:marRight w:val="0"/>
          <w:marTop w:val="0"/>
          <w:marBottom w:val="0"/>
          <w:divBdr>
            <w:top w:val="none" w:sz="0" w:space="0" w:color="auto"/>
            <w:left w:val="none" w:sz="0" w:space="0" w:color="auto"/>
            <w:bottom w:val="none" w:sz="0" w:space="0" w:color="auto"/>
            <w:right w:val="none" w:sz="0" w:space="0" w:color="auto"/>
          </w:divBdr>
        </w:div>
        <w:div w:id="1014921053">
          <w:marLeft w:val="480"/>
          <w:marRight w:val="0"/>
          <w:marTop w:val="0"/>
          <w:marBottom w:val="0"/>
          <w:divBdr>
            <w:top w:val="none" w:sz="0" w:space="0" w:color="auto"/>
            <w:left w:val="none" w:sz="0" w:space="0" w:color="auto"/>
            <w:bottom w:val="none" w:sz="0" w:space="0" w:color="auto"/>
            <w:right w:val="none" w:sz="0" w:space="0" w:color="auto"/>
          </w:divBdr>
        </w:div>
        <w:div w:id="1051347650">
          <w:marLeft w:val="480"/>
          <w:marRight w:val="0"/>
          <w:marTop w:val="0"/>
          <w:marBottom w:val="0"/>
          <w:divBdr>
            <w:top w:val="none" w:sz="0" w:space="0" w:color="auto"/>
            <w:left w:val="none" w:sz="0" w:space="0" w:color="auto"/>
            <w:bottom w:val="none" w:sz="0" w:space="0" w:color="auto"/>
            <w:right w:val="none" w:sz="0" w:space="0" w:color="auto"/>
          </w:divBdr>
        </w:div>
        <w:div w:id="1053240451">
          <w:marLeft w:val="480"/>
          <w:marRight w:val="0"/>
          <w:marTop w:val="0"/>
          <w:marBottom w:val="0"/>
          <w:divBdr>
            <w:top w:val="none" w:sz="0" w:space="0" w:color="auto"/>
            <w:left w:val="none" w:sz="0" w:space="0" w:color="auto"/>
            <w:bottom w:val="none" w:sz="0" w:space="0" w:color="auto"/>
            <w:right w:val="none" w:sz="0" w:space="0" w:color="auto"/>
          </w:divBdr>
        </w:div>
        <w:div w:id="1090393311">
          <w:marLeft w:val="480"/>
          <w:marRight w:val="0"/>
          <w:marTop w:val="0"/>
          <w:marBottom w:val="0"/>
          <w:divBdr>
            <w:top w:val="none" w:sz="0" w:space="0" w:color="auto"/>
            <w:left w:val="none" w:sz="0" w:space="0" w:color="auto"/>
            <w:bottom w:val="none" w:sz="0" w:space="0" w:color="auto"/>
            <w:right w:val="none" w:sz="0" w:space="0" w:color="auto"/>
          </w:divBdr>
        </w:div>
        <w:div w:id="1149517652">
          <w:marLeft w:val="480"/>
          <w:marRight w:val="0"/>
          <w:marTop w:val="0"/>
          <w:marBottom w:val="0"/>
          <w:divBdr>
            <w:top w:val="none" w:sz="0" w:space="0" w:color="auto"/>
            <w:left w:val="none" w:sz="0" w:space="0" w:color="auto"/>
            <w:bottom w:val="none" w:sz="0" w:space="0" w:color="auto"/>
            <w:right w:val="none" w:sz="0" w:space="0" w:color="auto"/>
          </w:divBdr>
        </w:div>
        <w:div w:id="1177505198">
          <w:marLeft w:val="480"/>
          <w:marRight w:val="0"/>
          <w:marTop w:val="0"/>
          <w:marBottom w:val="0"/>
          <w:divBdr>
            <w:top w:val="none" w:sz="0" w:space="0" w:color="auto"/>
            <w:left w:val="none" w:sz="0" w:space="0" w:color="auto"/>
            <w:bottom w:val="none" w:sz="0" w:space="0" w:color="auto"/>
            <w:right w:val="none" w:sz="0" w:space="0" w:color="auto"/>
          </w:divBdr>
        </w:div>
        <w:div w:id="1255167438">
          <w:marLeft w:val="480"/>
          <w:marRight w:val="0"/>
          <w:marTop w:val="0"/>
          <w:marBottom w:val="0"/>
          <w:divBdr>
            <w:top w:val="none" w:sz="0" w:space="0" w:color="auto"/>
            <w:left w:val="none" w:sz="0" w:space="0" w:color="auto"/>
            <w:bottom w:val="none" w:sz="0" w:space="0" w:color="auto"/>
            <w:right w:val="none" w:sz="0" w:space="0" w:color="auto"/>
          </w:divBdr>
        </w:div>
        <w:div w:id="1311908603">
          <w:marLeft w:val="480"/>
          <w:marRight w:val="0"/>
          <w:marTop w:val="0"/>
          <w:marBottom w:val="0"/>
          <w:divBdr>
            <w:top w:val="none" w:sz="0" w:space="0" w:color="auto"/>
            <w:left w:val="none" w:sz="0" w:space="0" w:color="auto"/>
            <w:bottom w:val="none" w:sz="0" w:space="0" w:color="auto"/>
            <w:right w:val="none" w:sz="0" w:space="0" w:color="auto"/>
          </w:divBdr>
        </w:div>
        <w:div w:id="1363482917">
          <w:marLeft w:val="480"/>
          <w:marRight w:val="0"/>
          <w:marTop w:val="0"/>
          <w:marBottom w:val="0"/>
          <w:divBdr>
            <w:top w:val="none" w:sz="0" w:space="0" w:color="auto"/>
            <w:left w:val="none" w:sz="0" w:space="0" w:color="auto"/>
            <w:bottom w:val="none" w:sz="0" w:space="0" w:color="auto"/>
            <w:right w:val="none" w:sz="0" w:space="0" w:color="auto"/>
          </w:divBdr>
        </w:div>
        <w:div w:id="1367556634">
          <w:marLeft w:val="480"/>
          <w:marRight w:val="0"/>
          <w:marTop w:val="0"/>
          <w:marBottom w:val="0"/>
          <w:divBdr>
            <w:top w:val="none" w:sz="0" w:space="0" w:color="auto"/>
            <w:left w:val="none" w:sz="0" w:space="0" w:color="auto"/>
            <w:bottom w:val="none" w:sz="0" w:space="0" w:color="auto"/>
            <w:right w:val="none" w:sz="0" w:space="0" w:color="auto"/>
          </w:divBdr>
        </w:div>
        <w:div w:id="1410078409">
          <w:marLeft w:val="480"/>
          <w:marRight w:val="0"/>
          <w:marTop w:val="0"/>
          <w:marBottom w:val="0"/>
          <w:divBdr>
            <w:top w:val="none" w:sz="0" w:space="0" w:color="auto"/>
            <w:left w:val="none" w:sz="0" w:space="0" w:color="auto"/>
            <w:bottom w:val="none" w:sz="0" w:space="0" w:color="auto"/>
            <w:right w:val="none" w:sz="0" w:space="0" w:color="auto"/>
          </w:divBdr>
        </w:div>
        <w:div w:id="1425296521">
          <w:marLeft w:val="480"/>
          <w:marRight w:val="0"/>
          <w:marTop w:val="0"/>
          <w:marBottom w:val="0"/>
          <w:divBdr>
            <w:top w:val="none" w:sz="0" w:space="0" w:color="auto"/>
            <w:left w:val="none" w:sz="0" w:space="0" w:color="auto"/>
            <w:bottom w:val="none" w:sz="0" w:space="0" w:color="auto"/>
            <w:right w:val="none" w:sz="0" w:space="0" w:color="auto"/>
          </w:divBdr>
        </w:div>
        <w:div w:id="1436827019">
          <w:marLeft w:val="480"/>
          <w:marRight w:val="0"/>
          <w:marTop w:val="0"/>
          <w:marBottom w:val="0"/>
          <w:divBdr>
            <w:top w:val="none" w:sz="0" w:space="0" w:color="auto"/>
            <w:left w:val="none" w:sz="0" w:space="0" w:color="auto"/>
            <w:bottom w:val="none" w:sz="0" w:space="0" w:color="auto"/>
            <w:right w:val="none" w:sz="0" w:space="0" w:color="auto"/>
          </w:divBdr>
        </w:div>
        <w:div w:id="1520585773">
          <w:marLeft w:val="480"/>
          <w:marRight w:val="0"/>
          <w:marTop w:val="0"/>
          <w:marBottom w:val="0"/>
          <w:divBdr>
            <w:top w:val="none" w:sz="0" w:space="0" w:color="auto"/>
            <w:left w:val="none" w:sz="0" w:space="0" w:color="auto"/>
            <w:bottom w:val="none" w:sz="0" w:space="0" w:color="auto"/>
            <w:right w:val="none" w:sz="0" w:space="0" w:color="auto"/>
          </w:divBdr>
        </w:div>
        <w:div w:id="1576627907">
          <w:marLeft w:val="480"/>
          <w:marRight w:val="0"/>
          <w:marTop w:val="0"/>
          <w:marBottom w:val="0"/>
          <w:divBdr>
            <w:top w:val="none" w:sz="0" w:space="0" w:color="auto"/>
            <w:left w:val="none" w:sz="0" w:space="0" w:color="auto"/>
            <w:bottom w:val="none" w:sz="0" w:space="0" w:color="auto"/>
            <w:right w:val="none" w:sz="0" w:space="0" w:color="auto"/>
          </w:divBdr>
        </w:div>
        <w:div w:id="1600676016">
          <w:marLeft w:val="480"/>
          <w:marRight w:val="0"/>
          <w:marTop w:val="0"/>
          <w:marBottom w:val="0"/>
          <w:divBdr>
            <w:top w:val="none" w:sz="0" w:space="0" w:color="auto"/>
            <w:left w:val="none" w:sz="0" w:space="0" w:color="auto"/>
            <w:bottom w:val="none" w:sz="0" w:space="0" w:color="auto"/>
            <w:right w:val="none" w:sz="0" w:space="0" w:color="auto"/>
          </w:divBdr>
        </w:div>
        <w:div w:id="1603107410">
          <w:marLeft w:val="480"/>
          <w:marRight w:val="0"/>
          <w:marTop w:val="0"/>
          <w:marBottom w:val="0"/>
          <w:divBdr>
            <w:top w:val="none" w:sz="0" w:space="0" w:color="auto"/>
            <w:left w:val="none" w:sz="0" w:space="0" w:color="auto"/>
            <w:bottom w:val="none" w:sz="0" w:space="0" w:color="auto"/>
            <w:right w:val="none" w:sz="0" w:space="0" w:color="auto"/>
          </w:divBdr>
        </w:div>
        <w:div w:id="1610897202">
          <w:marLeft w:val="480"/>
          <w:marRight w:val="0"/>
          <w:marTop w:val="0"/>
          <w:marBottom w:val="0"/>
          <w:divBdr>
            <w:top w:val="none" w:sz="0" w:space="0" w:color="auto"/>
            <w:left w:val="none" w:sz="0" w:space="0" w:color="auto"/>
            <w:bottom w:val="none" w:sz="0" w:space="0" w:color="auto"/>
            <w:right w:val="none" w:sz="0" w:space="0" w:color="auto"/>
          </w:divBdr>
        </w:div>
        <w:div w:id="1681662088">
          <w:marLeft w:val="480"/>
          <w:marRight w:val="0"/>
          <w:marTop w:val="0"/>
          <w:marBottom w:val="0"/>
          <w:divBdr>
            <w:top w:val="none" w:sz="0" w:space="0" w:color="auto"/>
            <w:left w:val="none" w:sz="0" w:space="0" w:color="auto"/>
            <w:bottom w:val="none" w:sz="0" w:space="0" w:color="auto"/>
            <w:right w:val="none" w:sz="0" w:space="0" w:color="auto"/>
          </w:divBdr>
        </w:div>
        <w:div w:id="1723089604">
          <w:marLeft w:val="480"/>
          <w:marRight w:val="0"/>
          <w:marTop w:val="0"/>
          <w:marBottom w:val="0"/>
          <w:divBdr>
            <w:top w:val="none" w:sz="0" w:space="0" w:color="auto"/>
            <w:left w:val="none" w:sz="0" w:space="0" w:color="auto"/>
            <w:bottom w:val="none" w:sz="0" w:space="0" w:color="auto"/>
            <w:right w:val="none" w:sz="0" w:space="0" w:color="auto"/>
          </w:divBdr>
        </w:div>
        <w:div w:id="1758939755">
          <w:marLeft w:val="480"/>
          <w:marRight w:val="0"/>
          <w:marTop w:val="0"/>
          <w:marBottom w:val="0"/>
          <w:divBdr>
            <w:top w:val="none" w:sz="0" w:space="0" w:color="auto"/>
            <w:left w:val="none" w:sz="0" w:space="0" w:color="auto"/>
            <w:bottom w:val="none" w:sz="0" w:space="0" w:color="auto"/>
            <w:right w:val="none" w:sz="0" w:space="0" w:color="auto"/>
          </w:divBdr>
        </w:div>
        <w:div w:id="1839542786">
          <w:marLeft w:val="480"/>
          <w:marRight w:val="0"/>
          <w:marTop w:val="0"/>
          <w:marBottom w:val="0"/>
          <w:divBdr>
            <w:top w:val="none" w:sz="0" w:space="0" w:color="auto"/>
            <w:left w:val="none" w:sz="0" w:space="0" w:color="auto"/>
            <w:bottom w:val="none" w:sz="0" w:space="0" w:color="auto"/>
            <w:right w:val="none" w:sz="0" w:space="0" w:color="auto"/>
          </w:divBdr>
        </w:div>
        <w:div w:id="1885168733">
          <w:marLeft w:val="480"/>
          <w:marRight w:val="0"/>
          <w:marTop w:val="0"/>
          <w:marBottom w:val="0"/>
          <w:divBdr>
            <w:top w:val="none" w:sz="0" w:space="0" w:color="auto"/>
            <w:left w:val="none" w:sz="0" w:space="0" w:color="auto"/>
            <w:bottom w:val="none" w:sz="0" w:space="0" w:color="auto"/>
            <w:right w:val="none" w:sz="0" w:space="0" w:color="auto"/>
          </w:divBdr>
        </w:div>
        <w:div w:id="1890263118">
          <w:marLeft w:val="480"/>
          <w:marRight w:val="0"/>
          <w:marTop w:val="0"/>
          <w:marBottom w:val="0"/>
          <w:divBdr>
            <w:top w:val="none" w:sz="0" w:space="0" w:color="auto"/>
            <w:left w:val="none" w:sz="0" w:space="0" w:color="auto"/>
            <w:bottom w:val="none" w:sz="0" w:space="0" w:color="auto"/>
            <w:right w:val="none" w:sz="0" w:space="0" w:color="auto"/>
          </w:divBdr>
        </w:div>
        <w:div w:id="1940021764">
          <w:marLeft w:val="480"/>
          <w:marRight w:val="0"/>
          <w:marTop w:val="0"/>
          <w:marBottom w:val="0"/>
          <w:divBdr>
            <w:top w:val="none" w:sz="0" w:space="0" w:color="auto"/>
            <w:left w:val="none" w:sz="0" w:space="0" w:color="auto"/>
            <w:bottom w:val="none" w:sz="0" w:space="0" w:color="auto"/>
            <w:right w:val="none" w:sz="0" w:space="0" w:color="auto"/>
          </w:divBdr>
        </w:div>
        <w:div w:id="1957634712">
          <w:marLeft w:val="480"/>
          <w:marRight w:val="0"/>
          <w:marTop w:val="0"/>
          <w:marBottom w:val="0"/>
          <w:divBdr>
            <w:top w:val="none" w:sz="0" w:space="0" w:color="auto"/>
            <w:left w:val="none" w:sz="0" w:space="0" w:color="auto"/>
            <w:bottom w:val="none" w:sz="0" w:space="0" w:color="auto"/>
            <w:right w:val="none" w:sz="0" w:space="0" w:color="auto"/>
          </w:divBdr>
        </w:div>
        <w:div w:id="1967587606">
          <w:marLeft w:val="480"/>
          <w:marRight w:val="0"/>
          <w:marTop w:val="0"/>
          <w:marBottom w:val="0"/>
          <w:divBdr>
            <w:top w:val="none" w:sz="0" w:space="0" w:color="auto"/>
            <w:left w:val="none" w:sz="0" w:space="0" w:color="auto"/>
            <w:bottom w:val="none" w:sz="0" w:space="0" w:color="auto"/>
            <w:right w:val="none" w:sz="0" w:space="0" w:color="auto"/>
          </w:divBdr>
        </w:div>
      </w:divsChild>
    </w:div>
    <w:div w:id="1764062704">
      <w:bodyDiv w:val="1"/>
      <w:marLeft w:val="0"/>
      <w:marRight w:val="0"/>
      <w:marTop w:val="0"/>
      <w:marBottom w:val="0"/>
      <w:divBdr>
        <w:top w:val="none" w:sz="0" w:space="0" w:color="auto"/>
        <w:left w:val="none" w:sz="0" w:space="0" w:color="auto"/>
        <w:bottom w:val="none" w:sz="0" w:space="0" w:color="auto"/>
        <w:right w:val="none" w:sz="0" w:space="0" w:color="auto"/>
      </w:divBdr>
      <w:divsChild>
        <w:div w:id="1474102">
          <w:marLeft w:val="480"/>
          <w:marRight w:val="0"/>
          <w:marTop w:val="0"/>
          <w:marBottom w:val="0"/>
          <w:divBdr>
            <w:top w:val="none" w:sz="0" w:space="0" w:color="auto"/>
            <w:left w:val="none" w:sz="0" w:space="0" w:color="auto"/>
            <w:bottom w:val="none" w:sz="0" w:space="0" w:color="auto"/>
            <w:right w:val="none" w:sz="0" w:space="0" w:color="auto"/>
          </w:divBdr>
        </w:div>
        <w:div w:id="56049839">
          <w:marLeft w:val="480"/>
          <w:marRight w:val="0"/>
          <w:marTop w:val="0"/>
          <w:marBottom w:val="0"/>
          <w:divBdr>
            <w:top w:val="none" w:sz="0" w:space="0" w:color="auto"/>
            <w:left w:val="none" w:sz="0" w:space="0" w:color="auto"/>
            <w:bottom w:val="none" w:sz="0" w:space="0" w:color="auto"/>
            <w:right w:val="none" w:sz="0" w:space="0" w:color="auto"/>
          </w:divBdr>
        </w:div>
        <w:div w:id="88742670">
          <w:marLeft w:val="480"/>
          <w:marRight w:val="0"/>
          <w:marTop w:val="0"/>
          <w:marBottom w:val="0"/>
          <w:divBdr>
            <w:top w:val="none" w:sz="0" w:space="0" w:color="auto"/>
            <w:left w:val="none" w:sz="0" w:space="0" w:color="auto"/>
            <w:bottom w:val="none" w:sz="0" w:space="0" w:color="auto"/>
            <w:right w:val="none" w:sz="0" w:space="0" w:color="auto"/>
          </w:divBdr>
        </w:div>
        <w:div w:id="89665288">
          <w:marLeft w:val="480"/>
          <w:marRight w:val="0"/>
          <w:marTop w:val="0"/>
          <w:marBottom w:val="0"/>
          <w:divBdr>
            <w:top w:val="none" w:sz="0" w:space="0" w:color="auto"/>
            <w:left w:val="none" w:sz="0" w:space="0" w:color="auto"/>
            <w:bottom w:val="none" w:sz="0" w:space="0" w:color="auto"/>
            <w:right w:val="none" w:sz="0" w:space="0" w:color="auto"/>
          </w:divBdr>
        </w:div>
        <w:div w:id="94205908">
          <w:marLeft w:val="480"/>
          <w:marRight w:val="0"/>
          <w:marTop w:val="0"/>
          <w:marBottom w:val="0"/>
          <w:divBdr>
            <w:top w:val="none" w:sz="0" w:space="0" w:color="auto"/>
            <w:left w:val="none" w:sz="0" w:space="0" w:color="auto"/>
            <w:bottom w:val="none" w:sz="0" w:space="0" w:color="auto"/>
            <w:right w:val="none" w:sz="0" w:space="0" w:color="auto"/>
          </w:divBdr>
        </w:div>
        <w:div w:id="134108936">
          <w:marLeft w:val="480"/>
          <w:marRight w:val="0"/>
          <w:marTop w:val="0"/>
          <w:marBottom w:val="0"/>
          <w:divBdr>
            <w:top w:val="none" w:sz="0" w:space="0" w:color="auto"/>
            <w:left w:val="none" w:sz="0" w:space="0" w:color="auto"/>
            <w:bottom w:val="none" w:sz="0" w:space="0" w:color="auto"/>
            <w:right w:val="none" w:sz="0" w:space="0" w:color="auto"/>
          </w:divBdr>
        </w:div>
        <w:div w:id="237833384">
          <w:marLeft w:val="480"/>
          <w:marRight w:val="0"/>
          <w:marTop w:val="0"/>
          <w:marBottom w:val="0"/>
          <w:divBdr>
            <w:top w:val="none" w:sz="0" w:space="0" w:color="auto"/>
            <w:left w:val="none" w:sz="0" w:space="0" w:color="auto"/>
            <w:bottom w:val="none" w:sz="0" w:space="0" w:color="auto"/>
            <w:right w:val="none" w:sz="0" w:space="0" w:color="auto"/>
          </w:divBdr>
        </w:div>
        <w:div w:id="245650141">
          <w:marLeft w:val="480"/>
          <w:marRight w:val="0"/>
          <w:marTop w:val="0"/>
          <w:marBottom w:val="0"/>
          <w:divBdr>
            <w:top w:val="none" w:sz="0" w:space="0" w:color="auto"/>
            <w:left w:val="none" w:sz="0" w:space="0" w:color="auto"/>
            <w:bottom w:val="none" w:sz="0" w:space="0" w:color="auto"/>
            <w:right w:val="none" w:sz="0" w:space="0" w:color="auto"/>
          </w:divBdr>
        </w:div>
        <w:div w:id="247078612">
          <w:marLeft w:val="480"/>
          <w:marRight w:val="0"/>
          <w:marTop w:val="0"/>
          <w:marBottom w:val="0"/>
          <w:divBdr>
            <w:top w:val="none" w:sz="0" w:space="0" w:color="auto"/>
            <w:left w:val="none" w:sz="0" w:space="0" w:color="auto"/>
            <w:bottom w:val="none" w:sz="0" w:space="0" w:color="auto"/>
            <w:right w:val="none" w:sz="0" w:space="0" w:color="auto"/>
          </w:divBdr>
        </w:div>
        <w:div w:id="250310627">
          <w:marLeft w:val="480"/>
          <w:marRight w:val="0"/>
          <w:marTop w:val="0"/>
          <w:marBottom w:val="0"/>
          <w:divBdr>
            <w:top w:val="none" w:sz="0" w:space="0" w:color="auto"/>
            <w:left w:val="none" w:sz="0" w:space="0" w:color="auto"/>
            <w:bottom w:val="none" w:sz="0" w:space="0" w:color="auto"/>
            <w:right w:val="none" w:sz="0" w:space="0" w:color="auto"/>
          </w:divBdr>
        </w:div>
        <w:div w:id="270623469">
          <w:marLeft w:val="480"/>
          <w:marRight w:val="0"/>
          <w:marTop w:val="0"/>
          <w:marBottom w:val="0"/>
          <w:divBdr>
            <w:top w:val="none" w:sz="0" w:space="0" w:color="auto"/>
            <w:left w:val="none" w:sz="0" w:space="0" w:color="auto"/>
            <w:bottom w:val="none" w:sz="0" w:space="0" w:color="auto"/>
            <w:right w:val="none" w:sz="0" w:space="0" w:color="auto"/>
          </w:divBdr>
        </w:div>
        <w:div w:id="290283421">
          <w:marLeft w:val="480"/>
          <w:marRight w:val="0"/>
          <w:marTop w:val="0"/>
          <w:marBottom w:val="0"/>
          <w:divBdr>
            <w:top w:val="none" w:sz="0" w:space="0" w:color="auto"/>
            <w:left w:val="none" w:sz="0" w:space="0" w:color="auto"/>
            <w:bottom w:val="none" w:sz="0" w:space="0" w:color="auto"/>
            <w:right w:val="none" w:sz="0" w:space="0" w:color="auto"/>
          </w:divBdr>
        </w:div>
        <w:div w:id="314339459">
          <w:marLeft w:val="480"/>
          <w:marRight w:val="0"/>
          <w:marTop w:val="0"/>
          <w:marBottom w:val="0"/>
          <w:divBdr>
            <w:top w:val="none" w:sz="0" w:space="0" w:color="auto"/>
            <w:left w:val="none" w:sz="0" w:space="0" w:color="auto"/>
            <w:bottom w:val="none" w:sz="0" w:space="0" w:color="auto"/>
            <w:right w:val="none" w:sz="0" w:space="0" w:color="auto"/>
          </w:divBdr>
        </w:div>
        <w:div w:id="351692165">
          <w:marLeft w:val="480"/>
          <w:marRight w:val="0"/>
          <w:marTop w:val="0"/>
          <w:marBottom w:val="0"/>
          <w:divBdr>
            <w:top w:val="none" w:sz="0" w:space="0" w:color="auto"/>
            <w:left w:val="none" w:sz="0" w:space="0" w:color="auto"/>
            <w:bottom w:val="none" w:sz="0" w:space="0" w:color="auto"/>
            <w:right w:val="none" w:sz="0" w:space="0" w:color="auto"/>
          </w:divBdr>
        </w:div>
        <w:div w:id="375669055">
          <w:marLeft w:val="480"/>
          <w:marRight w:val="0"/>
          <w:marTop w:val="0"/>
          <w:marBottom w:val="0"/>
          <w:divBdr>
            <w:top w:val="none" w:sz="0" w:space="0" w:color="auto"/>
            <w:left w:val="none" w:sz="0" w:space="0" w:color="auto"/>
            <w:bottom w:val="none" w:sz="0" w:space="0" w:color="auto"/>
            <w:right w:val="none" w:sz="0" w:space="0" w:color="auto"/>
          </w:divBdr>
        </w:div>
        <w:div w:id="381057177">
          <w:marLeft w:val="480"/>
          <w:marRight w:val="0"/>
          <w:marTop w:val="0"/>
          <w:marBottom w:val="0"/>
          <w:divBdr>
            <w:top w:val="none" w:sz="0" w:space="0" w:color="auto"/>
            <w:left w:val="none" w:sz="0" w:space="0" w:color="auto"/>
            <w:bottom w:val="none" w:sz="0" w:space="0" w:color="auto"/>
            <w:right w:val="none" w:sz="0" w:space="0" w:color="auto"/>
          </w:divBdr>
        </w:div>
        <w:div w:id="394470381">
          <w:marLeft w:val="480"/>
          <w:marRight w:val="0"/>
          <w:marTop w:val="0"/>
          <w:marBottom w:val="0"/>
          <w:divBdr>
            <w:top w:val="none" w:sz="0" w:space="0" w:color="auto"/>
            <w:left w:val="none" w:sz="0" w:space="0" w:color="auto"/>
            <w:bottom w:val="none" w:sz="0" w:space="0" w:color="auto"/>
            <w:right w:val="none" w:sz="0" w:space="0" w:color="auto"/>
          </w:divBdr>
        </w:div>
        <w:div w:id="419908921">
          <w:marLeft w:val="480"/>
          <w:marRight w:val="0"/>
          <w:marTop w:val="0"/>
          <w:marBottom w:val="0"/>
          <w:divBdr>
            <w:top w:val="none" w:sz="0" w:space="0" w:color="auto"/>
            <w:left w:val="none" w:sz="0" w:space="0" w:color="auto"/>
            <w:bottom w:val="none" w:sz="0" w:space="0" w:color="auto"/>
            <w:right w:val="none" w:sz="0" w:space="0" w:color="auto"/>
          </w:divBdr>
        </w:div>
        <w:div w:id="487089212">
          <w:marLeft w:val="480"/>
          <w:marRight w:val="0"/>
          <w:marTop w:val="0"/>
          <w:marBottom w:val="0"/>
          <w:divBdr>
            <w:top w:val="none" w:sz="0" w:space="0" w:color="auto"/>
            <w:left w:val="none" w:sz="0" w:space="0" w:color="auto"/>
            <w:bottom w:val="none" w:sz="0" w:space="0" w:color="auto"/>
            <w:right w:val="none" w:sz="0" w:space="0" w:color="auto"/>
          </w:divBdr>
        </w:div>
        <w:div w:id="503863324">
          <w:marLeft w:val="480"/>
          <w:marRight w:val="0"/>
          <w:marTop w:val="0"/>
          <w:marBottom w:val="0"/>
          <w:divBdr>
            <w:top w:val="none" w:sz="0" w:space="0" w:color="auto"/>
            <w:left w:val="none" w:sz="0" w:space="0" w:color="auto"/>
            <w:bottom w:val="none" w:sz="0" w:space="0" w:color="auto"/>
            <w:right w:val="none" w:sz="0" w:space="0" w:color="auto"/>
          </w:divBdr>
        </w:div>
        <w:div w:id="671642902">
          <w:marLeft w:val="480"/>
          <w:marRight w:val="0"/>
          <w:marTop w:val="0"/>
          <w:marBottom w:val="0"/>
          <w:divBdr>
            <w:top w:val="none" w:sz="0" w:space="0" w:color="auto"/>
            <w:left w:val="none" w:sz="0" w:space="0" w:color="auto"/>
            <w:bottom w:val="none" w:sz="0" w:space="0" w:color="auto"/>
            <w:right w:val="none" w:sz="0" w:space="0" w:color="auto"/>
          </w:divBdr>
        </w:div>
        <w:div w:id="759833759">
          <w:marLeft w:val="480"/>
          <w:marRight w:val="0"/>
          <w:marTop w:val="0"/>
          <w:marBottom w:val="0"/>
          <w:divBdr>
            <w:top w:val="none" w:sz="0" w:space="0" w:color="auto"/>
            <w:left w:val="none" w:sz="0" w:space="0" w:color="auto"/>
            <w:bottom w:val="none" w:sz="0" w:space="0" w:color="auto"/>
            <w:right w:val="none" w:sz="0" w:space="0" w:color="auto"/>
          </w:divBdr>
        </w:div>
        <w:div w:id="780298380">
          <w:marLeft w:val="480"/>
          <w:marRight w:val="0"/>
          <w:marTop w:val="0"/>
          <w:marBottom w:val="0"/>
          <w:divBdr>
            <w:top w:val="none" w:sz="0" w:space="0" w:color="auto"/>
            <w:left w:val="none" w:sz="0" w:space="0" w:color="auto"/>
            <w:bottom w:val="none" w:sz="0" w:space="0" w:color="auto"/>
            <w:right w:val="none" w:sz="0" w:space="0" w:color="auto"/>
          </w:divBdr>
        </w:div>
        <w:div w:id="783497534">
          <w:marLeft w:val="480"/>
          <w:marRight w:val="0"/>
          <w:marTop w:val="0"/>
          <w:marBottom w:val="0"/>
          <w:divBdr>
            <w:top w:val="none" w:sz="0" w:space="0" w:color="auto"/>
            <w:left w:val="none" w:sz="0" w:space="0" w:color="auto"/>
            <w:bottom w:val="none" w:sz="0" w:space="0" w:color="auto"/>
            <w:right w:val="none" w:sz="0" w:space="0" w:color="auto"/>
          </w:divBdr>
        </w:div>
        <w:div w:id="808009476">
          <w:marLeft w:val="480"/>
          <w:marRight w:val="0"/>
          <w:marTop w:val="0"/>
          <w:marBottom w:val="0"/>
          <w:divBdr>
            <w:top w:val="none" w:sz="0" w:space="0" w:color="auto"/>
            <w:left w:val="none" w:sz="0" w:space="0" w:color="auto"/>
            <w:bottom w:val="none" w:sz="0" w:space="0" w:color="auto"/>
            <w:right w:val="none" w:sz="0" w:space="0" w:color="auto"/>
          </w:divBdr>
        </w:div>
        <w:div w:id="832570403">
          <w:marLeft w:val="480"/>
          <w:marRight w:val="0"/>
          <w:marTop w:val="0"/>
          <w:marBottom w:val="0"/>
          <w:divBdr>
            <w:top w:val="none" w:sz="0" w:space="0" w:color="auto"/>
            <w:left w:val="none" w:sz="0" w:space="0" w:color="auto"/>
            <w:bottom w:val="none" w:sz="0" w:space="0" w:color="auto"/>
            <w:right w:val="none" w:sz="0" w:space="0" w:color="auto"/>
          </w:divBdr>
        </w:div>
        <w:div w:id="872352218">
          <w:marLeft w:val="480"/>
          <w:marRight w:val="0"/>
          <w:marTop w:val="0"/>
          <w:marBottom w:val="0"/>
          <w:divBdr>
            <w:top w:val="none" w:sz="0" w:space="0" w:color="auto"/>
            <w:left w:val="none" w:sz="0" w:space="0" w:color="auto"/>
            <w:bottom w:val="none" w:sz="0" w:space="0" w:color="auto"/>
            <w:right w:val="none" w:sz="0" w:space="0" w:color="auto"/>
          </w:divBdr>
        </w:div>
        <w:div w:id="973169900">
          <w:marLeft w:val="480"/>
          <w:marRight w:val="0"/>
          <w:marTop w:val="0"/>
          <w:marBottom w:val="0"/>
          <w:divBdr>
            <w:top w:val="none" w:sz="0" w:space="0" w:color="auto"/>
            <w:left w:val="none" w:sz="0" w:space="0" w:color="auto"/>
            <w:bottom w:val="none" w:sz="0" w:space="0" w:color="auto"/>
            <w:right w:val="none" w:sz="0" w:space="0" w:color="auto"/>
          </w:divBdr>
        </w:div>
        <w:div w:id="973291748">
          <w:marLeft w:val="480"/>
          <w:marRight w:val="0"/>
          <w:marTop w:val="0"/>
          <w:marBottom w:val="0"/>
          <w:divBdr>
            <w:top w:val="none" w:sz="0" w:space="0" w:color="auto"/>
            <w:left w:val="none" w:sz="0" w:space="0" w:color="auto"/>
            <w:bottom w:val="none" w:sz="0" w:space="0" w:color="auto"/>
            <w:right w:val="none" w:sz="0" w:space="0" w:color="auto"/>
          </w:divBdr>
        </w:div>
        <w:div w:id="982850810">
          <w:marLeft w:val="480"/>
          <w:marRight w:val="0"/>
          <w:marTop w:val="0"/>
          <w:marBottom w:val="0"/>
          <w:divBdr>
            <w:top w:val="none" w:sz="0" w:space="0" w:color="auto"/>
            <w:left w:val="none" w:sz="0" w:space="0" w:color="auto"/>
            <w:bottom w:val="none" w:sz="0" w:space="0" w:color="auto"/>
            <w:right w:val="none" w:sz="0" w:space="0" w:color="auto"/>
          </w:divBdr>
        </w:div>
        <w:div w:id="1008602363">
          <w:marLeft w:val="480"/>
          <w:marRight w:val="0"/>
          <w:marTop w:val="0"/>
          <w:marBottom w:val="0"/>
          <w:divBdr>
            <w:top w:val="none" w:sz="0" w:space="0" w:color="auto"/>
            <w:left w:val="none" w:sz="0" w:space="0" w:color="auto"/>
            <w:bottom w:val="none" w:sz="0" w:space="0" w:color="auto"/>
            <w:right w:val="none" w:sz="0" w:space="0" w:color="auto"/>
          </w:divBdr>
        </w:div>
        <w:div w:id="1040475935">
          <w:marLeft w:val="480"/>
          <w:marRight w:val="0"/>
          <w:marTop w:val="0"/>
          <w:marBottom w:val="0"/>
          <w:divBdr>
            <w:top w:val="none" w:sz="0" w:space="0" w:color="auto"/>
            <w:left w:val="none" w:sz="0" w:space="0" w:color="auto"/>
            <w:bottom w:val="none" w:sz="0" w:space="0" w:color="auto"/>
            <w:right w:val="none" w:sz="0" w:space="0" w:color="auto"/>
          </w:divBdr>
        </w:div>
        <w:div w:id="1134521969">
          <w:marLeft w:val="480"/>
          <w:marRight w:val="0"/>
          <w:marTop w:val="0"/>
          <w:marBottom w:val="0"/>
          <w:divBdr>
            <w:top w:val="none" w:sz="0" w:space="0" w:color="auto"/>
            <w:left w:val="none" w:sz="0" w:space="0" w:color="auto"/>
            <w:bottom w:val="none" w:sz="0" w:space="0" w:color="auto"/>
            <w:right w:val="none" w:sz="0" w:space="0" w:color="auto"/>
          </w:divBdr>
        </w:div>
        <w:div w:id="1156800259">
          <w:marLeft w:val="480"/>
          <w:marRight w:val="0"/>
          <w:marTop w:val="0"/>
          <w:marBottom w:val="0"/>
          <w:divBdr>
            <w:top w:val="none" w:sz="0" w:space="0" w:color="auto"/>
            <w:left w:val="none" w:sz="0" w:space="0" w:color="auto"/>
            <w:bottom w:val="none" w:sz="0" w:space="0" w:color="auto"/>
            <w:right w:val="none" w:sz="0" w:space="0" w:color="auto"/>
          </w:divBdr>
        </w:div>
        <w:div w:id="1171869988">
          <w:marLeft w:val="480"/>
          <w:marRight w:val="0"/>
          <w:marTop w:val="0"/>
          <w:marBottom w:val="0"/>
          <w:divBdr>
            <w:top w:val="none" w:sz="0" w:space="0" w:color="auto"/>
            <w:left w:val="none" w:sz="0" w:space="0" w:color="auto"/>
            <w:bottom w:val="none" w:sz="0" w:space="0" w:color="auto"/>
            <w:right w:val="none" w:sz="0" w:space="0" w:color="auto"/>
          </w:divBdr>
        </w:div>
        <w:div w:id="1178345518">
          <w:marLeft w:val="480"/>
          <w:marRight w:val="0"/>
          <w:marTop w:val="0"/>
          <w:marBottom w:val="0"/>
          <w:divBdr>
            <w:top w:val="none" w:sz="0" w:space="0" w:color="auto"/>
            <w:left w:val="none" w:sz="0" w:space="0" w:color="auto"/>
            <w:bottom w:val="none" w:sz="0" w:space="0" w:color="auto"/>
            <w:right w:val="none" w:sz="0" w:space="0" w:color="auto"/>
          </w:divBdr>
        </w:div>
        <w:div w:id="1192917629">
          <w:marLeft w:val="480"/>
          <w:marRight w:val="0"/>
          <w:marTop w:val="0"/>
          <w:marBottom w:val="0"/>
          <w:divBdr>
            <w:top w:val="none" w:sz="0" w:space="0" w:color="auto"/>
            <w:left w:val="none" w:sz="0" w:space="0" w:color="auto"/>
            <w:bottom w:val="none" w:sz="0" w:space="0" w:color="auto"/>
            <w:right w:val="none" w:sz="0" w:space="0" w:color="auto"/>
          </w:divBdr>
        </w:div>
        <w:div w:id="1206672184">
          <w:marLeft w:val="480"/>
          <w:marRight w:val="0"/>
          <w:marTop w:val="0"/>
          <w:marBottom w:val="0"/>
          <w:divBdr>
            <w:top w:val="none" w:sz="0" w:space="0" w:color="auto"/>
            <w:left w:val="none" w:sz="0" w:space="0" w:color="auto"/>
            <w:bottom w:val="none" w:sz="0" w:space="0" w:color="auto"/>
            <w:right w:val="none" w:sz="0" w:space="0" w:color="auto"/>
          </w:divBdr>
        </w:div>
        <w:div w:id="1225213297">
          <w:marLeft w:val="480"/>
          <w:marRight w:val="0"/>
          <w:marTop w:val="0"/>
          <w:marBottom w:val="0"/>
          <w:divBdr>
            <w:top w:val="none" w:sz="0" w:space="0" w:color="auto"/>
            <w:left w:val="none" w:sz="0" w:space="0" w:color="auto"/>
            <w:bottom w:val="none" w:sz="0" w:space="0" w:color="auto"/>
            <w:right w:val="none" w:sz="0" w:space="0" w:color="auto"/>
          </w:divBdr>
        </w:div>
        <w:div w:id="1249996532">
          <w:marLeft w:val="480"/>
          <w:marRight w:val="0"/>
          <w:marTop w:val="0"/>
          <w:marBottom w:val="0"/>
          <w:divBdr>
            <w:top w:val="none" w:sz="0" w:space="0" w:color="auto"/>
            <w:left w:val="none" w:sz="0" w:space="0" w:color="auto"/>
            <w:bottom w:val="none" w:sz="0" w:space="0" w:color="auto"/>
            <w:right w:val="none" w:sz="0" w:space="0" w:color="auto"/>
          </w:divBdr>
        </w:div>
        <w:div w:id="1447039948">
          <w:marLeft w:val="480"/>
          <w:marRight w:val="0"/>
          <w:marTop w:val="0"/>
          <w:marBottom w:val="0"/>
          <w:divBdr>
            <w:top w:val="none" w:sz="0" w:space="0" w:color="auto"/>
            <w:left w:val="none" w:sz="0" w:space="0" w:color="auto"/>
            <w:bottom w:val="none" w:sz="0" w:space="0" w:color="auto"/>
            <w:right w:val="none" w:sz="0" w:space="0" w:color="auto"/>
          </w:divBdr>
        </w:div>
        <w:div w:id="1488785857">
          <w:marLeft w:val="480"/>
          <w:marRight w:val="0"/>
          <w:marTop w:val="0"/>
          <w:marBottom w:val="0"/>
          <w:divBdr>
            <w:top w:val="none" w:sz="0" w:space="0" w:color="auto"/>
            <w:left w:val="none" w:sz="0" w:space="0" w:color="auto"/>
            <w:bottom w:val="none" w:sz="0" w:space="0" w:color="auto"/>
            <w:right w:val="none" w:sz="0" w:space="0" w:color="auto"/>
          </w:divBdr>
        </w:div>
        <w:div w:id="1555894648">
          <w:marLeft w:val="480"/>
          <w:marRight w:val="0"/>
          <w:marTop w:val="0"/>
          <w:marBottom w:val="0"/>
          <w:divBdr>
            <w:top w:val="none" w:sz="0" w:space="0" w:color="auto"/>
            <w:left w:val="none" w:sz="0" w:space="0" w:color="auto"/>
            <w:bottom w:val="none" w:sz="0" w:space="0" w:color="auto"/>
            <w:right w:val="none" w:sz="0" w:space="0" w:color="auto"/>
          </w:divBdr>
        </w:div>
        <w:div w:id="1566378139">
          <w:marLeft w:val="480"/>
          <w:marRight w:val="0"/>
          <w:marTop w:val="0"/>
          <w:marBottom w:val="0"/>
          <w:divBdr>
            <w:top w:val="none" w:sz="0" w:space="0" w:color="auto"/>
            <w:left w:val="none" w:sz="0" w:space="0" w:color="auto"/>
            <w:bottom w:val="none" w:sz="0" w:space="0" w:color="auto"/>
            <w:right w:val="none" w:sz="0" w:space="0" w:color="auto"/>
          </w:divBdr>
        </w:div>
        <w:div w:id="1698580870">
          <w:marLeft w:val="480"/>
          <w:marRight w:val="0"/>
          <w:marTop w:val="0"/>
          <w:marBottom w:val="0"/>
          <w:divBdr>
            <w:top w:val="none" w:sz="0" w:space="0" w:color="auto"/>
            <w:left w:val="none" w:sz="0" w:space="0" w:color="auto"/>
            <w:bottom w:val="none" w:sz="0" w:space="0" w:color="auto"/>
            <w:right w:val="none" w:sz="0" w:space="0" w:color="auto"/>
          </w:divBdr>
        </w:div>
        <w:div w:id="1750074641">
          <w:marLeft w:val="480"/>
          <w:marRight w:val="0"/>
          <w:marTop w:val="0"/>
          <w:marBottom w:val="0"/>
          <w:divBdr>
            <w:top w:val="none" w:sz="0" w:space="0" w:color="auto"/>
            <w:left w:val="none" w:sz="0" w:space="0" w:color="auto"/>
            <w:bottom w:val="none" w:sz="0" w:space="0" w:color="auto"/>
            <w:right w:val="none" w:sz="0" w:space="0" w:color="auto"/>
          </w:divBdr>
        </w:div>
        <w:div w:id="1886595489">
          <w:marLeft w:val="480"/>
          <w:marRight w:val="0"/>
          <w:marTop w:val="0"/>
          <w:marBottom w:val="0"/>
          <w:divBdr>
            <w:top w:val="none" w:sz="0" w:space="0" w:color="auto"/>
            <w:left w:val="none" w:sz="0" w:space="0" w:color="auto"/>
            <w:bottom w:val="none" w:sz="0" w:space="0" w:color="auto"/>
            <w:right w:val="none" w:sz="0" w:space="0" w:color="auto"/>
          </w:divBdr>
        </w:div>
        <w:div w:id="1889954555">
          <w:marLeft w:val="480"/>
          <w:marRight w:val="0"/>
          <w:marTop w:val="0"/>
          <w:marBottom w:val="0"/>
          <w:divBdr>
            <w:top w:val="none" w:sz="0" w:space="0" w:color="auto"/>
            <w:left w:val="none" w:sz="0" w:space="0" w:color="auto"/>
            <w:bottom w:val="none" w:sz="0" w:space="0" w:color="auto"/>
            <w:right w:val="none" w:sz="0" w:space="0" w:color="auto"/>
          </w:divBdr>
        </w:div>
        <w:div w:id="1904832238">
          <w:marLeft w:val="480"/>
          <w:marRight w:val="0"/>
          <w:marTop w:val="0"/>
          <w:marBottom w:val="0"/>
          <w:divBdr>
            <w:top w:val="none" w:sz="0" w:space="0" w:color="auto"/>
            <w:left w:val="none" w:sz="0" w:space="0" w:color="auto"/>
            <w:bottom w:val="none" w:sz="0" w:space="0" w:color="auto"/>
            <w:right w:val="none" w:sz="0" w:space="0" w:color="auto"/>
          </w:divBdr>
        </w:div>
        <w:div w:id="1911453695">
          <w:marLeft w:val="480"/>
          <w:marRight w:val="0"/>
          <w:marTop w:val="0"/>
          <w:marBottom w:val="0"/>
          <w:divBdr>
            <w:top w:val="none" w:sz="0" w:space="0" w:color="auto"/>
            <w:left w:val="none" w:sz="0" w:space="0" w:color="auto"/>
            <w:bottom w:val="none" w:sz="0" w:space="0" w:color="auto"/>
            <w:right w:val="none" w:sz="0" w:space="0" w:color="auto"/>
          </w:divBdr>
        </w:div>
        <w:div w:id="2008239698">
          <w:marLeft w:val="480"/>
          <w:marRight w:val="0"/>
          <w:marTop w:val="0"/>
          <w:marBottom w:val="0"/>
          <w:divBdr>
            <w:top w:val="none" w:sz="0" w:space="0" w:color="auto"/>
            <w:left w:val="none" w:sz="0" w:space="0" w:color="auto"/>
            <w:bottom w:val="none" w:sz="0" w:space="0" w:color="auto"/>
            <w:right w:val="none" w:sz="0" w:space="0" w:color="auto"/>
          </w:divBdr>
        </w:div>
        <w:div w:id="2042246641">
          <w:marLeft w:val="480"/>
          <w:marRight w:val="0"/>
          <w:marTop w:val="0"/>
          <w:marBottom w:val="0"/>
          <w:divBdr>
            <w:top w:val="none" w:sz="0" w:space="0" w:color="auto"/>
            <w:left w:val="none" w:sz="0" w:space="0" w:color="auto"/>
            <w:bottom w:val="none" w:sz="0" w:space="0" w:color="auto"/>
            <w:right w:val="none" w:sz="0" w:space="0" w:color="auto"/>
          </w:divBdr>
        </w:div>
        <w:div w:id="2097556082">
          <w:marLeft w:val="480"/>
          <w:marRight w:val="0"/>
          <w:marTop w:val="0"/>
          <w:marBottom w:val="0"/>
          <w:divBdr>
            <w:top w:val="none" w:sz="0" w:space="0" w:color="auto"/>
            <w:left w:val="none" w:sz="0" w:space="0" w:color="auto"/>
            <w:bottom w:val="none" w:sz="0" w:space="0" w:color="auto"/>
            <w:right w:val="none" w:sz="0" w:space="0" w:color="auto"/>
          </w:divBdr>
        </w:div>
      </w:divsChild>
    </w:div>
    <w:div w:id="1767724714">
      <w:bodyDiv w:val="1"/>
      <w:marLeft w:val="0"/>
      <w:marRight w:val="0"/>
      <w:marTop w:val="0"/>
      <w:marBottom w:val="0"/>
      <w:divBdr>
        <w:top w:val="none" w:sz="0" w:space="0" w:color="auto"/>
        <w:left w:val="none" w:sz="0" w:space="0" w:color="auto"/>
        <w:bottom w:val="none" w:sz="0" w:space="0" w:color="auto"/>
        <w:right w:val="none" w:sz="0" w:space="0" w:color="auto"/>
      </w:divBdr>
      <w:divsChild>
        <w:div w:id="738215968">
          <w:marLeft w:val="480"/>
          <w:marRight w:val="0"/>
          <w:marTop w:val="0"/>
          <w:marBottom w:val="0"/>
          <w:divBdr>
            <w:top w:val="none" w:sz="0" w:space="0" w:color="auto"/>
            <w:left w:val="none" w:sz="0" w:space="0" w:color="auto"/>
            <w:bottom w:val="none" w:sz="0" w:space="0" w:color="auto"/>
            <w:right w:val="none" w:sz="0" w:space="0" w:color="auto"/>
          </w:divBdr>
        </w:div>
        <w:div w:id="103309856">
          <w:marLeft w:val="480"/>
          <w:marRight w:val="0"/>
          <w:marTop w:val="0"/>
          <w:marBottom w:val="0"/>
          <w:divBdr>
            <w:top w:val="none" w:sz="0" w:space="0" w:color="auto"/>
            <w:left w:val="none" w:sz="0" w:space="0" w:color="auto"/>
            <w:bottom w:val="none" w:sz="0" w:space="0" w:color="auto"/>
            <w:right w:val="none" w:sz="0" w:space="0" w:color="auto"/>
          </w:divBdr>
        </w:div>
        <w:div w:id="213666790">
          <w:marLeft w:val="480"/>
          <w:marRight w:val="0"/>
          <w:marTop w:val="0"/>
          <w:marBottom w:val="0"/>
          <w:divBdr>
            <w:top w:val="none" w:sz="0" w:space="0" w:color="auto"/>
            <w:left w:val="none" w:sz="0" w:space="0" w:color="auto"/>
            <w:bottom w:val="none" w:sz="0" w:space="0" w:color="auto"/>
            <w:right w:val="none" w:sz="0" w:space="0" w:color="auto"/>
          </w:divBdr>
        </w:div>
        <w:div w:id="1298876375">
          <w:marLeft w:val="480"/>
          <w:marRight w:val="0"/>
          <w:marTop w:val="0"/>
          <w:marBottom w:val="0"/>
          <w:divBdr>
            <w:top w:val="none" w:sz="0" w:space="0" w:color="auto"/>
            <w:left w:val="none" w:sz="0" w:space="0" w:color="auto"/>
            <w:bottom w:val="none" w:sz="0" w:space="0" w:color="auto"/>
            <w:right w:val="none" w:sz="0" w:space="0" w:color="auto"/>
          </w:divBdr>
        </w:div>
        <w:div w:id="473064575">
          <w:marLeft w:val="480"/>
          <w:marRight w:val="0"/>
          <w:marTop w:val="0"/>
          <w:marBottom w:val="0"/>
          <w:divBdr>
            <w:top w:val="none" w:sz="0" w:space="0" w:color="auto"/>
            <w:left w:val="none" w:sz="0" w:space="0" w:color="auto"/>
            <w:bottom w:val="none" w:sz="0" w:space="0" w:color="auto"/>
            <w:right w:val="none" w:sz="0" w:space="0" w:color="auto"/>
          </w:divBdr>
        </w:div>
        <w:div w:id="112868480">
          <w:marLeft w:val="480"/>
          <w:marRight w:val="0"/>
          <w:marTop w:val="0"/>
          <w:marBottom w:val="0"/>
          <w:divBdr>
            <w:top w:val="none" w:sz="0" w:space="0" w:color="auto"/>
            <w:left w:val="none" w:sz="0" w:space="0" w:color="auto"/>
            <w:bottom w:val="none" w:sz="0" w:space="0" w:color="auto"/>
            <w:right w:val="none" w:sz="0" w:space="0" w:color="auto"/>
          </w:divBdr>
        </w:div>
        <w:div w:id="496116550">
          <w:marLeft w:val="480"/>
          <w:marRight w:val="0"/>
          <w:marTop w:val="0"/>
          <w:marBottom w:val="0"/>
          <w:divBdr>
            <w:top w:val="none" w:sz="0" w:space="0" w:color="auto"/>
            <w:left w:val="none" w:sz="0" w:space="0" w:color="auto"/>
            <w:bottom w:val="none" w:sz="0" w:space="0" w:color="auto"/>
            <w:right w:val="none" w:sz="0" w:space="0" w:color="auto"/>
          </w:divBdr>
        </w:div>
        <w:div w:id="1356954642">
          <w:marLeft w:val="480"/>
          <w:marRight w:val="0"/>
          <w:marTop w:val="0"/>
          <w:marBottom w:val="0"/>
          <w:divBdr>
            <w:top w:val="none" w:sz="0" w:space="0" w:color="auto"/>
            <w:left w:val="none" w:sz="0" w:space="0" w:color="auto"/>
            <w:bottom w:val="none" w:sz="0" w:space="0" w:color="auto"/>
            <w:right w:val="none" w:sz="0" w:space="0" w:color="auto"/>
          </w:divBdr>
        </w:div>
        <w:div w:id="1869221499">
          <w:marLeft w:val="480"/>
          <w:marRight w:val="0"/>
          <w:marTop w:val="0"/>
          <w:marBottom w:val="0"/>
          <w:divBdr>
            <w:top w:val="none" w:sz="0" w:space="0" w:color="auto"/>
            <w:left w:val="none" w:sz="0" w:space="0" w:color="auto"/>
            <w:bottom w:val="none" w:sz="0" w:space="0" w:color="auto"/>
            <w:right w:val="none" w:sz="0" w:space="0" w:color="auto"/>
          </w:divBdr>
        </w:div>
        <w:div w:id="172957991">
          <w:marLeft w:val="480"/>
          <w:marRight w:val="0"/>
          <w:marTop w:val="0"/>
          <w:marBottom w:val="0"/>
          <w:divBdr>
            <w:top w:val="none" w:sz="0" w:space="0" w:color="auto"/>
            <w:left w:val="none" w:sz="0" w:space="0" w:color="auto"/>
            <w:bottom w:val="none" w:sz="0" w:space="0" w:color="auto"/>
            <w:right w:val="none" w:sz="0" w:space="0" w:color="auto"/>
          </w:divBdr>
        </w:div>
        <w:div w:id="1782412709">
          <w:marLeft w:val="480"/>
          <w:marRight w:val="0"/>
          <w:marTop w:val="0"/>
          <w:marBottom w:val="0"/>
          <w:divBdr>
            <w:top w:val="none" w:sz="0" w:space="0" w:color="auto"/>
            <w:left w:val="none" w:sz="0" w:space="0" w:color="auto"/>
            <w:bottom w:val="none" w:sz="0" w:space="0" w:color="auto"/>
            <w:right w:val="none" w:sz="0" w:space="0" w:color="auto"/>
          </w:divBdr>
        </w:div>
        <w:div w:id="1605263835">
          <w:marLeft w:val="480"/>
          <w:marRight w:val="0"/>
          <w:marTop w:val="0"/>
          <w:marBottom w:val="0"/>
          <w:divBdr>
            <w:top w:val="none" w:sz="0" w:space="0" w:color="auto"/>
            <w:left w:val="none" w:sz="0" w:space="0" w:color="auto"/>
            <w:bottom w:val="none" w:sz="0" w:space="0" w:color="auto"/>
            <w:right w:val="none" w:sz="0" w:space="0" w:color="auto"/>
          </w:divBdr>
        </w:div>
        <w:div w:id="832256562">
          <w:marLeft w:val="480"/>
          <w:marRight w:val="0"/>
          <w:marTop w:val="0"/>
          <w:marBottom w:val="0"/>
          <w:divBdr>
            <w:top w:val="none" w:sz="0" w:space="0" w:color="auto"/>
            <w:left w:val="none" w:sz="0" w:space="0" w:color="auto"/>
            <w:bottom w:val="none" w:sz="0" w:space="0" w:color="auto"/>
            <w:right w:val="none" w:sz="0" w:space="0" w:color="auto"/>
          </w:divBdr>
        </w:div>
        <w:div w:id="598291946">
          <w:marLeft w:val="480"/>
          <w:marRight w:val="0"/>
          <w:marTop w:val="0"/>
          <w:marBottom w:val="0"/>
          <w:divBdr>
            <w:top w:val="none" w:sz="0" w:space="0" w:color="auto"/>
            <w:left w:val="none" w:sz="0" w:space="0" w:color="auto"/>
            <w:bottom w:val="none" w:sz="0" w:space="0" w:color="auto"/>
            <w:right w:val="none" w:sz="0" w:space="0" w:color="auto"/>
          </w:divBdr>
        </w:div>
        <w:div w:id="1875918278">
          <w:marLeft w:val="480"/>
          <w:marRight w:val="0"/>
          <w:marTop w:val="0"/>
          <w:marBottom w:val="0"/>
          <w:divBdr>
            <w:top w:val="none" w:sz="0" w:space="0" w:color="auto"/>
            <w:left w:val="none" w:sz="0" w:space="0" w:color="auto"/>
            <w:bottom w:val="none" w:sz="0" w:space="0" w:color="auto"/>
            <w:right w:val="none" w:sz="0" w:space="0" w:color="auto"/>
          </w:divBdr>
        </w:div>
        <w:div w:id="1900743744">
          <w:marLeft w:val="480"/>
          <w:marRight w:val="0"/>
          <w:marTop w:val="0"/>
          <w:marBottom w:val="0"/>
          <w:divBdr>
            <w:top w:val="none" w:sz="0" w:space="0" w:color="auto"/>
            <w:left w:val="none" w:sz="0" w:space="0" w:color="auto"/>
            <w:bottom w:val="none" w:sz="0" w:space="0" w:color="auto"/>
            <w:right w:val="none" w:sz="0" w:space="0" w:color="auto"/>
          </w:divBdr>
        </w:div>
        <w:div w:id="2017919281">
          <w:marLeft w:val="480"/>
          <w:marRight w:val="0"/>
          <w:marTop w:val="0"/>
          <w:marBottom w:val="0"/>
          <w:divBdr>
            <w:top w:val="none" w:sz="0" w:space="0" w:color="auto"/>
            <w:left w:val="none" w:sz="0" w:space="0" w:color="auto"/>
            <w:bottom w:val="none" w:sz="0" w:space="0" w:color="auto"/>
            <w:right w:val="none" w:sz="0" w:space="0" w:color="auto"/>
          </w:divBdr>
        </w:div>
        <w:div w:id="1255476438">
          <w:marLeft w:val="480"/>
          <w:marRight w:val="0"/>
          <w:marTop w:val="0"/>
          <w:marBottom w:val="0"/>
          <w:divBdr>
            <w:top w:val="none" w:sz="0" w:space="0" w:color="auto"/>
            <w:left w:val="none" w:sz="0" w:space="0" w:color="auto"/>
            <w:bottom w:val="none" w:sz="0" w:space="0" w:color="auto"/>
            <w:right w:val="none" w:sz="0" w:space="0" w:color="auto"/>
          </w:divBdr>
        </w:div>
        <w:div w:id="1895238483">
          <w:marLeft w:val="480"/>
          <w:marRight w:val="0"/>
          <w:marTop w:val="0"/>
          <w:marBottom w:val="0"/>
          <w:divBdr>
            <w:top w:val="none" w:sz="0" w:space="0" w:color="auto"/>
            <w:left w:val="none" w:sz="0" w:space="0" w:color="auto"/>
            <w:bottom w:val="none" w:sz="0" w:space="0" w:color="auto"/>
            <w:right w:val="none" w:sz="0" w:space="0" w:color="auto"/>
          </w:divBdr>
        </w:div>
        <w:div w:id="2051802495">
          <w:marLeft w:val="480"/>
          <w:marRight w:val="0"/>
          <w:marTop w:val="0"/>
          <w:marBottom w:val="0"/>
          <w:divBdr>
            <w:top w:val="none" w:sz="0" w:space="0" w:color="auto"/>
            <w:left w:val="none" w:sz="0" w:space="0" w:color="auto"/>
            <w:bottom w:val="none" w:sz="0" w:space="0" w:color="auto"/>
            <w:right w:val="none" w:sz="0" w:space="0" w:color="auto"/>
          </w:divBdr>
        </w:div>
        <w:div w:id="1459302236">
          <w:marLeft w:val="480"/>
          <w:marRight w:val="0"/>
          <w:marTop w:val="0"/>
          <w:marBottom w:val="0"/>
          <w:divBdr>
            <w:top w:val="none" w:sz="0" w:space="0" w:color="auto"/>
            <w:left w:val="none" w:sz="0" w:space="0" w:color="auto"/>
            <w:bottom w:val="none" w:sz="0" w:space="0" w:color="auto"/>
            <w:right w:val="none" w:sz="0" w:space="0" w:color="auto"/>
          </w:divBdr>
        </w:div>
        <w:div w:id="1881935269">
          <w:marLeft w:val="480"/>
          <w:marRight w:val="0"/>
          <w:marTop w:val="0"/>
          <w:marBottom w:val="0"/>
          <w:divBdr>
            <w:top w:val="none" w:sz="0" w:space="0" w:color="auto"/>
            <w:left w:val="none" w:sz="0" w:space="0" w:color="auto"/>
            <w:bottom w:val="none" w:sz="0" w:space="0" w:color="auto"/>
            <w:right w:val="none" w:sz="0" w:space="0" w:color="auto"/>
          </w:divBdr>
        </w:div>
        <w:div w:id="126050181">
          <w:marLeft w:val="480"/>
          <w:marRight w:val="0"/>
          <w:marTop w:val="0"/>
          <w:marBottom w:val="0"/>
          <w:divBdr>
            <w:top w:val="none" w:sz="0" w:space="0" w:color="auto"/>
            <w:left w:val="none" w:sz="0" w:space="0" w:color="auto"/>
            <w:bottom w:val="none" w:sz="0" w:space="0" w:color="auto"/>
            <w:right w:val="none" w:sz="0" w:space="0" w:color="auto"/>
          </w:divBdr>
        </w:div>
        <w:div w:id="184827546">
          <w:marLeft w:val="480"/>
          <w:marRight w:val="0"/>
          <w:marTop w:val="0"/>
          <w:marBottom w:val="0"/>
          <w:divBdr>
            <w:top w:val="none" w:sz="0" w:space="0" w:color="auto"/>
            <w:left w:val="none" w:sz="0" w:space="0" w:color="auto"/>
            <w:bottom w:val="none" w:sz="0" w:space="0" w:color="auto"/>
            <w:right w:val="none" w:sz="0" w:space="0" w:color="auto"/>
          </w:divBdr>
        </w:div>
        <w:div w:id="926353217">
          <w:marLeft w:val="480"/>
          <w:marRight w:val="0"/>
          <w:marTop w:val="0"/>
          <w:marBottom w:val="0"/>
          <w:divBdr>
            <w:top w:val="none" w:sz="0" w:space="0" w:color="auto"/>
            <w:left w:val="none" w:sz="0" w:space="0" w:color="auto"/>
            <w:bottom w:val="none" w:sz="0" w:space="0" w:color="auto"/>
            <w:right w:val="none" w:sz="0" w:space="0" w:color="auto"/>
          </w:divBdr>
        </w:div>
        <w:div w:id="1313632352">
          <w:marLeft w:val="480"/>
          <w:marRight w:val="0"/>
          <w:marTop w:val="0"/>
          <w:marBottom w:val="0"/>
          <w:divBdr>
            <w:top w:val="none" w:sz="0" w:space="0" w:color="auto"/>
            <w:left w:val="none" w:sz="0" w:space="0" w:color="auto"/>
            <w:bottom w:val="none" w:sz="0" w:space="0" w:color="auto"/>
            <w:right w:val="none" w:sz="0" w:space="0" w:color="auto"/>
          </w:divBdr>
        </w:div>
        <w:div w:id="1291937442">
          <w:marLeft w:val="480"/>
          <w:marRight w:val="0"/>
          <w:marTop w:val="0"/>
          <w:marBottom w:val="0"/>
          <w:divBdr>
            <w:top w:val="none" w:sz="0" w:space="0" w:color="auto"/>
            <w:left w:val="none" w:sz="0" w:space="0" w:color="auto"/>
            <w:bottom w:val="none" w:sz="0" w:space="0" w:color="auto"/>
            <w:right w:val="none" w:sz="0" w:space="0" w:color="auto"/>
          </w:divBdr>
        </w:div>
        <w:div w:id="119230623">
          <w:marLeft w:val="480"/>
          <w:marRight w:val="0"/>
          <w:marTop w:val="0"/>
          <w:marBottom w:val="0"/>
          <w:divBdr>
            <w:top w:val="none" w:sz="0" w:space="0" w:color="auto"/>
            <w:left w:val="none" w:sz="0" w:space="0" w:color="auto"/>
            <w:bottom w:val="none" w:sz="0" w:space="0" w:color="auto"/>
            <w:right w:val="none" w:sz="0" w:space="0" w:color="auto"/>
          </w:divBdr>
        </w:div>
        <w:div w:id="2089962301">
          <w:marLeft w:val="480"/>
          <w:marRight w:val="0"/>
          <w:marTop w:val="0"/>
          <w:marBottom w:val="0"/>
          <w:divBdr>
            <w:top w:val="none" w:sz="0" w:space="0" w:color="auto"/>
            <w:left w:val="none" w:sz="0" w:space="0" w:color="auto"/>
            <w:bottom w:val="none" w:sz="0" w:space="0" w:color="auto"/>
            <w:right w:val="none" w:sz="0" w:space="0" w:color="auto"/>
          </w:divBdr>
        </w:div>
        <w:div w:id="91050523">
          <w:marLeft w:val="480"/>
          <w:marRight w:val="0"/>
          <w:marTop w:val="0"/>
          <w:marBottom w:val="0"/>
          <w:divBdr>
            <w:top w:val="none" w:sz="0" w:space="0" w:color="auto"/>
            <w:left w:val="none" w:sz="0" w:space="0" w:color="auto"/>
            <w:bottom w:val="none" w:sz="0" w:space="0" w:color="auto"/>
            <w:right w:val="none" w:sz="0" w:space="0" w:color="auto"/>
          </w:divBdr>
        </w:div>
        <w:div w:id="41442611">
          <w:marLeft w:val="480"/>
          <w:marRight w:val="0"/>
          <w:marTop w:val="0"/>
          <w:marBottom w:val="0"/>
          <w:divBdr>
            <w:top w:val="none" w:sz="0" w:space="0" w:color="auto"/>
            <w:left w:val="none" w:sz="0" w:space="0" w:color="auto"/>
            <w:bottom w:val="none" w:sz="0" w:space="0" w:color="auto"/>
            <w:right w:val="none" w:sz="0" w:space="0" w:color="auto"/>
          </w:divBdr>
        </w:div>
        <w:div w:id="472865786">
          <w:marLeft w:val="480"/>
          <w:marRight w:val="0"/>
          <w:marTop w:val="0"/>
          <w:marBottom w:val="0"/>
          <w:divBdr>
            <w:top w:val="none" w:sz="0" w:space="0" w:color="auto"/>
            <w:left w:val="none" w:sz="0" w:space="0" w:color="auto"/>
            <w:bottom w:val="none" w:sz="0" w:space="0" w:color="auto"/>
            <w:right w:val="none" w:sz="0" w:space="0" w:color="auto"/>
          </w:divBdr>
        </w:div>
        <w:div w:id="866141387">
          <w:marLeft w:val="480"/>
          <w:marRight w:val="0"/>
          <w:marTop w:val="0"/>
          <w:marBottom w:val="0"/>
          <w:divBdr>
            <w:top w:val="none" w:sz="0" w:space="0" w:color="auto"/>
            <w:left w:val="none" w:sz="0" w:space="0" w:color="auto"/>
            <w:bottom w:val="none" w:sz="0" w:space="0" w:color="auto"/>
            <w:right w:val="none" w:sz="0" w:space="0" w:color="auto"/>
          </w:divBdr>
        </w:div>
        <w:div w:id="1087389174">
          <w:marLeft w:val="480"/>
          <w:marRight w:val="0"/>
          <w:marTop w:val="0"/>
          <w:marBottom w:val="0"/>
          <w:divBdr>
            <w:top w:val="none" w:sz="0" w:space="0" w:color="auto"/>
            <w:left w:val="none" w:sz="0" w:space="0" w:color="auto"/>
            <w:bottom w:val="none" w:sz="0" w:space="0" w:color="auto"/>
            <w:right w:val="none" w:sz="0" w:space="0" w:color="auto"/>
          </w:divBdr>
        </w:div>
        <w:div w:id="377239248">
          <w:marLeft w:val="480"/>
          <w:marRight w:val="0"/>
          <w:marTop w:val="0"/>
          <w:marBottom w:val="0"/>
          <w:divBdr>
            <w:top w:val="none" w:sz="0" w:space="0" w:color="auto"/>
            <w:left w:val="none" w:sz="0" w:space="0" w:color="auto"/>
            <w:bottom w:val="none" w:sz="0" w:space="0" w:color="auto"/>
            <w:right w:val="none" w:sz="0" w:space="0" w:color="auto"/>
          </w:divBdr>
        </w:div>
        <w:div w:id="1467042775">
          <w:marLeft w:val="480"/>
          <w:marRight w:val="0"/>
          <w:marTop w:val="0"/>
          <w:marBottom w:val="0"/>
          <w:divBdr>
            <w:top w:val="none" w:sz="0" w:space="0" w:color="auto"/>
            <w:left w:val="none" w:sz="0" w:space="0" w:color="auto"/>
            <w:bottom w:val="none" w:sz="0" w:space="0" w:color="auto"/>
            <w:right w:val="none" w:sz="0" w:space="0" w:color="auto"/>
          </w:divBdr>
        </w:div>
        <w:div w:id="337512280">
          <w:marLeft w:val="480"/>
          <w:marRight w:val="0"/>
          <w:marTop w:val="0"/>
          <w:marBottom w:val="0"/>
          <w:divBdr>
            <w:top w:val="none" w:sz="0" w:space="0" w:color="auto"/>
            <w:left w:val="none" w:sz="0" w:space="0" w:color="auto"/>
            <w:bottom w:val="none" w:sz="0" w:space="0" w:color="auto"/>
            <w:right w:val="none" w:sz="0" w:space="0" w:color="auto"/>
          </w:divBdr>
        </w:div>
        <w:div w:id="912812097">
          <w:marLeft w:val="480"/>
          <w:marRight w:val="0"/>
          <w:marTop w:val="0"/>
          <w:marBottom w:val="0"/>
          <w:divBdr>
            <w:top w:val="none" w:sz="0" w:space="0" w:color="auto"/>
            <w:left w:val="none" w:sz="0" w:space="0" w:color="auto"/>
            <w:bottom w:val="none" w:sz="0" w:space="0" w:color="auto"/>
            <w:right w:val="none" w:sz="0" w:space="0" w:color="auto"/>
          </w:divBdr>
        </w:div>
        <w:div w:id="917516235">
          <w:marLeft w:val="480"/>
          <w:marRight w:val="0"/>
          <w:marTop w:val="0"/>
          <w:marBottom w:val="0"/>
          <w:divBdr>
            <w:top w:val="none" w:sz="0" w:space="0" w:color="auto"/>
            <w:left w:val="none" w:sz="0" w:space="0" w:color="auto"/>
            <w:bottom w:val="none" w:sz="0" w:space="0" w:color="auto"/>
            <w:right w:val="none" w:sz="0" w:space="0" w:color="auto"/>
          </w:divBdr>
        </w:div>
        <w:div w:id="304244603">
          <w:marLeft w:val="480"/>
          <w:marRight w:val="0"/>
          <w:marTop w:val="0"/>
          <w:marBottom w:val="0"/>
          <w:divBdr>
            <w:top w:val="none" w:sz="0" w:space="0" w:color="auto"/>
            <w:left w:val="none" w:sz="0" w:space="0" w:color="auto"/>
            <w:bottom w:val="none" w:sz="0" w:space="0" w:color="auto"/>
            <w:right w:val="none" w:sz="0" w:space="0" w:color="auto"/>
          </w:divBdr>
        </w:div>
        <w:div w:id="2117744903">
          <w:marLeft w:val="480"/>
          <w:marRight w:val="0"/>
          <w:marTop w:val="0"/>
          <w:marBottom w:val="0"/>
          <w:divBdr>
            <w:top w:val="none" w:sz="0" w:space="0" w:color="auto"/>
            <w:left w:val="none" w:sz="0" w:space="0" w:color="auto"/>
            <w:bottom w:val="none" w:sz="0" w:space="0" w:color="auto"/>
            <w:right w:val="none" w:sz="0" w:space="0" w:color="auto"/>
          </w:divBdr>
        </w:div>
        <w:div w:id="1275945258">
          <w:marLeft w:val="480"/>
          <w:marRight w:val="0"/>
          <w:marTop w:val="0"/>
          <w:marBottom w:val="0"/>
          <w:divBdr>
            <w:top w:val="none" w:sz="0" w:space="0" w:color="auto"/>
            <w:left w:val="none" w:sz="0" w:space="0" w:color="auto"/>
            <w:bottom w:val="none" w:sz="0" w:space="0" w:color="auto"/>
            <w:right w:val="none" w:sz="0" w:space="0" w:color="auto"/>
          </w:divBdr>
        </w:div>
        <w:div w:id="728113221">
          <w:marLeft w:val="480"/>
          <w:marRight w:val="0"/>
          <w:marTop w:val="0"/>
          <w:marBottom w:val="0"/>
          <w:divBdr>
            <w:top w:val="none" w:sz="0" w:space="0" w:color="auto"/>
            <w:left w:val="none" w:sz="0" w:space="0" w:color="auto"/>
            <w:bottom w:val="none" w:sz="0" w:space="0" w:color="auto"/>
            <w:right w:val="none" w:sz="0" w:space="0" w:color="auto"/>
          </w:divBdr>
        </w:div>
        <w:div w:id="313291395">
          <w:marLeft w:val="480"/>
          <w:marRight w:val="0"/>
          <w:marTop w:val="0"/>
          <w:marBottom w:val="0"/>
          <w:divBdr>
            <w:top w:val="none" w:sz="0" w:space="0" w:color="auto"/>
            <w:left w:val="none" w:sz="0" w:space="0" w:color="auto"/>
            <w:bottom w:val="none" w:sz="0" w:space="0" w:color="auto"/>
            <w:right w:val="none" w:sz="0" w:space="0" w:color="auto"/>
          </w:divBdr>
        </w:div>
        <w:div w:id="781849862">
          <w:marLeft w:val="480"/>
          <w:marRight w:val="0"/>
          <w:marTop w:val="0"/>
          <w:marBottom w:val="0"/>
          <w:divBdr>
            <w:top w:val="none" w:sz="0" w:space="0" w:color="auto"/>
            <w:left w:val="none" w:sz="0" w:space="0" w:color="auto"/>
            <w:bottom w:val="none" w:sz="0" w:space="0" w:color="auto"/>
            <w:right w:val="none" w:sz="0" w:space="0" w:color="auto"/>
          </w:divBdr>
        </w:div>
        <w:div w:id="332296246">
          <w:marLeft w:val="480"/>
          <w:marRight w:val="0"/>
          <w:marTop w:val="0"/>
          <w:marBottom w:val="0"/>
          <w:divBdr>
            <w:top w:val="none" w:sz="0" w:space="0" w:color="auto"/>
            <w:left w:val="none" w:sz="0" w:space="0" w:color="auto"/>
            <w:bottom w:val="none" w:sz="0" w:space="0" w:color="auto"/>
            <w:right w:val="none" w:sz="0" w:space="0" w:color="auto"/>
          </w:divBdr>
        </w:div>
        <w:div w:id="1590390347">
          <w:marLeft w:val="480"/>
          <w:marRight w:val="0"/>
          <w:marTop w:val="0"/>
          <w:marBottom w:val="0"/>
          <w:divBdr>
            <w:top w:val="none" w:sz="0" w:space="0" w:color="auto"/>
            <w:left w:val="none" w:sz="0" w:space="0" w:color="auto"/>
            <w:bottom w:val="none" w:sz="0" w:space="0" w:color="auto"/>
            <w:right w:val="none" w:sz="0" w:space="0" w:color="auto"/>
          </w:divBdr>
        </w:div>
        <w:div w:id="1621841302">
          <w:marLeft w:val="480"/>
          <w:marRight w:val="0"/>
          <w:marTop w:val="0"/>
          <w:marBottom w:val="0"/>
          <w:divBdr>
            <w:top w:val="none" w:sz="0" w:space="0" w:color="auto"/>
            <w:left w:val="none" w:sz="0" w:space="0" w:color="auto"/>
            <w:bottom w:val="none" w:sz="0" w:space="0" w:color="auto"/>
            <w:right w:val="none" w:sz="0" w:space="0" w:color="auto"/>
          </w:divBdr>
        </w:div>
        <w:div w:id="1830710425">
          <w:marLeft w:val="480"/>
          <w:marRight w:val="0"/>
          <w:marTop w:val="0"/>
          <w:marBottom w:val="0"/>
          <w:divBdr>
            <w:top w:val="none" w:sz="0" w:space="0" w:color="auto"/>
            <w:left w:val="none" w:sz="0" w:space="0" w:color="auto"/>
            <w:bottom w:val="none" w:sz="0" w:space="0" w:color="auto"/>
            <w:right w:val="none" w:sz="0" w:space="0" w:color="auto"/>
          </w:divBdr>
        </w:div>
        <w:div w:id="1454444972">
          <w:marLeft w:val="480"/>
          <w:marRight w:val="0"/>
          <w:marTop w:val="0"/>
          <w:marBottom w:val="0"/>
          <w:divBdr>
            <w:top w:val="none" w:sz="0" w:space="0" w:color="auto"/>
            <w:left w:val="none" w:sz="0" w:space="0" w:color="auto"/>
            <w:bottom w:val="none" w:sz="0" w:space="0" w:color="auto"/>
            <w:right w:val="none" w:sz="0" w:space="0" w:color="auto"/>
          </w:divBdr>
        </w:div>
        <w:div w:id="1955552595">
          <w:marLeft w:val="480"/>
          <w:marRight w:val="0"/>
          <w:marTop w:val="0"/>
          <w:marBottom w:val="0"/>
          <w:divBdr>
            <w:top w:val="none" w:sz="0" w:space="0" w:color="auto"/>
            <w:left w:val="none" w:sz="0" w:space="0" w:color="auto"/>
            <w:bottom w:val="none" w:sz="0" w:space="0" w:color="auto"/>
            <w:right w:val="none" w:sz="0" w:space="0" w:color="auto"/>
          </w:divBdr>
        </w:div>
        <w:div w:id="1851873659">
          <w:marLeft w:val="480"/>
          <w:marRight w:val="0"/>
          <w:marTop w:val="0"/>
          <w:marBottom w:val="0"/>
          <w:divBdr>
            <w:top w:val="none" w:sz="0" w:space="0" w:color="auto"/>
            <w:left w:val="none" w:sz="0" w:space="0" w:color="auto"/>
            <w:bottom w:val="none" w:sz="0" w:space="0" w:color="auto"/>
            <w:right w:val="none" w:sz="0" w:space="0" w:color="auto"/>
          </w:divBdr>
        </w:div>
        <w:div w:id="1509055330">
          <w:marLeft w:val="480"/>
          <w:marRight w:val="0"/>
          <w:marTop w:val="0"/>
          <w:marBottom w:val="0"/>
          <w:divBdr>
            <w:top w:val="none" w:sz="0" w:space="0" w:color="auto"/>
            <w:left w:val="none" w:sz="0" w:space="0" w:color="auto"/>
            <w:bottom w:val="none" w:sz="0" w:space="0" w:color="auto"/>
            <w:right w:val="none" w:sz="0" w:space="0" w:color="auto"/>
          </w:divBdr>
        </w:div>
      </w:divsChild>
    </w:div>
    <w:div w:id="1769961526">
      <w:bodyDiv w:val="1"/>
      <w:marLeft w:val="0"/>
      <w:marRight w:val="0"/>
      <w:marTop w:val="0"/>
      <w:marBottom w:val="0"/>
      <w:divBdr>
        <w:top w:val="none" w:sz="0" w:space="0" w:color="auto"/>
        <w:left w:val="none" w:sz="0" w:space="0" w:color="auto"/>
        <w:bottom w:val="none" w:sz="0" w:space="0" w:color="auto"/>
        <w:right w:val="none" w:sz="0" w:space="0" w:color="auto"/>
      </w:divBdr>
    </w:div>
    <w:div w:id="1770393885">
      <w:bodyDiv w:val="1"/>
      <w:marLeft w:val="0"/>
      <w:marRight w:val="0"/>
      <w:marTop w:val="0"/>
      <w:marBottom w:val="0"/>
      <w:divBdr>
        <w:top w:val="none" w:sz="0" w:space="0" w:color="auto"/>
        <w:left w:val="none" w:sz="0" w:space="0" w:color="auto"/>
        <w:bottom w:val="none" w:sz="0" w:space="0" w:color="auto"/>
        <w:right w:val="none" w:sz="0" w:space="0" w:color="auto"/>
      </w:divBdr>
    </w:div>
    <w:div w:id="1775976787">
      <w:bodyDiv w:val="1"/>
      <w:marLeft w:val="0"/>
      <w:marRight w:val="0"/>
      <w:marTop w:val="0"/>
      <w:marBottom w:val="0"/>
      <w:divBdr>
        <w:top w:val="none" w:sz="0" w:space="0" w:color="auto"/>
        <w:left w:val="none" w:sz="0" w:space="0" w:color="auto"/>
        <w:bottom w:val="none" w:sz="0" w:space="0" w:color="auto"/>
        <w:right w:val="none" w:sz="0" w:space="0" w:color="auto"/>
      </w:divBdr>
    </w:div>
    <w:div w:id="1780366711">
      <w:bodyDiv w:val="1"/>
      <w:marLeft w:val="0"/>
      <w:marRight w:val="0"/>
      <w:marTop w:val="0"/>
      <w:marBottom w:val="0"/>
      <w:divBdr>
        <w:top w:val="none" w:sz="0" w:space="0" w:color="auto"/>
        <w:left w:val="none" w:sz="0" w:space="0" w:color="auto"/>
        <w:bottom w:val="none" w:sz="0" w:space="0" w:color="auto"/>
        <w:right w:val="none" w:sz="0" w:space="0" w:color="auto"/>
      </w:divBdr>
    </w:div>
    <w:div w:id="1781101235">
      <w:bodyDiv w:val="1"/>
      <w:marLeft w:val="0"/>
      <w:marRight w:val="0"/>
      <w:marTop w:val="0"/>
      <w:marBottom w:val="0"/>
      <w:divBdr>
        <w:top w:val="none" w:sz="0" w:space="0" w:color="auto"/>
        <w:left w:val="none" w:sz="0" w:space="0" w:color="auto"/>
        <w:bottom w:val="none" w:sz="0" w:space="0" w:color="auto"/>
        <w:right w:val="none" w:sz="0" w:space="0" w:color="auto"/>
      </w:divBdr>
    </w:div>
    <w:div w:id="1786078740">
      <w:bodyDiv w:val="1"/>
      <w:marLeft w:val="0"/>
      <w:marRight w:val="0"/>
      <w:marTop w:val="0"/>
      <w:marBottom w:val="0"/>
      <w:divBdr>
        <w:top w:val="none" w:sz="0" w:space="0" w:color="auto"/>
        <w:left w:val="none" w:sz="0" w:space="0" w:color="auto"/>
        <w:bottom w:val="none" w:sz="0" w:space="0" w:color="auto"/>
        <w:right w:val="none" w:sz="0" w:space="0" w:color="auto"/>
      </w:divBdr>
    </w:div>
    <w:div w:id="1786776674">
      <w:bodyDiv w:val="1"/>
      <w:marLeft w:val="0"/>
      <w:marRight w:val="0"/>
      <w:marTop w:val="0"/>
      <w:marBottom w:val="0"/>
      <w:divBdr>
        <w:top w:val="none" w:sz="0" w:space="0" w:color="auto"/>
        <w:left w:val="none" w:sz="0" w:space="0" w:color="auto"/>
        <w:bottom w:val="none" w:sz="0" w:space="0" w:color="auto"/>
        <w:right w:val="none" w:sz="0" w:space="0" w:color="auto"/>
      </w:divBdr>
    </w:div>
    <w:div w:id="1789621962">
      <w:bodyDiv w:val="1"/>
      <w:marLeft w:val="0"/>
      <w:marRight w:val="0"/>
      <w:marTop w:val="0"/>
      <w:marBottom w:val="0"/>
      <w:divBdr>
        <w:top w:val="none" w:sz="0" w:space="0" w:color="auto"/>
        <w:left w:val="none" w:sz="0" w:space="0" w:color="auto"/>
        <w:bottom w:val="none" w:sz="0" w:space="0" w:color="auto"/>
        <w:right w:val="none" w:sz="0" w:space="0" w:color="auto"/>
      </w:divBdr>
    </w:div>
    <w:div w:id="1792086685">
      <w:bodyDiv w:val="1"/>
      <w:marLeft w:val="0"/>
      <w:marRight w:val="0"/>
      <w:marTop w:val="0"/>
      <w:marBottom w:val="0"/>
      <w:divBdr>
        <w:top w:val="none" w:sz="0" w:space="0" w:color="auto"/>
        <w:left w:val="none" w:sz="0" w:space="0" w:color="auto"/>
        <w:bottom w:val="none" w:sz="0" w:space="0" w:color="auto"/>
        <w:right w:val="none" w:sz="0" w:space="0" w:color="auto"/>
      </w:divBdr>
    </w:div>
    <w:div w:id="1797016763">
      <w:bodyDiv w:val="1"/>
      <w:marLeft w:val="0"/>
      <w:marRight w:val="0"/>
      <w:marTop w:val="0"/>
      <w:marBottom w:val="0"/>
      <w:divBdr>
        <w:top w:val="none" w:sz="0" w:space="0" w:color="auto"/>
        <w:left w:val="none" w:sz="0" w:space="0" w:color="auto"/>
        <w:bottom w:val="none" w:sz="0" w:space="0" w:color="auto"/>
        <w:right w:val="none" w:sz="0" w:space="0" w:color="auto"/>
      </w:divBdr>
    </w:div>
    <w:div w:id="1801418746">
      <w:bodyDiv w:val="1"/>
      <w:marLeft w:val="0"/>
      <w:marRight w:val="0"/>
      <w:marTop w:val="0"/>
      <w:marBottom w:val="0"/>
      <w:divBdr>
        <w:top w:val="none" w:sz="0" w:space="0" w:color="auto"/>
        <w:left w:val="none" w:sz="0" w:space="0" w:color="auto"/>
        <w:bottom w:val="none" w:sz="0" w:space="0" w:color="auto"/>
        <w:right w:val="none" w:sz="0" w:space="0" w:color="auto"/>
      </w:divBdr>
    </w:div>
    <w:div w:id="1810709016">
      <w:bodyDiv w:val="1"/>
      <w:marLeft w:val="0"/>
      <w:marRight w:val="0"/>
      <w:marTop w:val="0"/>
      <w:marBottom w:val="0"/>
      <w:divBdr>
        <w:top w:val="none" w:sz="0" w:space="0" w:color="auto"/>
        <w:left w:val="none" w:sz="0" w:space="0" w:color="auto"/>
        <w:bottom w:val="none" w:sz="0" w:space="0" w:color="auto"/>
        <w:right w:val="none" w:sz="0" w:space="0" w:color="auto"/>
      </w:divBdr>
    </w:div>
    <w:div w:id="1812559441">
      <w:bodyDiv w:val="1"/>
      <w:marLeft w:val="0"/>
      <w:marRight w:val="0"/>
      <w:marTop w:val="0"/>
      <w:marBottom w:val="0"/>
      <w:divBdr>
        <w:top w:val="none" w:sz="0" w:space="0" w:color="auto"/>
        <w:left w:val="none" w:sz="0" w:space="0" w:color="auto"/>
        <w:bottom w:val="none" w:sz="0" w:space="0" w:color="auto"/>
        <w:right w:val="none" w:sz="0" w:space="0" w:color="auto"/>
      </w:divBdr>
    </w:div>
    <w:div w:id="1823546128">
      <w:bodyDiv w:val="1"/>
      <w:marLeft w:val="0"/>
      <w:marRight w:val="0"/>
      <w:marTop w:val="0"/>
      <w:marBottom w:val="0"/>
      <w:divBdr>
        <w:top w:val="none" w:sz="0" w:space="0" w:color="auto"/>
        <w:left w:val="none" w:sz="0" w:space="0" w:color="auto"/>
        <w:bottom w:val="none" w:sz="0" w:space="0" w:color="auto"/>
        <w:right w:val="none" w:sz="0" w:space="0" w:color="auto"/>
      </w:divBdr>
    </w:div>
    <w:div w:id="1824807715">
      <w:bodyDiv w:val="1"/>
      <w:marLeft w:val="0"/>
      <w:marRight w:val="0"/>
      <w:marTop w:val="0"/>
      <w:marBottom w:val="0"/>
      <w:divBdr>
        <w:top w:val="none" w:sz="0" w:space="0" w:color="auto"/>
        <w:left w:val="none" w:sz="0" w:space="0" w:color="auto"/>
        <w:bottom w:val="none" w:sz="0" w:space="0" w:color="auto"/>
        <w:right w:val="none" w:sz="0" w:space="0" w:color="auto"/>
      </w:divBdr>
      <w:divsChild>
        <w:div w:id="301614324">
          <w:marLeft w:val="480"/>
          <w:marRight w:val="0"/>
          <w:marTop w:val="0"/>
          <w:marBottom w:val="0"/>
          <w:divBdr>
            <w:top w:val="none" w:sz="0" w:space="0" w:color="auto"/>
            <w:left w:val="none" w:sz="0" w:space="0" w:color="auto"/>
            <w:bottom w:val="none" w:sz="0" w:space="0" w:color="auto"/>
            <w:right w:val="none" w:sz="0" w:space="0" w:color="auto"/>
          </w:divBdr>
        </w:div>
        <w:div w:id="1722485093">
          <w:marLeft w:val="480"/>
          <w:marRight w:val="0"/>
          <w:marTop w:val="0"/>
          <w:marBottom w:val="0"/>
          <w:divBdr>
            <w:top w:val="none" w:sz="0" w:space="0" w:color="auto"/>
            <w:left w:val="none" w:sz="0" w:space="0" w:color="auto"/>
            <w:bottom w:val="none" w:sz="0" w:space="0" w:color="auto"/>
            <w:right w:val="none" w:sz="0" w:space="0" w:color="auto"/>
          </w:divBdr>
        </w:div>
        <w:div w:id="1852908557">
          <w:marLeft w:val="480"/>
          <w:marRight w:val="0"/>
          <w:marTop w:val="0"/>
          <w:marBottom w:val="0"/>
          <w:divBdr>
            <w:top w:val="none" w:sz="0" w:space="0" w:color="auto"/>
            <w:left w:val="none" w:sz="0" w:space="0" w:color="auto"/>
            <w:bottom w:val="none" w:sz="0" w:space="0" w:color="auto"/>
            <w:right w:val="none" w:sz="0" w:space="0" w:color="auto"/>
          </w:divBdr>
        </w:div>
        <w:div w:id="642655701">
          <w:marLeft w:val="480"/>
          <w:marRight w:val="0"/>
          <w:marTop w:val="0"/>
          <w:marBottom w:val="0"/>
          <w:divBdr>
            <w:top w:val="none" w:sz="0" w:space="0" w:color="auto"/>
            <w:left w:val="none" w:sz="0" w:space="0" w:color="auto"/>
            <w:bottom w:val="none" w:sz="0" w:space="0" w:color="auto"/>
            <w:right w:val="none" w:sz="0" w:space="0" w:color="auto"/>
          </w:divBdr>
        </w:div>
        <w:div w:id="1777365915">
          <w:marLeft w:val="480"/>
          <w:marRight w:val="0"/>
          <w:marTop w:val="0"/>
          <w:marBottom w:val="0"/>
          <w:divBdr>
            <w:top w:val="none" w:sz="0" w:space="0" w:color="auto"/>
            <w:left w:val="none" w:sz="0" w:space="0" w:color="auto"/>
            <w:bottom w:val="none" w:sz="0" w:space="0" w:color="auto"/>
            <w:right w:val="none" w:sz="0" w:space="0" w:color="auto"/>
          </w:divBdr>
        </w:div>
        <w:div w:id="465968872">
          <w:marLeft w:val="480"/>
          <w:marRight w:val="0"/>
          <w:marTop w:val="0"/>
          <w:marBottom w:val="0"/>
          <w:divBdr>
            <w:top w:val="none" w:sz="0" w:space="0" w:color="auto"/>
            <w:left w:val="none" w:sz="0" w:space="0" w:color="auto"/>
            <w:bottom w:val="none" w:sz="0" w:space="0" w:color="auto"/>
            <w:right w:val="none" w:sz="0" w:space="0" w:color="auto"/>
          </w:divBdr>
        </w:div>
        <w:div w:id="751926965">
          <w:marLeft w:val="480"/>
          <w:marRight w:val="0"/>
          <w:marTop w:val="0"/>
          <w:marBottom w:val="0"/>
          <w:divBdr>
            <w:top w:val="none" w:sz="0" w:space="0" w:color="auto"/>
            <w:left w:val="none" w:sz="0" w:space="0" w:color="auto"/>
            <w:bottom w:val="none" w:sz="0" w:space="0" w:color="auto"/>
            <w:right w:val="none" w:sz="0" w:space="0" w:color="auto"/>
          </w:divBdr>
        </w:div>
        <w:div w:id="243075734">
          <w:marLeft w:val="480"/>
          <w:marRight w:val="0"/>
          <w:marTop w:val="0"/>
          <w:marBottom w:val="0"/>
          <w:divBdr>
            <w:top w:val="none" w:sz="0" w:space="0" w:color="auto"/>
            <w:left w:val="none" w:sz="0" w:space="0" w:color="auto"/>
            <w:bottom w:val="none" w:sz="0" w:space="0" w:color="auto"/>
            <w:right w:val="none" w:sz="0" w:space="0" w:color="auto"/>
          </w:divBdr>
        </w:div>
        <w:div w:id="430861493">
          <w:marLeft w:val="480"/>
          <w:marRight w:val="0"/>
          <w:marTop w:val="0"/>
          <w:marBottom w:val="0"/>
          <w:divBdr>
            <w:top w:val="none" w:sz="0" w:space="0" w:color="auto"/>
            <w:left w:val="none" w:sz="0" w:space="0" w:color="auto"/>
            <w:bottom w:val="none" w:sz="0" w:space="0" w:color="auto"/>
            <w:right w:val="none" w:sz="0" w:space="0" w:color="auto"/>
          </w:divBdr>
        </w:div>
        <w:div w:id="236595672">
          <w:marLeft w:val="480"/>
          <w:marRight w:val="0"/>
          <w:marTop w:val="0"/>
          <w:marBottom w:val="0"/>
          <w:divBdr>
            <w:top w:val="none" w:sz="0" w:space="0" w:color="auto"/>
            <w:left w:val="none" w:sz="0" w:space="0" w:color="auto"/>
            <w:bottom w:val="none" w:sz="0" w:space="0" w:color="auto"/>
            <w:right w:val="none" w:sz="0" w:space="0" w:color="auto"/>
          </w:divBdr>
        </w:div>
        <w:div w:id="1766732899">
          <w:marLeft w:val="480"/>
          <w:marRight w:val="0"/>
          <w:marTop w:val="0"/>
          <w:marBottom w:val="0"/>
          <w:divBdr>
            <w:top w:val="none" w:sz="0" w:space="0" w:color="auto"/>
            <w:left w:val="none" w:sz="0" w:space="0" w:color="auto"/>
            <w:bottom w:val="none" w:sz="0" w:space="0" w:color="auto"/>
            <w:right w:val="none" w:sz="0" w:space="0" w:color="auto"/>
          </w:divBdr>
        </w:div>
        <w:div w:id="1558472420">
          <w:marLeft w:val="480"/>
          <w:marRight w:val="0"/>
          <w:marTop w:val="0"/>
          <w:marBottom w:val="0"/>
          <w:divBdr>
            <w:top w:val="none" w:sz="0" w:space="0" w:color="auto"/>
            <w:left w:val="none" w:sz="0" w:space="0" w:color="auto"/>
            <w:bottom w:val="none" w:sz="0" w:space="0" w:color="auto"/>
            <w:right w:val="none" w:sz="0" w:space="0" w:color="auto"/>
          </w:divBdr>
        </w:div>
        <w:div w:id="1726563474">
          <w:marLeft w:val="480"/>
          <w:marRight w:val="0"/>
          <w:marTop w:val="0"/>
          <w:marBottom w:val="0"/>
          <w:divBdr>
            <w:top w:val="none" w:sz="0" w:space="0" w:color="auto"/>
            <w:left w:val="none" w:sz="0" w:space="0" w:color="auto"/>
            <w:bottom w:val="none" w:sz="0" w:space="0" w:color="auto"/>
            <w:right w:val="none" w:sz="0" w:space="0" w:color="auto"/>
          </w:divBdr>
        </w:div>
        <w:div w:id="800224924">
          <w:marLeft w:val="480"/>
          <w:marRight w:val="0"/>
          <w:marTop w:val="0"/>
          <w:marBottom w:val="0"/>
          <w:divBdr>
            <w:top w:val="none" w:sz="0" w:space="0" w:color="auto"/>
            <w:left w:val="none" w:sz="0" w:space="0" w:color="auto"/>
            <w:bottom w:val="none" w:sz="0" w:space="0" w:color="auto"/>
            <w:right w:val="none" w:sz="0" w:space="0" w:color="auto"/>
          </w:divBdr>
        </w:div>
        <w:div w:id="1542791549">
          <w:marLeft w:val="480"/>
          <w:marRight w:val="0"/>
          <w:marTop w:val="0"/>
          <w:marBottom w:val="0"/>
          <w:divBdr>
            <w:top w:val="none" w:sz="0" w:space="0" w:color="auto"/>
            <w:left w:val="none" w:sz="0" w:space="0" w:color="auto"/>
            <w:bottom w:val="none" w:sz="0" w:space="0" w:color="auto"/>
            <w:right w:val="none" w:sz="0" w:space="0" w:color="auto"/>
          </w:divBdr>
        </w:div>
        <w:div w:id="1123618366">
          <w:marLeft w:val="480"/>
          <w:marRight w:val="0"/>
          <w:marTop w:val="0"/>
          <w:marBottom w:val="0"/>
          <w:divBdr>
            <w:top w:val="none" w:sz="0" w:space="0" w:color="auto"/>
            <w:left w:val="none" w:sz="0" w:space="0" w:color="auto"/>
            <w:bottom w:val="none" w:sz="0" w:space="0" w:color="auto"/>
            <w:right w:val="none" w:sz="0" w:space="0" w:color="auto"/>
          </w:divBdr>
        </w:div>
        <w:div w:id="1964723519">
          <w:marLeft w:val="480"/>
          <w:marRight w:val="0"/>
          <w:marTop w:val="0"/>
          <w:marBottom w:val="0"/>
          <w:divBdr>
            <w:top w:val="none" w:sz="0" w:space="0" w:color="auto"/>
            <w:left w:val="none" w:sz="0" w:space="0" w:color="auto"/>
            <w:bottom w:val="none" w:sz="0" w:space="0" w:color="auto"/>
            <w:right w:val="none" w:sz="0" w:space="0" w:color="auto"/>
          </w:divBdr>
        </w:div>
        <w:div w:id="439375782">
          <w:marLeft w:val="480"/>
          <w:marRight w:val="0"/>
          <w:marTop w:val="0"/>
          <w:marBottom w:val="0"/>
          <w:divBdr>
            <w:top w:val="none" w:sz="0" w:space="0" w:color="auto"/>
            <w:left w:val="none" w:sz="0" w:space="0" w:color="auto"/>
            <w:bottom w:val="none" w:sz="0" w:space="0" w:color="auto"/>
            <w:right w:val="none" w:sz="0" w:space="0" w:color="auto"/>
          </w:divBdr>
        </w:div>
        <w:div w:id="417755261">
          <w:marLeft w:val="480"/>
          <w:marRight w:val="0"/>
          <w:marTop w:val="0"/>
          <w:marBottom w:val="0"/>
          <w:divBdr>
            <w:top w:val="none" w:sz="0" w:space="0" w:color="auto"/>
            <w:left w:val="none" w:sz="0" w:space="0" w:color="auto"/>
            <w:bottom w:val="none" w:sz="0" w:space="0" w:color="auto"/>
            <w:right w:val="none" w:sz="0" w:space="0" w:color="auto"/>
          </w:divBdr>
        </w:div>
        <w:div w:id="131288395">
          <w:marLeft w:val="480"/>
          <w:marRight w:val="0"/>
          <w:marTop w:val="0"/>
          <w:marBottom w:val="0"/>
          <w:divBdr>
            <w:top w:val="none" w:sz="0" w:space="0" w:color="auto"/>
            <w:left w:val="none" w:sz="0" w:space="0" w:color="auto"/>
            <w:bottom w:val="none" w:sz="0" w:space="0" w:color="auto"/>
            <w:right w:val="none" w:sz="0" w:space="0" w:color="auto"/>
          </w:divBdr>
        </w:div>
        <w:div w:id="1591892516">
          <w:marLeft w:val="480"/>
          <w:marRight w:val="0"/>
          <w:marTop w:val="0"/>
          <w:marBottom w:val="0"/>
          <w:divBdr>
            <w:top w:val="none" w:sz="0" w:space="0" w:color="auto"/>
            <w:left w:val="none" w:sz="0" w:space="0" w:color="auto"/>
            <w:bottom w:val="none" w:sz="0" w:space="0" w:color="auto"/>
            <w:right w:val="none" w:sz="0" w:space="0" w:color="auto"/>
          </w:divBdr>
        </w:div>
        <w:div w:id="1209222892">
          <w:marLeft w:val="480"/>
          <w:marRight w:val="0"/>
          <w:marTop w:val="0"/>
          <w:marBottom w:val="0"/>
          <w:divBdr>
            <w:top w:val="none" w:sz="0" w:space="0" w:color="auto"/>
            <w:left w:val="none" w:sz="0" w:space="0" w:color="auto"/>
            <w:bottom w:val="none" w:sz="0" w:space="0" w:color="auto"/>
            <w:right w:val="none" w:sz="0" w:space="0" w:color="auto"/>
          </w:divBdr>
        </w:div>
        <w:div w:id="1990132866">
          <w:marLeft w:val="480"/>
          <w:marRight w:val="0"/>
          <w:marTop w:val="0"/>
          <w:marBottom w:val="0"/>
          <w:divBdr>
            <w:top w:val="none" w:sz="0" w:space="0" w:color="auto"/>
            <w:left w:val="none" w:sz="0" w:space="0" w:color="auto"/>
            <w:bottom w:val="none" w:sz="0" w:space="0" w:color="auto"/>
            <w:right w:val="none" w:sz="0" w:space="0" w:color="auto"/>
          </w:divBdr>
        </w:div>
        <w:div w:id="1706636759">
          <w:marLeft w:val="480"/>
          <w:marRight w:val="0"/>
          <w:marTop w:val="0"/>
          <w:marBottom w:val="0"/>
          <w:divBdr>
            <w:top w:val="none" w:sz="0" w:space="0" w:color="auto"/>
            <w:left w:val="none" w:sz="0" w:space="0" w:color="auto"/>
            <w:bottom w:val="none" w:sz="0" w:space="0" w:color="auto"/>
            <w:right w:val="none" w:sz="0" w:space="0" w:color="auto"/>
          </w:divBdr>
        </w:div>
        <w:div w:id="364718607">
          <w:marLeft w:val="480"/>
          <w:marRight w:val="0"/>
          <w:marTop w:val="0"/>
          <w:marBottom w:val="0"/>
          <w:divBdr>
            <w:top w:val="none" w:sz="0" w:space="0" w:color="auto"/>
            <w:left w:val="none" w:sz="0" w:space="0" w:color="auto"/>
            <w:bottom w:val="none" w:sz="0" w:space="0" w:color="auto"/>
            <w:right w:val="none" w:sz="0" w:space="0" w:color="auto"/>
          </w:divBdr>
        </w:div>
        <w:div w:id="384447850">
          <w:marLeft w:val="480"/>
          <w:marRight w:val="0"/>
          <w:marTop w:val="0"/>
          <w:marBottom w:val="0"/>
          <w:divBdr>
            <w:top w:val="none" w:sz="0" w:space="0" w:color="auto"/>
            <w:left w:val="none" w:sz="0" w:space="0" w:color="auto"/>
            <w:bottom w:val="none" w:sz="0" w:space="0" w:color="auto"/>
            <w:right w:val="none" w:sz="0" w:space="0" w:color="auto"/>
          </w:divBdr>
        </w:div>
        <w:div w:id="744033679">
          <w:marLeft w:val="480"/>
          <w:marRight w:val="0"/>
          <w:marTop w:val="0"/>
          <w:marBottom w:val="0"/>
          <w:divBdr>
            <w:top w:val="none" w:sz="0" w:space="0" w:color="auto"/>
            <w:left w:val="none" w:sz="0" w:space="0" w:color="auto"/>
            <w:bottom w:val="none" w:sz="0" w:space="0" w:color="auto"/>
            <w:right w:val="none" w:sz="0" w:space="0" w:color="auto"/>
          </w:divBdr>
        </w:div>
        <w:div w:id="949893342">
          <w:marLeft w:val="480"/>
          <w:marRight w:val="0"/>
          <w:marTop w:val="0"/>
          <w:marBottom w:val="0"/>
          <w:divBdr>
            <w:top w:val="none" w:sz="0" w:space="0" w:color="auto"/>
            <w:left w:val="none" w:sz="0" w:space="0" w:color="auto"/>
            <w:bottom w:val="none" w:sz="0" w:space="0" w:color="auto"/>
            <w:right w:val="none" w:sz="0" w:space="0" w:color="auto"/>
          </w:divBdr>
        </w:div>
        <w:div w:id="1002045701">
          <w:marLeft w:val="480"/>
          <w:marRight w:val="0"/>
          <w:marTop w:val="0"/>
          <w:marBottom w:val="0"/>
          <w:divBdr>
            <w:top w:val="none" w:sz="0" w:space="0" w:color="auto"/>
            <w:left w:val="none" w:sz="0" w:space="0" w:color="auto"/>
            <w:bottom w:val="none" w:sz="0" w:space="0" w:color="auto"/>
            <w:right w:val="none" w:sz="0" w:space="0" w:color="auto"/>
          </w:divBdr>
        </w:div>
        <w:div w:id="653488516">
          <w:marLeft w:val="480"/>
          <w:marRight w:val="0"/>
          <w:marTop w:val="0"/>
          <w:marBottom w:val="0"/>
          <w:divBdr>
            <w:top w:val="none" w:sz="0" w:space="0" w:color="auto"/>
            <w:left w:val="none" w:sz="0" w:space="0" w:color="auto"/>
            <w:bottom w:val="none" w:sz="0" w:space="0" w:color="auto"/>
            <w:right w:val="none" w:sz="0" w:space="0" w:color="auto"/>
          </w:divBdr>
        </w:div>
        <w:div w:id="240260304">
          <w:marLeft w:val="480"/>
          <w:marRight w:val="0"/>
          <w:marTop w:val="0"/>
          <w:marBottom w:val="0"/>
          <w:divBdr>
            <w:top w:val="none" w:sz="0" w:space="0" w:color="auto"/>
            <w:left w:val="none" w:sz="0" w:space="0" w:color="auto"/>
            <w:bottom w:val="none" w:sz="0" w:space="0" w:color="auto"/>
            <w:right w:val="none" w:sz="0" w:space="0" w:color="auto"/>
          </w:divBdr>
        </w:div>
        <w:div w:id="1879932324">
          <w:marLeft w:val="480"/>
          <w:marRight w:val="0"/>
          <w:marTop w:val="0"/>
          <w:marBottom w:val="0"/>
          <w:divBdr>
            <w:top w:val="none" w:sz="0" w:space="0" w:color="auto"/>
            <w:left w:val="none" w:sz="0" w:space="0" w:color="auto"/>
            <w:bottom w:val="none" w:sz="0" w:space="0" w:color="auto"/>
            <w:right w:val="none" w:sz="0" w:space="0" w:color="auto"/>
          </w:divBdr>
        </w:div>
        <w:div w:id="481703881">
          <w:marLeft w:val="480"/>
          <w:marRight w:val="0"/>
          <w:marTop w:val="0"/>
          <w:marBottom w:val="0"/>
          <w:divBdr>
            <w:top w:val="none" w:sz="0" w:space="0" w:color="auto"/>
            <w:left w:val="none" w:sz="0" w:space="0" w:color="auto"/>
            <w:bottom w:val="none" w:sz="0" w:space="0" w:color="auto"/>
            <w:right w:val="none" w:sz="0" w:space="0" w:color="auto"/>
          </w:divBdr>
        </w:div>
        <w:div w:id="1164395152">
          <w:marLeft w:val="480"/>
          <w:marRight w:val="0"/>
          <w:marTop w:val="0"/>
          <w:marBottom w:val="0"/>
          <w:divBdr>
            <w:top w:val="none" w:sz="0" w:space="0" w:color="auto"/>
            <w:left w:val="none" w:sz="0" w:space="0" w:color="auto"/>
            <w:bottom w:val="none" w:sz="0" w:space="0" w:color="auto"/>
            <w:right w:val="none" w:sz="0" w:space="0" w:color="auto"/>
          </w:divBdr>
        </w:div>
        <w:div w:id="592665118">
          <w:marLeft w:val="480"/>
          <w:marRight w:val="0"/>
          <w:marTop w:val="0"/>
          <w:marBottom w:val="0"/>
          <w:divBdr>
            <w:top w:val="none" w:sz="0" w:space="0" w:color="auto"/>
            <w:left w:val="none" w:sz="0" w:space="0" w:color="auto"/>
            <w:bottom w:val="none" w:sz="0" w:space="0" w:color="auto"/>
            <w:right w:val="none" w:sz="0" w:space="0" w:color="auto"/>
          </w:divBdr>
        </w:div>
        <w:div w:id="1306816036">
          <w:marLeft w:val="480"/>
          <w:marRight w:val="0"/>
          <w:marTop w:val="0"/>
          <w:marBottom w:val="0"/>
          <w:divBdr>
            <w:top w:val="none" w:sz="0" w:space="0" w:color="auto"/>
            <w:left w:val="none" w:sz="0" w:space="0" w:color="auto"/>
            <w:bottom w:val="none" w:sz="0" w:space="0" w:color="auto"/>
            <w:right w:val="none" w:sz="0" w:space="0" w:color="auto"/>
          </w:divBdr>
        </w:div>
        <w:div w:id="183060660">
          <w:marLeft w:val="480"/>
          <w:marRight w:val="0"/>
          <w:marTop w:val="0"/>
          <w:marBottom w:val="0"/>
          <w:divBdr>
            <w:top w:val="none" w:sz="0" w:space="0" w:color="auto"/>
            <w:left w:val="none" w:sz="0" w:space="0" w:color="auto"/>
            <w:bottom w:val="none" w:sz="0" w:space="0" w:color="auto"/>
            <w:right w:val="none" w:sz="0" w:space="0" w:color="auto"/>
          </w:divBdr>
        </w:div>
        <w:div w:id="1308969535">
          <w:marLeft w:val="480"/>
          <w:marRight w:val="0"/>
          <w:marTop w:val="0"/>
          <w:marBottom w:val="0"/>
          <w:divBdr>
            <w:top w:val="none" w:sz="0" w:space="0" w:color="auto"/>
            <w:left w:val="none" w:sz="0" w:space="0" w:color="auto"/>
            <w:bottom w:val="none" w:sz="0" w:space="0" w:color="auto"/>
            <w:right w:val="none" w:sz="0" w:space="0" w:color="auto"/>
          </w:divBdr>
        </w:div>
        <w:div w:id="1597985122">
          <w:marLeft w:val="480"/>
          <w:marRight w:val="0"/>
          <w:marTop w:val="0"/>
          <w:marBottom w:val="0"/>
          <w:divBdr>
            <w:top w:val="none" w:sz="0" w:space="0" w:color="auto"/>
            <w:left w:val="none" w:sz="0" w:space="0" w:color="auto"/>
            <w:bottom w:val="none" w:sz="0" w:space="0" w:color="auto"/>
            <w:right w:val="none" w:sz="0" w:space="0" w:color="auto"/>
          </w:divBdr>
        </w:div>
        <w:div w:id="912348436">
          <w:marLeft w:val="480"/>
          <w:marRight w:val="0"/>
          <w:marTop w:val="0"/>
          <w:marBottom w:val="0"/>
          <w:divBdr>
            <w:top w:val="none" w:sz="0" w:space="0" w:color="auto"/>
            <w:left w:val="none" w:sz="0" w:space="0" w:color="auto"/>
            <w:bottom w:val="none" w:sz="0" w:space="0" w:color="auto"/>
            <w:right w:val="none" w:sz="0" w:space="0" w:color="auto"/>
          </w:divBdr>
        </w:div>
        <w:div w:id="2111967376">
          <w:marLeft w:val="480"/>
          <w:marRight w:val="0"/>
          <w:marTop w:val="0"/>
          <w:marBottom w:val="0"/>
          <w:divBdr>
            <w:top w:val="none" w:sz="0" w:space="0" w:color="auto"/>
            <w:left w:val="none" w:sz="0" w:space="0" w:color="auto"/>
            <w:bottom w:val="none" w:sz="0" w:space="0" w:color="auto"/>
            <w:right w:val="none" w:sz="0" w:space="0" w:color="auto"/>
          </w:divBdr>
        </w:div>
        <w:div w:id="2085836900">
          <w:marLeft w:val="480"/>
          <w:marRight w:val="0"/>
          <w:marTop w:val="0"/>
          <w:marBottom w:val="0"/>
          <w:divBdr>
            <w:top w:val="none" w:sz="0" w:space="0" w:color="auto"/>
            <w:left w:val="none" w:sz="0" w:space="0" w:color="auto"/>
            <w:bottom w:val="none" w:sz="0" w:space="0" w:color="auto"/>
            <w:right w:val="none" w:sz="0" w:space="0" w:color="auto"/>
          </w:divBdr>
        </w:div>
        <w:div w:id="582570756">
          <w:marLeft w:val="480"/>
          <w:marRight w:val="0"/>
          <w:marTop w:val="0"/>
          <w:marBottom w:val="0"/>
          <w:divBdr>
            <w:top w:val="none" w:sz="0" w:space="0" w:color="auto"/>
            <w:left w:val="none" w:sz="0" w:space="0" w:color="auto"/>
            <w:bottom w:val="none" w:sz="0" w:space="0" w:color="auto"/>
            <w:right w:val="none" w:sz="0" w:space="0" w:color="auto"/>
          </w:divBdr>
        </w:div>
        <w:div w:id="1747652662">
          <w:marLeft w:val="480"/>
          <w:marRight w:val="0"/>
          <w:marTop w:val="0"/>
          <w:marBottom w:val="0"/>
          <w:divBdr>
            <w:top w:val="none" w:sz="0" w:space="0" w:color="auto"/>
            <w:left w:val="none" w:sz="0" w:space="0" w:color="auto"/>
            <w:bottom w:val="none" w:sz="0" w:space="0" w:color="auto"/>
            <w:right w:val="none" w:sz="0" w:space="0" w:color="auto"/>
          </w:divBdr>
        </w:div>
        <w:div w:id="1875119908">
          <w:marLeft w:val="480"/>
          <w:marRight w:val="0"/>
          <w:marTop w:val="0"/>
          <w:marBottom w:val="0"/>
          <w:divBdr>
            <w:top w:val="none" w:sz="0" w:space="0" w:color="auto"/>
            <w:left w:val="none" w:sz="0" w:space="0" w:color="auto"/>
            <w:bottom w:val="none" w:sz="0" w:space="0" w:color="auto"/>
            <w:right w:val="none" w:sz="0" w:space="0" w:color="auto"/>
          </w:divBdr>
        </w:div>
        <w:div w:id="1764107433">
          <w:marLeft w:val="480"/>
          <w:marRight w:val="0"/>
          <w:marTop w:val="0"/>
          <w:marBottom w:val="0"/>
          <w:divBdr>
            <w:top w:val="none" w:sz="0" w:space="0" w:color="auto"/>
            <w:left w:val="none" w:sz="0" w:space="0" w:color="auto"/>
            <w:bottom w:val="none" w:sz="0" w:space="0" w:color="auto"/>
            <w:right w:val="none" w:sz="0" w:space="0" w:color="auto"/>
          </w:divBdr>
        </w:div>
        <w:div w:id="2024436999">
          <w:marLeft w:val="480"/>
          <w:marRight w:val="0"/>
          <w:marTop w:val="0"/>
          <w:marBottom w:val="0"/>
          <w:divBdr>
            <w:top w:val="none" w:sz="0" w:space="0" w:color="auto"/>
            <w:left w:val="none" w:sz="0" w:space="0" w:color="auto"/>
            <w:bottom w:val="none" w:sz="0" w:space="0" w:color="auto"/>
            <w:right w:val="none" w:sz="0" w:space="0" w:color="auto"/>
          </w:divBdr>
        </w:div>
        <w:div w:id="1006597864">
          <w:marLeft w:val="480"/>
          <w:marRight w:val="0"/>
          <w:marTop w:val="0"/>
          <w:marBottom w:val="0"/>
          <w:divBdr>
            <w:top w:val="none" w:sz="0" w:space="0" w:color="auto"/>
            <w:left w:val="none" w:sz="0" w:space="0" w:color="auto"/>
            <w:bottom w:val="none" w:sz="0" w:space="0" w:color="auto"/>
            <w:right w:val="none" w:sz="0" w:space="0" w:color="auto"/>
          </w:divBdr>
        </w:div>
        <w:div w:id="1128742238">
          <w:marLeft w:val="480"/>
          <w:marRight w:val="0"/>
          <w:marTop w:val="0"/>
          <w:marBottom w:val="0"/>
          <w:divBdr>
            <w:top w:val="none" w:sz="0" w:space="0" w:color="auto"/>
            <w:left w:val="none" w:sz="0" w:space="0" w:color="auto"/>
            <w:bottom w:val="none" w:sz="0" w:space="0" w:color="auto"/>
            <w:right w:val="none" w:sz="0" w:space="0" w:color="auto"/>
          </w:divBdr>
        </w:div>
        <w:div w:id="1510290237">
          <w:marLeft w:val="480"/>
          <w:marRight w:val="0"/>
          <w:marTop w:val="0"/>
          <w:marBottom w:val="0"/>
          <w:divBdr>
            <w:top w:val="none" w:sz="0" w:space="0" w:color="auto"/>
            <w:left w:val="none" w:sz="0" w:space="0" w:color="auto"/>
            <w:bottom w:val="none" w:sz="0" w:space="0" w:color="auto"/>
            <w:right w:val="none" w:sz="0" w:space="0" w:color="auto"/>
          </w:divBdr>
        </w:div>
        <w:div w:id="1118258380">
          <w:marLeft w:val="480"/>
          <w:marRight w:val="0"/>
          <w:marTop w:val="0"/>
          <w:marBottom w:val="0"/>
          <w:divBdr>
            <w:top w:val="none" w:sz="0" w:space="0" w:color="auto"/>
            <w:left w:val="none" w:sz="0" w:space="0" w:color="auto"/>
            <w:bottom w:val="none" w:sz="0" w:space="0" w:color="auto"/>
            <w:right w:val="none" w:sz="0" w:space="0" w:color="auto"/>
          </w:divBdr>
        </w:div>
        <w:div w:id="1965578684">
          <w:marLeft w:val="480"/>
          <w:marRight w:val="0"/>
          <w:marTop w:val="0"/>
          <w:marBottom w:val="0"/>
          <w:divBdr>
            <w:top w:val="none" w:sz="0" w:space="0" w:color="auto"/>
            <w:left w:val="none" w:sz="0" w:space="0" w:color="auto"/>
            <w:bottom w:val="none" w:sz="0" w:space="0" w:color="auto"/>
            <w:right w:val="none" w:sz="0" w:space="0" w:color="auto"/>
          </w:divBdr>
        </w:div>
        <w:div w:id="814448072">
          <w:marLeft w:val="480"/>
          <w:marRight w:val="0"/>
          <w:marTop w:val="0"/>
          <w:marBottom w:val="0"/>
          <w:divBdr>
            <w:top w:val="none" w:sz="0" w:space="0" w:color="auto"/>
            <w:left w:val="none" w:sz="0" w:space="0" w:color="auto"/>
            <w:bottom w:val="none" w:sz="0" w:space="0" w:color="auto"/>
            <w:right w:val="none" w:sz="0" w:space="0" w:color="auto"/>
          </w:divBdr>
        </w:div>
        <w:div w:id="335231873">
          <w:marLeft w:val="480"/>
          <w:marRight w:val="0"/>
          <w:marTop w:val="0"/>
          <w:marBottom w:val="0"/>
          <w:divBdr>
            <w:top w:val="none" w:sz="0" w:space="0" w:color="auto"/>
            <w:left w:val="none" w:sz="0" w:space="0" w:color="auto"/>
            <w:bottom w:val="none" w:sz="0" w:space="0" w:color="auto"/>
            <w:right w:val="none" w:sz="0" w:space="0" w:color="auto"/>
          </w:divBdr>
        </w:div>
      </w:divsChild>
    </w:div>
    <w:div w:id="1829594076">
      <w:bodyDiv w:val="1"/>
      <w:marLeft w:val="0"/>
      <w:marRight w:val="0"/>
      <w:marTop w:val="0"/>
      <w:marBottom w:val="0"/>
      <w:divBdr>
        <w:top w:val="none" w:sz="0" w:space="0" w:color="auto"/>
        <w:left w:val="none" w:sz="0" w:space="0" w:color="auto"/>
        <w:bottom w:val="none" w:sz="0" w:space="0" w:color="auto"/>
        <w:right w:val="none" w:sz="0" w:space="0" w:color="auto"/>
      </w:divBdr>
    </w:div>
    <w:div w:id="1831284454">
      <w:bodyDiv w:val="1"/>
      <w:marLeft w:val="0"/>
      <w:marRight w:val="0"/>
      <w:marTop w:val="0"/>
      <w:marBottom w:val="0"/>
      <w:divBdr>
        <w:top w:val="none" w:sz="0" w:space="0" w:color="auto"/>
        <w:left w:val="none" w:sz="0" w:space="0" w:color="auto"/>
        <w:bottom w:val="none" w:sz="0" w:space="0" w:color="auto"/>
        <w:right w:val="none" w:sz="0" w:space="0" w:color="auto"/>
      </w:divBdr>
    </w:div>
    <w:div w:id="1836651277">
      <w:bodyDiv w:val="1"/>
      <w:marLeft w:val="0"/>
      <w:marRight w:val="0"/>
      <w:marTop w:val="0"/>
      <w:marBottom w:val="0"/>
      <w:divBdr>
        <w:top w:val="none" w:sz="0" w:space="0" w:color="auto"/>
        <w:left w:val="none" w:sz="0" w:space="0" w:color="auto"/>
        <w:bottom w:val="none" w:sz="0" w:space="0" w:color="auto"/>
        <w:right w:val="none" w:sz="0" w:space="0" w:color="auto"/>
      </w:divBdr>
    </w:div>
    <w:div w:id="1837837219">
      <w:bodyDiv w:val="1"/>
      <w:marLeft w:val="0"/>
      <w:marRight w:val="0"/>
      <w:marTop w:val="0"/>
      <w:marBottom w:val="0"/>
      <w:divBdr>
        <w:top w:val="none" w:sz="0" w:space="0" w:color="auto"/>
        <w:left w:val="none" w:sz="0" w:space="0" w:color="auto"/>
        <w:bottom w:val="none" w:sz="0" w:space="0" w:color="auto"/>
        <w:right w:val="none" w:sz="0" w:space="0" w:color="auto"/>
      </w:divBdr>
    </w:div>
    <w:div w:id="1840844695">
      <w:bodyDiv w:val="1"/>
      <w:marLeft w:val="0"/>
      <w:marRight w:val="0"/>
      <w:marTop w:val="0"/>
      <w:marBottom w:val="0"/>
      <w:divBdr>
        <w:top w:val="none" w:sz="0" w:space="0" w:color="auto"/>
        <w:left w:val="none" w:sz="0" w:space="0" w:color="auto"/>
        <w:bottom w:val="none" w:sz="0" w:space="0" w:color="auto"/>
        <w:right w:val="none" w:sz="0" w:space="0" w:color="auto"/>
      </w:divBdr>
    </w:div>
    <w:div w:id="1842506575">
      <w:bodyDiv w:val="1"/>
      <w:marLeft w:val="0"/>
      <w:marRight w:val="0"/>
      <w:marTop w:val="0"/>
      <w:marBottom w:val="0"/>
      <w:divBdr>
        <w:top w:val="none" w:sz="0" w:space="0" w:color="auto"/>
        <w:left w:val="none" w:sz="0" w:space="0" w:color="auto"/>
        <w:bottom w:val="none" w:sz="0" w:space="0" w:color="auto"/>
        <w:right w:val="none" w:sz="0" w:space="0" w:color="auto"/>
      </w:divBdr>
    </w:div>
    <w:div w:id="1849325010">
      <w:bodyDiv w:val="1"/>
      <w:marLeft w:val="0"/>
      <w:marRight w:val="0"/>
      <w:marTop w:val="0"/>
      <w:marBottom w:val="0"/>
      <w:divBdr>
        <w:top w:val="none" w:sz="0" w:space="0" w:color="auto"/>
        <w:left w:val="none" w:sz="0" w:space="0" w:color="auto"/>
        <w:bottom w:val="none" w:sz="0" w:space="0" w:color="auto"/>
        <w:right w:val="none" w:sz="0" w:space="0" w:color="auto"/>
      </w:divBdr>
    </w:div>
    <w:div w:id="1858959866">
      <w:bodyDiv w:val="1"/>
      <w:marLeft w:val="0"/>
      <w:marRight w:val="0"/>
      <w:marTop w:val="0"/>
      <w:marBottom w:val="0"/>
      <w:divBdr>
        <w:top w:val="none" w:sz="0" w:space="0" w:color="auto"/>
        <w:left w:val="none" w:sz="0" w:space="0" w:color="auto"/>
        <w:bottom w:val="none" w:sz="0" w:space="0" w:color="auto"/>
        <w:right w:val="none" w:sz="0" w:space="0" w:color="auto"/>
      </w:divBdr>
    </w:div>
    <w:div w:id="1861550589">
      <w:bodyDiv w:val="1"/>
      <w:marLeft w:val="0"/>
      <w:marRight w:val="0"/>
      <w:marTop w:val="0"/>
      <w:marBottom w:val="0"/>
      <w:divBdr>
        <w:top w:val="none" w:sz="0" w:space="0" w:color="auto"/>
        <w:left w:val="none" w:sz="0" w:space="0" w:color="auto"/>
        <w:bottom w:val="none" w:sz="0" w:space="0" w:color="auto"/>
        <w:right w:val="none" w:sz="0" w:space="0" w:color="auto"/>
      </w:divBdr>
    </w:div>
    <w:div w:id="1867675374">
      <w:bodyDiv w:val="1"/>
      <w:marLeft w:val="0"/>
      <w:marRight w:val="0"/>
      <w:marTop w:val="0"/>
      <w:marBottom w:val="0"/>
      <w:divBdr>
        <w:top w:val="none" w:sz="0" w:space="0" w:color="auto"/>
        <w:left w:val="none" w:sz="0" w:space="0" w:color="auto"/>
        <w:bottom w:val="none" w:sz="0" w:space="0" w:color="auto"/>
        <w:right w:val="none" w:sz="0" w:space="0" w:color="auto"/>
      </w:divBdr>
    </w:div>
    <w:div w:id="1871531898">
      <w:bodyDiv w:val="1"/>
      <w:marLeft w:val="0"/>
      <w:marRight w:val="0"/>
      <w:marTop w:val="0"/>
      <w:marBottom w:val="0"/>
      <w:divBdr>
        <w:top w:val="none" w:sz="0" w:space="0" w:color="auto"/>
        <w:left w:val="none" w:sz="0" w:space="0" w:color="auto"/>
        <w:bottom w:val="none" w:sz="0" w:space="0" w:color="auto"/>
        <w:right w:val="none" w:sz="0" w:space="0" w:color="auto"/>
      </w:divBdr>
    </w:div>
    <w:div w:id="1875774210">
      <w:bodyDiv w:val="1"/>
      <w:marLeft w:val="0"/>
      <w:marRight w:val="0"/>
      <w:marTop w:val="0"/>
      <w:marBottom w:val="0"/>
      <w:divBdr>
        <w:top w:val="none" w:sz="0" w:space="0" w:color="auto"/>
        <w:left w:val="none" w:sz="0" w:space="0" w:color="auto"/>
        <w:bottom w:val="none" w:sz="0" w:space="0" w:color="auto"/>
        <w:right w:val="none" w:sz="0" w:space="0" w:color="auto"/>
      </w:divBdr>
    </w:div>
    <w:div w:id="1877041398">
      <w:bodyDiv w:val="1"/>
      <w:marLeft w:val="0"/>
      <w:marRight w:val="0"/>
      <w:marTop w:val="0"/>
      <w:marBottom w:val="0"/>
      <w:divBdr>
        <w:top w:val="none" w:sz="0" w:space="0" w:color="auto"/>
        <w:left w:val="none" w:sz="0" w:space="0" w:color="auto"/>
        <w:bottom w:val="none" w:sz="0" w:space="0" w:color="auto"/>
        <w:right w:val="none" w:sz="0" w:space="0" w:color="auto"/>
      </w:divBdr>
    </w:div>
    <w:div w:id="1880045230">
      <w:bodyDiv w:val="1"/>
      <w:marLeft w:val="0"/>
      <w:marRight w:val="0"/>
      <w:marTop w:val="0"/>
      <w:marBottom w:val="0"/>
      <w:divBdr>
        <w:top w:val="none" w:sz="0" w:space="0" w:color="auto"/>
        <w:left w:val="none" w:sz="0" w:space="0" w:color="auto"/>
        <w:bottom w:val="none" w:sz="0" w:space="0" w:color="auto"/>
        <w:right w:val="none" w:sz="0" w:space="0" w:color="auto"/>
      </w:divBdr>
    </w:div>
    <w:div w:id="1882204364">
      <w:bodyDiv w:val="1"/>
      <w:marLeft w:val="0"/>
      <w:marRight w:val="0"/>
      <w:marTop w:val="0"/>
      <w:marBottom w:val="0"/>
      <w:divBdr>
        <w:top w:val="none" w:sz="0" w:space="0" w:color="auto"/>
        <w:left w:val="none" w:sz="0" w:space="0" w:color="auto"/>
        <w:bottom w:val="none" w:sz="0" w:space="0" w:color="auto"/>
        <w:right w:val="none" w:sz="0" w:space="0" w:color="auto"/>
      </w:divBdr>
    </w:div>
    <w:div w:id="1883518950">
      <w:bodyDiv w:val="1"/>
      <w:marLeft w:val="0"/>
      <w:marRight w:val="0"/>
      <w:marTop w:val="0"/>
      <w:marBottom w:val="0"/>
      <w:divBdr>
        <w:top w:val="none" w:sz="0" w:space="0" w:color="auto"/>
        <w:left w:val="none" w:sz="0" w:space="0" w:color="auto"/>
        <w:bottom w:val="none" w:sz="0" w:space="0" w:color="auto"/>
        <w:right w:val="none" w:sz="0" w:space="0" w:color="auto"/>
      </w:divBdr>
    </w:div>
    <w:div w:id="1887453192">
      <w:bodyDiv w:val="1"/>
      <w:marLeft w:val="0"/>
      <w:marRight w:val="0"/>
      <w:marTop w:val="0"/>
      <w:marBottom w:val="0"/>
      <w:divBdr>
        <w:top w:val="none" w:sz="0" w:space="0" w:color="auto"/>
        <w:left w:val="none" w:sz="0" w:space="0" w:color="auto"/>
        <w:bottom w:val="none" w:sz="0" w:space="0" w:color="auto"/>
        <w:right w:val="none" w:sz="0" w:space="0" w:color="auto"/>
      </w:divBdr>
    </w:div>
    <w:div w:id="1888104487">
      <w:bodyDiv w:val="1"/>
      <w:marLeft w:val="0"/>
      <w:marRight w:val="0"/>
      <w:marTop w:val="0"/>
      <w:marBottom w:val="0"/>
      <w:divBdr>
        <w:top w:val="none" w:sz="0" w:space="0" w:color="auto"/>
        <w:left w:val="none" w:sz="0" w:space="0" w:color="auto"/>
        <w:bottom w:val="none" w:sz="0" w:space="0" w:color="auto"/>
        <w:right w:val="none" w:sz="0" w:space="0" w:color="auto"/>
      </w:divBdr>
    </w:div>
    <w:div w:id="1888179439">
      <w:bodyDiv w:val="1"/>
      <w:marLeft w:val="0"/>
      <w:marRight w:val="0"/>
      <w:marTop w:val="0"/>
      <w:marBottom w:val="0"/>
      <w:divBdr>
        <w:top w:val="none" w:sz="0" w:space="0" w:color="auto"/>
        <w:left w:val="none" w:sz="0" w:space="0" w:color="auto"/>
        <w:bottom w:val="none" w:sz="0" w:space="0" w:color="auto"/>
        <w:right w:val="none" w:sz="0" w:space="0" w:color="auto"/>
      </w:divBdr>
    </w:div>
    <w:div w:id="1895240286">
      <w:bodyDiv w:val="1"/>
      <w:marLeft w:val="0"/>
      <w:marRight w:val="0"/>
      <w:marTop w:val="0"/>
      <w:marBottom w:val="0"/>
      <w:divBdr>
        <w:top w:val="none" w:sz="0" w:space="0" w:color="auto"/>
        <w:left w:val="none" w:sz="0" w:space="0" w:color="auto"/>
        <w:bottom w:val="none" w:sz="0" w:space="0" w:color="auto"/>
        <w:right w:val="none" w:sz="0" w:space="0" w:color="auto"/>
      </w:divBdr>
    </w:div>
    <w:div w:id="1895656711">
      <w:bodyDiv w:val="1"/>
      <w:marLeft w:val="0"/>
      <w:marRight w:val="0"/>
      <w:marTop w:val="0"/>
      <w:marBottom w:val="0"/>
      <w:divBdr>
        <w:top w:val="none" w:sz="0" w:space="0" w:color="auto"/>
        <w:left w:val="none" w:sz="0" w:space="0" w:color="auto"/>
        <w:bottom w:val="none" w:sz="0" w:space="0" w:color="auto"/>
        <w:right w:val="none" w:sz="0" w:space="0" w:color="auto"/>
      </w:divBdr>
    </w:div>
    <w:div w:id="1898317821">
      <w:bodyDiv w:val="1"/>
      <w:marLeft w:val="0"/>
      <w:marRight w:val="0"/>
      <w:marTop w:val="0"/>
      <w:marBottom w:val="0"/>
      <w:divBdr>
        <w:top w:val="none" w:sz="0" w:space="0" w:color="auto"/>
        <w:left w:val="none" w:sz="0" w:space="0" w:color="auto"/>
        <w:bottom w:val="none" w:sz="0" w:space="0" w:color="auto"/>
        <w:right w:val="none" w:sz="0" w:space="0" w:color="auto"/>
      </w:divBdr>
    </w:div>
    <w:div w:id="1898933066">
      <w:bodyDiv w:val="1"/>
      <w:marLeft w:val="0"/>
      <w:marRight w:val="0"/>
      <w:marTop w:val="0"/>
      <w:marBottom w:val="0"/>
      <w:divBdr>
        <w:top w:val="none" w:sz="0" w:space="0" w:color="auto"/>
        <w:left w:val="none" w:sz="0" w:space="0" w:color="auto"/>
        <w:bottom w:val="none" w:sz="0" w:space="0" w:color="auto"/>
        <w:right w:val="none" w:sz="0" w:space="0" w:color="auto"/>
      </w:divBdr>
    </w:div>
    <w:div w:id="1899708541">
      <w:bodyDiv w:val="1"/>
      <w:marLeft w:val="0"/>
      <w:marRight w:val="0"/>
      <w:marTop w:val="0"/>
      <w:marBottom w:val="0"/>
      <w:divBdr>
        <w:top w:val="none" w:sz="0" w:space="0" w:color="auto"/>
        <w:left w:val="none" w:sz="0" w:space="0" w:color="auto"/>
        <w:bottom w:val="none" w:sz="0" w:space="0" w:color="auto"/>
        <w:right w:val="none" w:sz="0" w:space="0" w:color="auto"/>
      </w:divBdr>
    </w:div>
    <w:div w:id="1900898746">
      <w:bodyDiv w:val="1"/>
      <w:marLeft w:val="0"/>
      <w:marRight w:val="0"/>
      <w:marTop w:val="0"/>
      <w:marBottom w:val="0"/>
      <w:divBdr>
        <w:top w:val="none" w:sz="0" w:space="0" w:color="auto"/>
        <w:left w:val="none" w:sz="0" w:space="0" w:color="auto"/>
        <w:bottom w:val="none" w:sz="0" w:space="0" w:color="auto"/>
        <w:right w:val="none" w:sz="0" w:space="0" w:color="auto"/>
      </w:divBdr>
    </w:div>
    <w:div w:id="1903059970">
      <w:bodyDiv w:val="1"/>
      <w:marLeft w:val="0"/>
      <w:marRight w:val="0"/>
      <w:marTop w:val="0"/>
      <w:marBottom w:val="0"/>
      <w:divBdr>
        <w:top w:val="none" w:sz="0" w:space="0" w:color="auto"/>
        <w:left w:val="none" w:sz="0" w:space="0" w:color="auto"/>
        <w:bottom w:val="none" w:sz="0" w:space="0" w:color="auto"/>
        <w:right w:val="none" w:sz="0" w:space="0" w:color="auto"/>
      </w:divBdr>
    </w:div>
    <w:div w:id="1909609630">
      <w:bodyDiv w:val="1"/>
      <w:marLeft w:val="0"/>
      <w:marRight w:val="0"/>
      <w:marTop w:val="0"/>
      <w:marBottom w:val="0"/>
      <w:divBdr>
        <w:top w:val="none" w:sz="0" w:space="0" w:color="auto"/>
        <w:left w:val="none" w:sz="0" w:space="0" w:color="auto"/>
        <w:bottom w:val="none" w:sz="0" w:space="0" w:color="auto"/>
        <w:right w:val="none" w:sz="0" w:space="0" w:color="auto"/>
      </w:divBdr>
    </w:div>
    <w:div w:id="1913466469">
      <w:bodyDiv w:val="1"/>
      <w:marLeft w:val="0"/>
      <w:marRight w:val="0"/>
      <w:marTop w:val="0"/>
      <w:marBottom w:val="0"/>
      <w:divBdr>
        <w:top w:val="none" w:sz="0" w:space="0" w:color="auto"/>
        <w:left w:val="none" w:sz="0" w:space="0" w:color="auto"/>
        <w:bottom w:val="none" w:sz="0" w:space="0" w:color="auto"/>
        <w:right w:val="none" w:sz="0" w:space="0" w:color="auto"/>
      </w:divBdr>
      <w:divsChild>
        <w:div w:id="94594292">
          <w:marLeft w:val="480"/>
          <w:marRight w:val="0"/>
          <w:marTop w:val="0"/>
          <w:marBottom w:val="0"/>
          <w:divBdr>
            <w:top w:val="none" w:sz="0" w:space="0" w:color="auto"/>
            <w:left w:val="none" w:sz="0" w:space="0" w:color="auto"/>
            <w:bottom w:val="none" w:sz="0" w:space="0" w:color="auto"/>
            <w:right w:val="none" w:sz="0" w:space="0" w:color="auto"/>
          </w:divBdr>
        </w:div>
        <w:div w:id="144473047">
          <w:marLeft w:val="480"/>
          <w:marRight w:val="0"/>
          <w:marTop w:val="0"/>
          <w:marBottom w:val="0"/>
          <w:divBdr>
            <w:top w:val="none" w:sz="0" w:space="0" w:color="auto"/>
            <w:left w:val="none" w:sz="0" w:space="0" w:color="auto"/>
            <w:bottom w:val="none" w:sz="0" w:space="0" w:color="auto"/>
            <w:right w:val="none" w:sz="0" w:space="0" w:color="auto"/>
          </w:divBdr>
        </w:div>
        <w:div w:id="151408136">
          <w:marLeft w:val="480"/>
          <w:marRight w:val="0"/>
          <w:marTop w:val="0"/>
          <w:marBottom w:val="0"/>
          <w:divBdr>
            <w:top w:val="none" w:sz="0" w:space="0" w:color="auto"/>
            <w:left w:val="none" w:sz="0" w:space="0" w:color="auto"/>
            <w:bottom w:val="none" w:sz="0" w:space="0" w:color="auto"/>
            <w:right w:val="none" w:sz="0" w:space="0" w:color="auto"/>
          </w:divBdr>
        </w:div>
        <w:div w:id="180945820">
          <w:marLeft w:val="480"/>
          <w:marRight w:val="0"/>
          <w:marTop w:val="0"/>
          <w:marBottom w:val="0"/>
          <w:divBdr>
            <w:top w:val="none" w:sz="0" w:space="0" w:color="auto"/>
            <w:left w:val="none" w:sz="0" w:space="0" w:color="auto"/>
            <w:bottom w:val="none" w:sz="0" w:space="0" w:color="auto"/>
            <w:right w:val="none" w:sz="0" w:space="0" w:color="auto"/>
          </w:divBdr>
        </w:div>
        <w:div w:id="188104113">
          <w:marLeft w:val="480"/>
          <w:marRight w:val="0"/>
          <w:marTop w:val="0"/>
          <w:marBottom w:val="0"/>
          <w:divBdr>
            <w:top w:val="none" w:sz="0" w:space="0" w:color="auto"/>
            <w:left w:val="none" w:sz="0" w:space="0" w:color="auto"/>
            <w:bottom w:val="none" w:sz="0" w:space="0" w:color="auto"/>
            <w:right w:val="none" w:sz="0" w:space="0" w:color="auto"/>
          </w:divBdr>
        </w:div>
        <w:div w:id="284972201">
          <w:marLeft w:val="480"/>
          <w:marRight w:val="0"/>
          <w:marTop w:val="0"/>
          <w:marBottom w:val="0"/>
          <w:divBdr>
            <w:top w:val="none" w:sz="0" w:space="0" w:color="auto"/>
            <w:left w:val="none" w:sz="0" w:space="0" w:color="auto"/>
            <w:bottom w:val="none" w:sz="0" w:space="0" w:color="auto"/>
            <w:right w:val="none" w:sz="0" w:space="0" w:color="auto"/>
          </w:divBdr>
        </w:div>
        <w:div w:id="318729110">
          <w:marLeft w:val="480"/>
          <w:marRight w:val="0"/>
          <w:marTop w:val="0"/>
          <w:marBottom w:val="0"/>
          <w:divBdr>
            <w:top w:val="none" w:sz="0" w:space="0" w:color="auto"/>
            <w:left w:val="none" w:sz="0" w:space="0" w:color="auto"/>
            <w:bottom w:val="none" w:sz="0" w:space="0" w:color="auto"/>
            <w:right w:val="none" w:sz="0" w:space="0" w:color="auto"/>
          </w:divBdr>
        </w:div>
        <w:div w:id="337998952">
          <w:marLeft w:val="480"/>
          <w:marRight w:val="0"/>
          <w:marTop w:val="0"/>
          <w:marBottom w:val="0"/>
          <w:divBdr>
            <w:top w:val="none" w:sz="0" w:space="0" w:color="auto"/>
            <w:left w:val="none" w:sz="0" w:space="0" w:color="auto"/>
            <w:bottom w:val="none" w:sz="0" w:space="0" w:color="auto"/>
            <w:right w:val="none" w:sz="0" w:space="0" w:color="auto"/>
          </w:divBdr>
        </w:div>
        <w:div w:id="344209635">
          <w:marLeft w:val="480"/>
          <w:marRight w:val="0"/>
          <w:marTop w:val="0"/>
          <w:marBottom w:val="0"/>
          <w:divBdr>
            <w:top w:val="none" w:sz="0" w:space="0" w:color="auto"/>
            <w:left w:val="none" w:sz="0" w:space="0" w:color="auto"/>
            <w:bottom w:val="none" w:sz="0" w:space="0" w:color="auto"/>
            <w:right w:val="none" w:sz="0" w:space="0" w:color="auto"/>
          </w:divBdr>
        </w:div>
        <w:div w:id="368341222">
          <w:marLeft w:val="480"/>
          <w:marRight w:val="0"/>
          <w:marTop w:val="0"/>
          <w:marBottom w:val="0"/>
          <w:divBdr>
            <w:top w:val="none" w:sz="0" w:space="0" w:color="auto"/>
            <w:left w:val="none" w:sz="0" w:space="0" w:color="auto"/>
            <w:bottom w:val="none" w:sz="0" w:space="0" w:color="auto"/>
            <w:right w:val="none" w:sz="0" w:space="0" w:color="auto"/>
          </w:divBdr>
        </w:div>
        <w:div w:id="426779213">
          <w:marLeft w:val="480"/>
          <w:marRight w:val="0"/>
          <w:marTop w:val="0"/>
          <w:marBottom w:val="0"/>
          <w:divBdr>
            <w:top w:val="none" w:sz="0" w:space="0" w:color="auto"/>
            <w:left w:val="none" w:sz="0" w:space="0" w:color="auto"/>
            <w:bottom w:val="none" w:sz="0" w:space="0" w:color="auto"/>
            <w:right w:val="none" w:sz="0" w:space="0" w:color="auto"/>
          </w:divBdr>
        </w:div>
        <w:div w:id="473642529">
          <w:marLeft w:val="480"/>
          <w:marRight w:val="0"/>
          <w:marTop w:val="0"/>
          <w:marBottom w:val="0"/>
          <w:divBdr>
            <w:top w:val="none" w:sz="0" w:space="0" w:color="auto"/>
            <w:left w:val="none" w:sz="0" w:space="0" w:color="auto"/>
            <w:bottom w:val="none" w:sz="0" w:space="0" w:color="auto"/>
            <w:right w:val="none" w:sz="0" w:space="0" w:color="auto"/>
          </w:divBdr>
        </w:div>
        <w:div w:id="475925290">
          <w:marLeft w:val="480"/>
          <w:marRight w:val="0"/>
          <w:marTop w:val="0"/>
          <w:marBottom w:val="0"/>
          <w:divBdr>
            <w:top w:val="none" w:sz="0" w:space="0" w:color="auto"/>
            <w:left w:val="none" w:sz="0" w:space="0" w:color="auto"/>
            <w:bottom w:val="none" w:sz="0" w:space="0" w:color="auto"/>
            <w:right w:val="none" w:sz="0" w:space="0" w:color="auto"/>
          </w:divBdr>
        </w:div>
        <w:div w:id="485978333">
          <w:marLeft w:val="480"/>
          <w:marRight w:val="0"/>
          <w:marTop w:val="0"/>
          <w:marBottom w:val="0"/>
          <w:divBdr>
            <w:top w:val="none" w:sz="0" w:space="0" w:color="auto"/>
            <w:left w:val="none" w:sz="0" w:space="0" w:color="auto"/>
            <w:bottom w:val="none" w:sz="0" w:space="0" w:color="auto"/>
            <w:right w:val="none" w:sz="0" w:space="0" w:color="auto"/>
          </w:divBdr>
        </w:div>
        <w:div w:id="519125271">
          <w:marLeft w:val="480"/>
          <w:marRight w:val="0"/>
          <w:marTop w:val="0"/>
          <w:marBottom w:val="0"/>
          <w:divBdr>
            <w:top w:val="none" w:sz="0" w:space="0" w:color="auto"/>
            <w:left w:val="none" w:sz="0" w:space="0" w:color="auto"/>
            <w:bottom w:val="none" w:sz="0" w:space="0" w:color="auto"/>
            <w:right w:val="none" w:sz="0" w:space="0" w:color="auto"/>
          </w:divBdr>
        </w:div>
        <w:div w:id="542255524">
          <w:marLeft w:val="480"/>
          <w:marRight w:val="0"/>
          <w:marTop w:val="0"/>
          <w:marBottom w:val="0"/>
          <w:divBdr>
            <w:top w:val="none" w:sz="0" w:space="0" w:color="auto"/>
            <w:left w:val="none" w:sz="0" w:space="0" w:color="auto"/>
            <w:bottom w:val="none" w:sz="0" w:space="0" w:color="auto"/>
            <w:right w:val="none" w:sz="0" w:space="0" w:color="auto"/>
          </w:divBdr>
        </w:div>
        <w:div w:id="592015896">
          <w:marLeft w:val="480"/>
          <w:marRight w:val="0"/>
          <w:marTop w:val="0"/>
          <w:marBottom w:val="0"/>
          <w:divBdr>
            <w:top w:val="none" w:sz="0" w:space="0" w:color="auto"/>
            <w:left w:val="none" w:sz="0" w:space="0" w:color="auto"/>
            <w:bottom w:val="none" w:sz="0" w:space="0" w:color="auto"/>
            <w:right w:val="none" w:sz="0" w:space="0" w:color="auto"/>
          </w:divBdr>
        </w:div>
        <w:div w:id="713504191">
          <w:marLeft w:val="480"/>
          <w:marRight w:val="0"/>
          <w:marTop w:val="0"/>
          <w:marBottom w:val="0"/>
          <w:divBdr>
            <w:top w:val="none" w:sz="0" w:space="0" w:color="auto"/>
            <w:left w:val="none" w:sz="0" w:space="0" w:color="auto"/>
            <w:bottom w:val="none" w:sz="0" w:space="0" w:color="auto"/>
            <w:right w:val="none" w:sz="0" w:space="0" w:color="auto"/>
          </w:divBdr>
        </w:div>
        <w:div w:id="715468041">
          <w:marLeft w:val="480"/>
          <w:marRight w:val="0"/>
          <w:marTop w:val="0"/>
          <w:marBottom w:val="0"/>
          <w:divBdr>
            <w:top w:val="none" w:sz="0" w:space="0" w:color="auto"/>
            <w:left w:val="none" w:sz="0" w:space="0" w:color="auto"/>
            <w:bottom w:val="none" w:sz="0" w:space="0" w:color="auto"/>
            <w:right w:val="none" w:sz="0" w:space="0" w:color="auto"/>
          </w:divBdr>
        </w:div>
        <w:div w:id="745996362">
          <w:marLeft w:val="480"/>
          <w:marRight w:val="0"/>
          <w:marTop w:val="0"/>
          <w:marBottom w:val="0"/>
          <w:divBdr>
            <w:top w:val="none" w:sz="0" w:space="0" w:color="auto"/>
            <w:left w:val="none" w:sz="0" w:space="0" w:color="auto"/>
            <w:bottom w:val="none" w:sz="0" w:space="0" w:color="auto"/>
            <w:right w:val="none" w:sz="0" w:space="0" w:color="auto"/>
          </w:divBdr>
        </w:div>
        <w:div w:id="746807957">
          <w:marLeft w:val="480"/>
          <w:marRight w:val="0"/>
          <w:marTop w:val="0"/>
          <w:marBottom w:val="0"/>
          <w:divBdr>
            <w:top w:val="none" w:sz="0" w:space="0" w:color="auto"/>
            <w:left w:val="none" w:sz="0" w:space="0" w:color="auto"/>
            <w:bottom w:val="none" w:sz="0" w:space="0" w:color="auto"/>
            <w:right w:val="none" w:sz="0" w:space="0" w:color="auto"/>
          </w:divBdr>
        </w:div>
        <w:div w:id="747994502">
          <w:marLeft w:val="480"/>
          <w:marRight w:val="0"/>
          <w:marTop w:val="0"/>
          <w:marBottom w:val="0"/>
          <w:divBdr>
            <w:top w:val="none" w:sz="0" w:space="0" w:color="auto"/>
            <w:left w:val="none" w:sz="0" w:space="0" w:color="auto"/>
            <w:bottom w:val="none" w:sz="0" w:space="0" w:color="auto"/>
            <w:right w:val="none" w:sz="0" w:space="0" w:color="auto"/>
          </w:divBdr>
        </w:div>
        <w:div w:id="760830993">
          <w:marLeft w:val="480"/>
          <w:marRight w:val="0"/>
          <w:marTop w:val="0"/>
          <w:marBottom w:val="0"/>
          <w:divBdr>
            <w:top w:val="none" w:sz="0" w:space="0" w:color="auto"/>
            <w:left w:val="none" w:sz="0" w:space="0" w:color="auto"/>
            <w:bottom w:val="none" w:sz="0" w:space="0" w:color="auto"/>
            <w:right w:val="none" w:sz="0" w:space="0" w:color="auto"/>
          </w:divBdr>
        </w:div>
        <w:div w:id="889338036">
          <w:marLeft w:val="480"/>
          <w:marRight w:val="0"/>
          <w:marTop w:val="0"/>
          <w:marBottom w:val="0"/>
          <w:divBdr>
            <w:top w:val="none" w:sz="0" w:space="0" w:color="auto"/>
            <w:left w:val="none" w:sz="0" w:space="0" w:color="auto"/>
            <w:bottom w:val="none" w:sz="0" w:space="0" w:color="auto"/>
            <w:right w:val="none" w:sz="0" w:space="0" w:color="auto"/>
          </w:divBdr>
        </w:div>
        <w:div w:id="949434314">
          <w:marLeft w:val="480"/>
          <w:marRight w:val="0"/>
          <w:marTop w:val="0"/>
          <w:marBottom w:val="0"/>
          <w:divBdr>
            <w:top w:val="none" w:sz="0" w:space="0" w:color="auto"/>
            <w:left w:val="none" w:sz="0" w:space="0" w:color="auto"/>
            <w:bottom w:val="none" w:sz="0" w:space="0" w:color="auto"/>
            <w:right w:val="none" w:sz="0" w:space="0" w:color="auto"/>
          </w:divBdr>
        </w:div>
        <w:div w:id="971060581">
          <w:marLeft w:val="480"/>
          <w:marRight w:val="0"/>
          <w:marTop w:val="0"/>
          <w:marBottom w:val="0"/>
          <w:divBdr>
            <w:top w:val="none" w:sz="0" w:space="0" w:color="auto"/>
            <w:left w:val="none" w:sz="0" w:space="0" w:color="auto"/>
            <w:bottom w:val="none" w:sz="0" w:space="0" w:color="auto"/>
            <w:right w:val="none" w:sz="0" w:space="0" w:color="auto"/>
          </w:divBdr>
        </w:div>
        <w:div w:id="990522302">
          <w:marLeft w:val="480"/>
          <w:marRight w:val="0"/>
          <w:marTop w:val="0"/>
          <w:marBottom w:val="0"/>
          <w:divBdr>
            <w:top w:val="none" w:sz="0" w:space="0" w:color="auto"/>
            <w:left w:val="none" w:sz="0" w:space="0" w:color="auto"/>
            <w:bottom w:val="none" w:sz="0" w:space="0" w:color="auto"/>
            <w:right w:val="none" w:sz="0" w:space="0" w:color="auto"/>
          </w:divBdr>
        </w:div>
        <w:div w:id="1042097014">
          <w:marLeft w:val="480"/>
          <w:marRight w:val="0"/>
          <w:marTop w:val="0"/>
          <w:marBottom w:val="0"/>
          <w:divBdr>
            <w:top w:val="none" w:sz="0" w:space="0" w:color="auto"/>
            <w:left w:val="none" w:sz="0" w:space="0" w:color="auto"/>
            <w:bottom w:val="none" w:sz="0" w:space="0" w:color="auto"/>
            <w:right w:val="none" w:sz="0" w:space="0" w:color="auto"/>
          </w:divBdr>
        </w:div>
        <w:div w:id="1115177815">
          <w:marLeft w:val="480"/>
          <w:marRight w:val="0"/>
          <w:marTop w:val="0"/>
          <w:marBottom w:val="0"/>
          <w:divBdr>
            <w:top w:val="none" w:sz="0" w:space="0" w:color="auto"/>
            <w:left w:val="none" w:sz="0" w:space="0" w:color="auto"/>
            <w:bottom w:val="none" w:sz="0" w:space="0" w:color="auto"/>
            <w:right w:val="none" w:sz="0" w:space="0" w:color="auto"/>
          </w:divBdr>
        </w:div>
        <w:div w:id="1179923967">
          <w:marLeft w:val="480"/>
          <w:marRight w:val="0"/>
          <w:marTop w:val="0"/>
          <w:marBottom w:val="0"/>
          <w:divBdr>
            <w:top w:val="none" w:sz="0" w:space="0" w:color="auto"/>
            <w:left w:val="none" w:sz="0" w:space="0" w:color="auto"/>
            <w:bottom w:val="none" w:sz="0" w:space="0" w:color="auto"/>
            <w:right w:val="none" w:sz="0" w:space="0" w:color="auto"/>
          </w:divBdr>
        </w:div>
        <w:div w:id="1258249651">
          <w:marLeft w:val="480"/>
          <w:marRight w:val="0"/>
          <w:marTop w:val="0"/>
          <w:marBottom w:val="0"/>
          <w:divBdr>
            <w:top w:val="none" w:sz="0" w:space="0" w:color="auto"/>
            <w:left w:val="none" w:sz="0" w:space="0" w:color="auto"/>
            <w:bottom w:val="none" w:sz="0" w:space="0" w:color="auto"/>
            <w:right w:val="none" w:sz="0" w:space="0" w:color="auto"/>
          </w:divBdr>
        </w:div>
        <w:div w:id="1365136850">
          <w:marLeft w:val="480"/>
          <w:marRight w:val="0"/>
          <w:marTop w:val="0"/>
          <w:marBottom w:val="0"/>
          <w:divBdr>
            <w:top w:val="none" w:sz="0" w:space="0" w:color="auto"/>
            <w:left w:val="none" w:sz="0" w:space="0" w:color="auto"/>
            <w:bottom w:val="none" w:sz="0" w:space="0" w:color="auto"/>
            <w:right w:val="none" w:sz="0" w:space="0" w:color="auto"/>
          </w:divBdr>
        </w:div>
        <w:div w:id="1369836602">
          <w:marLeft w:val="480"/>
          <w:marRight w:val="0"/>
          <w:marTop w:val="0"/>
          <w:marBottom w:val="0"/>
          <w:divBdr>
            <w:top w:val="none" w:sz="0" w:space="0" w:color="auto"/>
            <w:left w:val="none" w:sz="0" w:space="0" w:color="auto"/>
            <w:bottom w:val="none" w:sz="0" w:space="0" w:color="auto"/>
            <w:right w:val="none" w:sz="0" w:space="0" w:color="auto"/>
          </w:divBdr>
        </w:div>
        <w:div w:id="1463037924">
          <w:marLeft w:val="480"/>
          <w:marRight w:val="0"/>
          <w:marTop w:val="0"/>
          <w:marBottom w:val="0"/>
          <w:divBdr>
            <w:top w:val="none" w:sz="0" w:space="0" w:color="auto"/>
            <w:left w:val="none" w:sz="0" w:space="0" w:color="auto"/>
            <w:bottom w:val="none" w:sz="0" w:space="0" w:color="auto"/>
            <w:right w:val="none" w:sz="0" w:space="0" w:color="auto"/>
          </w:divBdr>
        </w:div>
        <w:div w:id="1543058490">
          <w:marLeft w:val="480"/>
          <w:marRight w:val="0"/>
          <w:marTop w:val="0"/>
          <w:marBottom w:val="0"/>
          <w:divBdr>
            <w:top w:val="none" w:sz="0" w:space="0" w:color="auto"/>
            <w:left w:val="none" w:sz="0" w:space="0" w:color="auto"/>
            <w:bottom w:val="none" w:sz="0" w:space="0" w:color="auto"/>
            <w:right w:val="none" w:sz="0" w:space="0" w:color="auto"/>
          </w:divBdr>
        </w:div>
        <w:div w:id="1549949744">
          <w:marLeft w:val="480"/>
          <w:marRight w:val="0"/>
          <w:marTop w:val="0"/>
          <w:marBottom w:val="0"/>
          <w:divBdr>
            <w:top w:val="none" w:sz="0" w:space="0" w:color="auto"/>
            <w:left w:val="none" w:sz="0" w:space="0" w:color="auto"/>
            <w:bottom w:val="none" w:sz="0" w:space="0" w:color="auto"/>
            <w:right w:val="none" w:sz="0" w:space="0" w:color="auto"/>
          </w:divBdr>
        </w:div>
        <w:div w:id="1557736637">
          <w:marLeft w:val="480"/>
          <w:marRight w:val="0"/>
          <w:marTop w:val="0"/>
          <w:marBottom w:val="0"/>
          <w:divBdr>
            <w:top w:val="none" w:sz="0" w:space="0" w:color="auto"/>
            <w:left w:val="none" w:sz="0" w:space="0" w:color="auto"/>
            <w:bottom w:val="none" w:sz="0" w:space="0" w:color="auto"/>
            <w:right w:val="none" w:sz="0" w:space="0" w:color="auto"/>
          </w:divBdr>
        </w:div>
        <w:div w:id="1572278153">
          <w:marLeft w:val="480"/>
          <w:marRight w:val="0"/>
          <w:marTop w:val="0"/>
          <w:marBottom w:val="0"/>
          <w:divBdr>
            <w:top w:val="none" w:sz="0" w:space="0" w:color="auto"/>
            <w:left w:val="none" w:sz="0" w:space="0" w:color="auto"/>
            <w:bottom w:val="none" w:sz="0" w:space="0" w:color="auto"/>
            <w:right w:val="none" w:sz="0" w:space="0" w:color="auto"/>
          </w:divBdr>
        </w:div>
        <w:div w:id="1624534086">
          <w:marLeft w:val="480"/>
          <w:marRight w:val="0"/>
          <w:marTop w:val="0"/>
          <w:marBottom w:val="0"/>
          <w:divBdr>
            <w:top w:val="none" w:sz="0" w:space="0" w:color="auto"/>
            <w:left w:val="none" w:sz="0" w:space="0" w:color="auto"/>
            <w:bottom w:val="none" w:sz="0" w:space="0" w:color="auto"/>
            <w:right w:val="none" w:sz="0" w:space="0" w:color="auto"/>
          </w:divBdr>
        </w:div>
        <w:div w:id="1637755477">
          <w:marLeft w:val="480"/>
          <w:marRight w:val="0"/>
          <w:marTop w:val="0"/>
          <w:marBottom w:val="0"/>
          <w:divBdr>
            <w:top w:val="none" w:sz="0" w:space="0" w:color="auto"/>
            <w:left w:val="none" w:sz="0" w:space="0" w:color="auto"/>
            <w:bottom w:val="none" w:sz="0" w:space="0" w:color="auto"/>
            <w:right w:val="none" w:sz="0" w:space="0" w:color="auto"/>
          </w:divBdr>
        </w:div>
        <w:div w:id="1639604005">
          <w:marLeft w:val="480"/>
          <w:marRight w:val="0"/>
          <w:marTop w:val="0"/>
          <w:marBottom w:val="0"/>
          <w:divBdr>
            <w:top w:val="none" w:sz="0" w:space="0" w:color="auto"/>
            <w:left w:val="none" w:sz="0" w:space="0" w:color="auto"/>
            <w:bottom w:val="none" w:sz="0" w:space="0" w:color="auto"/>
            <w:right w:val="none" w:sz="0" w:space="0" w:color="auto"/>
          </w:divBdr>
        </w:div>
        <w:div w:id="1663966949">
          <w:marLeft w:val="480"/>
          <w:marRight w:val="0"/>
          <w:marTop w:val="0"/>
          <w:marBottom w:val="0"/>
          <w:divBdr>
            <w:top w:val="none" w:sz="0" w:space="0" w:color="auto"/>
            <w:left w:val="none" w:sz="0" w:space="0" w:color="auto"/>
            <w:bottom w:val="none" w:sz="0" w:space="0" w:color="auto"/>
            <w:right w:val="none" w:sz="0" w:space="0" w:color="auto"/>
          </w:divBdr>
        </w:div>
        <w:div w:id="1737166157">
          <w:marLeft w:val="480"/>
          <w:marRight w:val="0"/>
          <w:marTop w:val="0"/>
          <w:marBottom w:val="0"/>
          <w:divBdr>
            <w:top w:val="none" w:sz="0" w:space="0" w:color="auto"/>
            <w:left w:val="none" w:sz="0" w:space="0" w:color="auto"/>
            <w:bottom w:val="none" w:sz="0" w:space="0" w:color="auto"/>
            <w:right w:val="none" w:sz="0" w:space="0" w:color="auto"/>
          </w:divBdr>
        </w:div>
        <w:div w:id="1797333240">
          <w:marLeft w:val="480"/>
          <w:marRight w:val="0"/>
          <w:marTop w:val="0"/>
          <w:marBottom w:val="0"/>
          <w:divBdr>
            <w:top w:val="none" w:sz="0" w:space="0" w:color="auto"/>
            <w:left w:val="none" w:sz="0" w:space="0" w:color="auto"/>
            <w:bottom w:val="none" w:sz="0" w:space="0" w:color="auto"/>
            <w:right w:val="none" w:sz="0" w:space="0" w:color="auto"/>
          </w:divBdr>
        </w:div>
        <w:div w:id="1815292754">
          <w:marLeft w:val="480"/>
          <w:marRight w:val="0"/>
          <w:marTop w:val="0"/>
          <w:marBottom w:val="0"/>
          <w:divBdr>
            <w:top w:val="none" w:sz="0" w:space="0" w:color="auto"/>
            <w:left w:val="none" w:sz="0" w:space="0" w:color="auto"/>
            <w:bottom w:val="none" w:sz="0" w:space="0" w:color="auto"/>
            <w:right w:val="none" w:sz="0" w:space="0" w:color="auto"/>
          </w:divBdr>
        </w:div>
        <w:div w:id="1838424082">
          <w:marLeft w:val="480"/>
          <w:marRight w:val="0"/>
          <w:marTop w:val="0"/>
          <w:marBottom w:val="0"/>
          <w:divBdr>
            <w:top w:val="none" w:sz="0" w:space="0" w:color="auto"/>
            <w:left w:val="none" w:sz="0" w:space="0" w:color="auto"/>
            <w:bottom w:val="none" w:sz="0" w:space="0" w:color="auto"/>
            <w:right w:val="none" w:sz="0" w:space="0" w:color="auto"/>
          </w:divBdr>
        </w:div>
        <w:div w:id="1857302872">
          <w:marLeft w:val="480"/>
          <w:marRight w:val="0"/>
          <w:marTop w:val="0"/>
          <w:marBottom w:val="0"/>
          <w:divBdr>
            <w:top w:val="none" w:sz="0" w:space="0" w:color="auto"/>
            <w:left w:val="none" w:sz="0" w:space="0" w:color="auto"/>
            <w:bottom w:val="none" w:sz="0" w:space="0" w:color="auto"/>
            <w:right w:val="none" w:sz="0" w:space="0" w:color="auto"/>
          </w:divBdr>
        </w:div>
        <w:div w:id="1954239591">
          <w:marLeft w:val="480"/>
          <w:marRight w:val="0"/>
          <w:marTop w:val="0"/>
          <w:marBottom w:val="0"/>
          <w:divBdr>
            <w:top w:val="none" w:sz="0" w:space="0" w:color="auto"/>
            <w:left w:val="none" w:sz="0" w:space="0" w:color="auto"/>
            <w:bottom w:val="none" w:sz="0" w:space="0" w:color="auto"/>
            <w:right w:val="none" w:sz="0" w:space="0" w:color="auto"/>
          </w:divBdr>
        </w:div>
        <w:div w:id="1960909350">
          <w:marLeft w:val="480"/>
          <w:marRight w:val="0"/>
          <w:marTop w:val="0"/>
          <w:marBottom w:val="0"/>
          <w:divBdr>
            <w:top w:val="none" w:sz="0" w:space="0" w:color="auto"/>
            <w:left w:val="none" w:sz="0" w:space="0" w:color="auto"/>
            <w:bottom w:val="none" w:sz="0" w:space="0" w:color="auto"/>
            <w:right w:val="none" w:sz="0" w:space="0" w:color="auto"/>
          </w:divBdr>
        </w:div>
        <w:div w:id="1981761964">
          <w:marLeft w:val="480"/>
          <w:marRight w:val="0"/>
          <w:marTop w:val="0"/>
          <w:marBottom w:val="0"/>
          <w:divBdr>
            <w:top w:val="none" w:sz="0" w:space="0" w:color="auto"/>
            <w:left w:val="none" w:sz="0" w:space="0" w:color="auto"/>
            <w:bottom w:val="none" w:sz="0" w:space="0" w:color="auto"/>
            <w:right w:val="none" w:sz="0" w:space="0" w:color="auto"/>
          </w:divBdr>
        </w:div>
        <w:div w:id="1988506470">
          <w:marLeft w:val="480"/>
          <w:marRight w:val="0"/>
          <w:marTop w:val="0"/>
          <w:marBottom w:val="0"/>
          <w:divBdr>
            <w:top w:val="none" w:sz="0" w:space="0" w:color="auto"/>
            <w:left w:val="none" w:sz="0" w:space="0" w:color="auto"/>
            <w:bottom w:val="none" w:sz="0" w:space="0" w:color="auto"/>
            <w:right w:val="none" w:sz="0" w:space="0" w:color="auto"/>
          </w:divBdr>
        </w:div>
        <w:div w:id="2010907972">
          <w:marLeft w:val="480"/>
          <w:marRight w:val="0"/>
          <w:marTop w:val="0"/>
          <w:marBottom w:val="0"/>
          <w:divBdr>
            <w:top w:val="none" w:sz="0" w:space="0" w:color="auto"/>
            <w:left w:val="none" w:sz="0" w:space="0" w:color="auto"/>
            <w:bottom w:val="none" w:sz="0" w:space="0" w:color="auto"/>
            <w:right w:val="none" w:sz="0" w:space="0" w:color="auto"/>
          </w:divBdr>
        </w:div>
        <w:div w:id="2028097157">
          <w:marLeft w:val="480"/>
          <w:marRight w:val="0"/>
          <w:marTop w:val="0"/>
          <w:marBottom w:val="0"/>
          <w:divBdr>
            <w:top w:val="none" w:sz="0" w:space="0" w:color="auto"/>
            <w:left w:val="none" w:sz="0" w:space="0" w:color="auto"/>
            <w:bottom w:val="none" w:sz="0" w:space="0" w:color="auto"/>
            <w:right w:val="none" w:sz="0" w:space="0" w:color="auto"/>
          </w:divBdr>
        </w:div>
      </w:divsChild>
    </w:div>
    <w:div w:id="1913663165">
      <w:bodyDiv w:val="1"/>
      <w:marLeft w:val="0"/>
      <w:marRight w:val="0"/>
      <w:marTop w:val="0"/>
      <w:marBottom w:val="0"/>
      <w:divBdr>
        <w:top w:val="none" w:sz="0" w:space="0" w:color="auto"/>
        <w:left w:val="none" w:sz="0" w:space="0" w:color="auto"/>
        <w:bottom w:val="none" w:sz="0" w:space="0" w:color="auto"/>
        <w:right w:val="none" w:sz="0" w:space="0" w:color="auto"/>
      </w:divBdr>
    </w:div>
    <w:div w:id="1914117299">
      <w:bodyDiv w:val="1"/>
      <w:marLeft w:val="0"/>
      <w:marRight w:val="0"/>
      <w:marTop w:val="0"/>
      <w:marBottom w:val="0"/>
      <w:divBdr>
        <w:top w:val="none" w:sz="0" w:space="0" w:color="auto"/>
        <w:left w:val="none" w:sz="0" w:space="0" w:color="auto"/>
        <w:bottom w:val="none" w:sz="0" w:space="0" w:color="auto"/>
        <w:right w:val="none" w:sz="0" w:space="0" w:color="auto"/>
      </w:divBdr>
    </w:div>
    <w:div w:id="1915436173">
      <w:bodyDiv w:val="1"/>
      <w:marLeft w:val="0"/>
      <w:marRight w:val="0"/>
      <w:marTop w:val="0"/>
      <w:marBottom w:val="0"/>
      <w:divBdr>
        <w:top w:val="none" w:sz="0" w:space="0" w:color="auto"/>
        <w:left w:val="none" w:sz="0" w:space="0" w:color="auto"/>
        <w:bottom w:val="none" w:sz="0" w:space="0" w:color="auto"/>
        <w:right w:val="none" w:sz="0" w:space="0" w:color="auto"/>
      </w:divBdr>
    </w:div>
    <w:div w:id="1922258170">
      <w:bodyDiv w:val="1"/>
      <w:marLeft w:val="0"/>
      <w:marRight w:val="0"/>
      <w:marTop w:val="0"/>
      <w:marBottom w:val="0"/>
      <w:divBdr>
        <w:top w:val="none" w:sz="0" w:space="0" w:color="auto"/>
        <w:left w:val="none" w:sz="0" w:space="0" w:color="auto"/>
        <w:bottom w:val="none" w:sz="0" w:space="0" w:color="auto"/>
        <w:right w:val="none" w:sz="0" w:space="0" w:color="auto"/>
      </w:divBdr>
    </w:div>
    <w:div w:id="1923837349">
      <w:bodyDiv w:val="1"/>
      <w:marLeft w:val="0"/>
      <w:marRight w:val="0"/>
      <w:marTop w:val="0"/>
      <w:marBottom w:val="0"/>
      <w:divBdr>
        <w:top w:val="none" w:sz="0" w:space="0" w:color="auto"/>
        <w:left w:val="none" w:sz="0" w:space="0" w:color="auto"/>
        <w:bottom w:val="none" w:sz="0" w:space="0" w:color="auto"/>
        <w:right w:val="none" w:sz="0" w:space="0" w:color="auto"/>
      </w:divBdr>
      <w:divsChild>
        <w:div w:id="86509312">
          <w:marLeft w:val="480"/>
          <w:marRight w:val="0"/>
          <w:marTop w:val="0"/>
          <w:marBottom w:val="0"/>
          <w:divBdr>
            <w:top w:val="none" w:sz="0" w:space="0" w:color="auto"/>
            <w:left w:val="none" w:sz="0" w:space="0" w:color="auto"/>
            <w:bottom w:val="none" w:sz="0" w:space="0" w:color="auto"/>
            <w:right w:val="none" w:sz="0" w:space="0" w:color="auto"/>
          </w:divBdr>
        </w:div>
        <w:div w:id="163979265">
          <w:marLeft w:val="480"/>
          <w:marRight w:val="0"/>
          <w:marTop w:val="0"/>
          <w:marBottom w:val="0"/>
          <w:divBdr>
            <w:top w:val="none" w:sz="0" w:space="0" w:color="auto"/>
            <w:left w:val="none" w:sz="0" w:space="0" w:color="auto"/>
            <w:bottom w:val="none" w:sz="0" w:space="0" w:color="auto"/>
            <w:right w:val="none" w:sz="0" w:space="0" w:color="auto"/>
          </w:divBdr>
        </w:div>
        <w:div w:id="166868885">
          <w:marLeft w:val="480"/>
          <w:marRight w:val="0"/>
          <w:marTop w:val="0"/>
          <w:marBottom w:val="0"/>
          <w:divBdr>
            <w:top w:val="none" w:sz="0" w:space="0" w:color="auto"/>
            <w:left w:val="none" w:sz="0" w:space="0" w:color="auto"/>
            <w:bottom w:val="none" w:sz="0" w:space="0" w:color="auto"/>
            <w:right w:val="none" w:sz="0" w:space="0" w:color="auto"/>
          </w:divBdr>
        </w:div>
        <w:div w:id="173810562">
          <w:marLeft w:val="480"/>
          <w:marRight w:val="0"/>
          <w:marTop w:val="0"/>
          <w:marBottom w:val="0"/>
          <w:divBdr>
            <w:top w:val="none" w:sz="0" w:space="0" w:color="auto"/>
            <w:left w:val="none" w:sz="0" w:space="0" w:color="auto"/>
            <w:bottom w:val="none" w:sz="0" w:space="0" w:color="auto"/>
            <w:right w:val="none" w:sz="0" w:space="0" w:color="auto"/>
          </w:divBdr>
        </w:div>
        <w:div w:id="177737888">
          <w:marLeft w:val="480"/>
          <w:marRight w:val="0"/>
          <w:marTop w:val="0"/>
          <w:marBottom w:val="0"/>
          <w:divBdr>
            <w:top w:val="none" w:sz="0" w:space="0" w:color="auto"/>
            <w:left w:val="none" w:sz="0" w:space="0" w:color="auto"/>
            <w:bottom w:val="none" w:sz="0" w:space="0" w:color="auto"/>
            <w:right w:val="none" w:sz="0" w:space="0" w:color="auto"/>
          </w:divBdr>
        </w:div>
        <w:div w:id="291178977">
          <w:marLeft w:val="480"/>
          <w:marRight w:val="0"/>
          <w:marTop w:val="0"/>
          <w:marBottom w:val="0"/>
          <w:divBdr>
            <w:top w:val="none" w:sz="0" w:space="0" w:color="auto"/>
            <w:left w:val="none" w:sz="0" w:space="0" w:color="auto"/>
            <w:bottom w:val="none" w:sz="0" w:space="0" w:color="auto"/>
            <w:right w:val="none" w:sz="0" w:space="0" w:color="auto"/>
          </w:divBdr>
        </w:div>
        <w:div w:id="312220383">
          <w:marLeft w:val="480"/>
          <w:marRight w:val="0"/>
          <w:marTop w:val="0"/>
          <w:marBottom w:val="0"/>
          <w:divBdr>
            <w:top w:val="none" w:sz="0" w:space="0" w:color="auto"/>
            <w:left w:val="none" w:sz="0" w:space="0" w:color="auto"/>
            <w:bottom w:val="none" w:sz="0" w:space="0" w:color="auto"/>
            <w:right w:val="none" w:sz="0" w:space="0" w:color="auto"/>
          </w:divBdr>
        </w:div>
        <w:div w:id="333999613">
          <w:marLeft w:val="480"/>
          <w:marRight w:val="0"/>
          <w:marTop w:val="0"/>
          <w:marBottom w:val="0"/>
          <w:divBdr>
            <w:top w:val="none" w:sz="0" w:space="0" w:color="auto"/>
            <w:left w:val="none" w:sz="0" w:space="0" w:color="auto"/>
            <w:bottom w:val="none" w:sz="0" w:space="0" w:color="auto"/>
            <w:right w:val="none" w:sz="0" w:space="0" w:color="auto"/>
          </w:divBdr>
        </w:div>
        <w:div w:id="394669534">
          <w:marLeft w:val="480"/>
          <w:marRight w:val="0"/>
          <w:marTop w:val="0"/>
          <w:marBottom w:val="0"/>
          <w:divBdr>
            <w:top w:val="none" w:sz="0" w:space="0" w:color="auto"/>
            <w:left w:val="none" w:sz="0" w:space="0" w:color="auto"/>
            <w:bottom w:val="none" w:sz="0" w:space="0" w:color="auto"/>
            <w:right w:val="none" w:sz="0" w:space="0" w:color="auto"/>
          </w:divBdr>
        </w:div>
        <w:div w:id="434595079">
          <w:marLeft w:val="480"/>
          <w:marRight w:val="0"/>
          <w:marTop w:val="0"/>
          <w:marBottom w:val="0"/>
          <w:divBdr>
            <w:top w:val="none" w:sz="0" w:space="0" w:color="auto"/>
            <w:left w:val="none" w:sz="0" w:space="0" w:color="auto"/>
            <w:bottom w:val="none" w:sz="0" w:space="0" w:color="auto"/>
            <w:right w:val="none" w:sz="0" w:space="0" w:color="auto"/>
          </w:divBdr>
        </w:div>
        <w:div w:id="508257874">
          <w:marLeft w:val="480"/>
          <w:marRight w:val="0"/>
          <w:marTop w:val="0"/>
          <w:marBottom w:val="0"/>
          <w:divBdr>
            <w:top w:val="none" w:sz="0" w:space="0" w:color="auto"/>
            <w:left w:val="none" w:sz="0" w:space="0" w:color="auto"/>
            <w:bottom w:val="none" w:sz="0" w:space="0" w:color="auto"/>
            <w:right w:val="none" w:sz="0" w:space="0" w:color="auto"/>
          </w:divBdr>
        </w:div>
        <w:div w:id="688915128">
          <w:marLeft w:val="480"/>
          <w:marRight w:val="0"/>
          <w:marTop w:val="0"/>
          <w:marBottom w:val="0"/>
          <w:divBdr>
            <w:top w:val="none" w:sz="0" w:space="0" w:color="auto"/>
            <w:left w:val="none" w:sz="0" w:space="0" w:color="auto"/>
            <w:bottom w:val="none" w:sz="0" w:space="0" w:color="auto"/>
            <w:right w:val="none" w:sz="0" w:space="0" w:color="auto"/>
          </w:divBdr>
        </w:div>
        <w:div w:id="743332173">
          <w:marLeft w:val="480"/>
          <w:marRight w:val="0"/>
          <w:marTop w:val="0"/>
          <w:marBottom w:val="0"/>
          <w:divBdr>
            <w:top w:val="none" w:sz="0" w:space="0" w:color="auto"/>
            <w:left w:val="none" w:sz="0" w:space="0" w:color="auto"/>
            <w:bottom w:val="none" w:sz="0" w:space="0" w:color="auto"/>
            <w:right w:val="none" w:sz="0" w:space="0" w:color="auto"/>
          </w:divBdr>
        </w:div>
        <w:div w:id="743604217">
          <w:marLeft w:val="480"/>
          <w:marRight w:val="0"/>
          <w:marTop w:val="0"/>
          <w:marBottom w:val="0"/>
          <w:divBdr>
            <w:top w:val="none" w:sz="0" w:space="0" w:color="auto"/>
            <w:left w:val="none" w:sz="0" w:space="0" w:color="auto"/>
            <w:bottom w:val="none" w:sz="0" w:space="0" w:color="auto"/>
            <w:right w:val="none" w:sz="0" w:space="0" w:color="auto"/>
          </w:divBdr>
        </w:div>
        <w:div w:id="764232427">
          <w:marLeft w:val="480"/>
          <w:marRight w:val="0"/>
          <w:marTop w:val="0"/>
          <w:marBottom w:val="0"/>
          <w:divBdr>
            <w:top w:val="none" w:sz="0" w:space="0" w:color="auto"/>
            <w:left w:val="none" w:sz="0" w:space="0" w:color="auto"/>
            <w:bottom w:val="none" w:sz="0" w:space="0" w:color="auto"/>
            <w:right w:val="none" w:sz="0" w:space="0" w:color="auto"/>
          </w:divBdr>
        </w:div>
        <w:div w:id="764764648">
          <w:marLeft w:val="480"/>
          <w:marRight w:val="0"/>
          <w:marTop w:val="0"/>
          <w:marBottom w:val="0"/>
          <w:divBdr>
            <w:top w:val="none" w:sz="0" w:space="0" w:color="auto"/>
            <w:left w:val="none" w:sz="0" w:space="0" w:color="auto"/>
            <w:bottom w:val="none" w:sz="0" w:space="0" w:color="auto"/>
            <w:right w:val="none" w:sz="0" w:space="0" w:color="auto"/>
          </w:divBdr>
        </w:div>
        <w:div w:id="771363513">
          <w:marLeft w:val="480"/>
          <w:marRight w:val="0"/>
          <w:marTop w:val="0"/>
          <w:marBottom w:val="0"/>
          <w:divBdr>
            <w:top w:val="none" w:sz="0" w:space="0" w:color="auto"/>
            <w:left w:val="none" w:sz="0" w:space="0" w:color="auto"/>
            <w:bottom w:val="none" w:sz="0" w:space="0" w:color="auto"/>
            <w:right w:val="none" w:sz="0" w:space="0" w:color="auto"/>
          </w:divBdr>
        </w:div>
        <w:div w:id="852231651">
          <w:marLeft w:val="480"/>
          <w:marRight w:val="0"/>
          <w:marTop w:val="0"/>
          <w:marBottom w:val="0"/>
          <w:divBdr>
            <w:top w:val="none" w:sz="0" w:space="0" w:color="auto"/>
            <w:left w:val="none" w:sz="0" w:space="0" w:color="auto"/>
            <w:bottom w:val="none" w:sz="0" w:space="0" w:color="auto"/>
            <w:right w:val="none" w:sz="0" w:space="0" w:color="auto"/>
          </w:divBdr>
        </w:div>
        <w:div w:id="853568215">
          <w:marLeft w:val="480"/>
          <w:marRight w:val="0"/>
          <w:marTop w:val="0"/>
          <w:marBottom w:val="0"/>
          <w:divBdr>
            <w:top w:val="none" w:sz="0" w:space="0" w:color="auto"/>
            <w:left w:val="none" w:sz="0" w:space="0" w:color="auto"/>
            <w:bottom w:val="none" w:sz="0" w:space="0" w:color="auto"/>
            <w:right w:val="none" w:sz="0" w:space="0" w:color="auto"/>
          </w:divBdr>
        </w:div>
        <w:div w:id="930430765">
          <w:marLeft w:val="480"/>
          <w:marRight w:val="0"/>
          <w:marTop w:val="0"/>
          <w:marBottom w:val="0"/>
          <w:divBdr>
            <w:top w:val="none" w:sz="0" w:space="0" w:color="auto"/>
            <w:left w:val="none" w:sz="0" w:space="0" w:color="auto"/>
            <w:bottom w:val="none" w:sz="0" w:space="0" w:color="auto"/>
            <w:right w:val="none" w:sz="0" w:space="0" w:color="auto"/>
          </w:divBdr>
        </w:div>
        <w:div w:id="965237940">
          <w:marLeft w:val="480"/>
          <w:marRight w:val="0"/>
          <w:marTop w:val="0"/>
          <w:marBottom w:val="0"/>
          <w:divBdr>
            <w:top w:val="none" w:sz="0" w:space="0" w:color="auto"/>
            <w:left w:val="none" w:sz="0" w:space="0" w:color="auto"/>
            <w:bottom w:val="none" w:sz="0" w:space="0" w:color="auto"/>
            <w:right w:val="none" w:sz="0" w:space="0" w:color="auto"/>
          </w:divBdr>
        </w:div>
        <w:div w:id="990325733">
          <w:marLeft w:val="480"/>
          <w:marRight w:val="0"/>
          <w:marTop w:val="0"/>
          <w:marBottom w:val="0"/>
          <w:divBdr>
            <w:top w:val="none" w:sz="0" w:space="0" w:color="auto"/>
            <w:left w:val="none" w:sz="0" w:space="0" w:color="auto"/>
            <w:bottom w:val="none" w:sz="0" w:space="0" w:color="auto"/>
            <w:right w:val="none" w:sz="0" w:space="0" w:color="auto"/>
          </w:divBdr>
        </w:div>
        <w:div w:id="1087001670">
          <w:marLeft w:val="480"/>
          <w:marRight w:val="0"/>
          <w:marTop w:val="0"/>
          <w:marBottom w:val="0"/>
          <w:divBdr>
            <w:top w:val="none" w:sz="0" w:space="0" w:color="auto"/>
            <w:left w:val="none" w:sz="0" w:space="0" w:color="auto"/>
            <w:bottom w:val="none" w:sz="0" w:space="0" w:color="auto"/>
            <w:right w:val="none" w:sz="0" w:space="0" w:color="auto"/>
          </w:divBdr>
        </w:div>
        <w:div w:id="1091662803">
          <w:marLeft w:val="480"/>
          <w:marRight w:val="0"/>
          <w:marTop w:val="0"/>
          <w:marBottom w:val="0"/>
          <w:divBdr>
            <w:top w:val="none" w:sz="0" w:space="0" w:color="auto"/>
            <w:left w:val="none" w:sz="0" w:space="0" w:color="auto"/>
            <w:bottom w:val="none" w:sz="0" w:space="0" w:color="auto"/>
            <w:right w:val="none" w:sz="0" w:space="0" w:color="auto"/>
          </w:divBdr>
        </w:div>
        <w:div w:id="1098134595">
          <w:marLeft w:val="480"/>
          <w:marRight w:val="0"/>
          <w:marTop w:val="0"/>
          <w:marBottom w:val="0"/>
          <w:divBdr>
            <w:top w:val="none" w:sz="0" w:space="0" w:color="auto"/>
            <w:left w:val="none" w:sz="0" w:space="0" w:color="auto"/>
            <w:bottom w:val="none" w:sz="0" w:space="0" w:color="auto"/>
            <w:right w:val="none" w:sz="0" w:space="0" w:color="auto"/>
          </w:divBdr>
        </w:div>
        <w:div w:id="1150364736">
          <w:marLeft w:val="480"/>
          <w:marRight w:val="0"/>
          <w:marTop w:val="0"/>
          <w:marBottom w:val="0"/>
          <w:divBdr>
            <w:top w:val="none" w:sz="0" w:space="0" w:color="auto"/>
            <w:left w:val="none" w:sz="0" w:space="0" w:color="auto"/>
            <w:bottom w:val="none" w:sz="0" w:space="0" w:color="auto"/>
            <w:right w:val="none" w:sz="0" w:space="0" w:color="auto"/>
          </w:divBdr>
        </w:div>
        <w:div w:id="1156412738">
          <w:marLeft w:val="480"/>
          <w:marRight w:val="0"/>
          <w:marTop w:val="0"/>
          <w:marBottom w:val="0"/>
          <w:divBdr>
            <w:top w:val="none" w:sz="0" w:space="0" w:color="auto"/>
            <w:left w:val="none" w:sz="0" w:space="0" w:color="auto"/>
            <w:bottom w:val="none" w:sz="0" w:space="0" w:color="auto"/>
            <w:right w:val="none" w:sz="0" w:space="0" w:color="auto"/>
          </w:divBdr>
        </w:div>
        <w:div w:id="1159417737">
          <w:marLeft w:val="480"/>
          <w:marRight w:val="0"/>
          <w:marTop w:val="0"/>
          <w:marBottom w:val="0"/>
          <w:divBdr>
            <w:top w:val="none" w:sz="0" w:space="0" w:color="auto"/>
            <w:left w:val="none" w:sz="0" w:space="0" w:color="auto"/>
            <w:bottom w:val="none" w:sz="0" w:space="0" w:color="auto"/>
            <w:right w:val="none" w:sz="0" w:space="0" w:color="auto"/>
          </w:divBdr>
        </w:div>
        <w:div w:id="1181353259">
          <w:marLeft w:val="480"/>
          <w:marRight w:val="0"/>
          <w:marTop w:val="0"/>
          <w:marBottom w:val="0"/>
          <w:divBdr>
            <w:top w:val="none" w:sz="0" w:space="0" w:color="auto"/>
            <w:left w:val="none" w:sz="0" w:space="0" w:color="auto"/>
            <w:bottom w:val="none" w:sz="0" w:space="0" w:color="auto"/>
            <w:right w:val="none" w:sz="0" w:space="0" w:color="auto"/>
          </w:divBdr>
        </w:div>
        <w:div w:id="1226840488">
          <w:marLeft w:val="480"/>
          <w:marRight w:val="0"/>
          <w:marTop w:val="0"/>
          <w:marBottom w:val="0"/>
          <w:divBdr>
            <w:top w:val="none" w:sz="0" w:space="0" w:color="auto"/>
            <w:left w:val="none" w:sz="0" w:space="0" w:color="auto"/>
            <w:bottom w:val="none" w:sz="0" w:space="0" w:color="auto"/>
            <w:right w:val="none" w:sz="0" w:space="0" w:color="auto"/>
          </w:divBdr>
        </w:div>
        <w:div w:id="1258519032">
          <w:marLeft w:val="480"/>
          <w:marRight w:val="0"/>
          <w:marTop w:val="0"/>
          <w:marBottom w:val="0"/>
          <w:divBdr>
            <w:top w:val="none" w:sz="0" w:space="0" w:color="auto"/>
            <w:left w:val="none" w:sz="0" w:space="0" w:color="auto"/>
            <w:bottom w:val="none" w:sz="0" w:space="0" w:color="auto"/>
            <w:right w:val="none" w:sz="0" w:space="0" w:color="auto"/>
          </w:divBdr>
        </w:div>
        <w:div w:id="1261327838">
          <w:marLeft w:val="480"/>
          <w:marRight w:val="0"/>
          <w:marTop w:val="0"/>
          <w:marBottom w:val="0"/>
          <w:divBdr>
            <w:top w:val="none" w:sz="0" w:space="0" w:color="auto"/>
            <w:left w:val="none" w:sz="0" w:space="0" w:color="auto"/>
            <w:bottom w:val="none" w:sz="0" w:space="0" w:color="auto"/>
            <w:right w:val="none" w:sz="0" w:space="0" w:color="auto"/>
          </w:divBdr>
        </w:div>
        <w:div w:id="1263606737">
          <w:marLeft w:val="480"/>
          <w:marRight w:val="0"/>
          <w:marTop w:val="0"/>
          <w:marBottom w:val="0"/>
          <w:divBdr>
            <w:top w:val="none" w:sz="0" w:space="0" w:color="auto"/>
            <w:left w:val="none" w:sz="0" w:space="0" w:color="auto"/>
            <w:bottom w:val="none" w:sz="0" w:space="0" w:color="auto"/>
            <w:right w:val="none" w:sz="0" w:space="0" w:color="auto"/>
          </w:divBdr>
        </w:div>
        <w:div w:id="1274362499">
          <w:marLeft w:val="480"/>
          <w:marRight w:val="0"/>
          <w:marTop w:val="0"/>
          <w:marBottom w:val="0"/>
          <w:divBdr>
            <w:top w:val="none" w:sz="0" w:space="0" w:color="auto"/>
            <w:left w:val="none" w:sz="0" w:space="0" w:color="auto"/>
            <w:bottom w:val="none" w:sz="0" w:space="0" w:color="auto"/>
            <w:right w:val="none" w:sz="0" w:space="0" w:color="auto"/>
          </w:divBdr>
        </w:div>
        <w:div w:id="1278873573">
          <w:marLeft w:val="480"/>
          <w:marRight w:val="0"/>
          <w:marTop w:val="0"/>
          <w:marBottom w:val="0"/>
          <w:divBdr>
            <w:top w:val="none" w:sz="0" w:space="0" w:color="auto"/>
            <w:left w:val="none" w:sz="0" w:space="0" w:color="auto"/>
            <w:bottom w:val="none" w:sz="0" w:space="0" w:color="auto"/>
            <w:right w:val="none" w:sz="0" w:space="0" w:color="auto"/>
          </w:divBdr>
        </w:div>
        <w:div w:id="1352029873">
          <w:marLeft w:val="480"/>
          <w:marRight w:val="0"/>
          <w:marTop w:val="0"/>
          <w:marBottom w:val="0"/>
          <w:divBdr>
            <w:top w:val="none" w:sz="0" w:space="0" w:color="auto"/>
            <w:left w:val="none" w:sz="0" w:space="0" w:color="auto"/>
            <w:bottom w:val="none" w:sz="0" w:space="0" w:color="auto"/>
            <w:right w:val="none" w:sz="0" w:space="0" w:color="auto"/>
          </w:divBdr>
        </w:div>
        <w:div w:id="1432431254">
          <w:marLeft w:val="480"/>
          <w:marRight w:val="0"/>
          <w:marTop w:val="0"/>
          <w:marBottom w:val="0"/>
          <w:divBdr>
            <w:top w:val="none" w:sz="0" w:space="0" w:color="auto"/>
            <w:left w:val="none" w:sz="0" w:space="0" w:color="auto"/>
            <w:bottom w:val="none" w:sz="0" w:space="0" w:color="auto"/>
            <w:right w:val="none" w:sz="0" w:space="0" w:color="auto"/>
          </w:divBdr>
        </w:div>
        <w:div w:id="1492913750">
          <w:marLeft w:val="480"/>
          <w:marRight w:val="0"/>
          <w:marTop w:val="0"/>
          <w:marBottom w:val="0"/>
          <w:divBdr>
            <w:top w:val="none" w:sz="0" w:space="0" w:color="auto"/>
            <w:left w:val="none" w:sz="0" w:space="0" w:color="auto"/>
            <w:bottom w:val="none" w:sz="0" w:space="0" w:color="auto"/>
            <w:right w:val="none" w:sz="0" w:space="0" w:color="auto"/>
          </w:divBdr>
        </w:div>
        <w:div w:id="1495610977">
          <w:marLeft w:val="480"/>
          <w:marRight w:val="0"/>
          <w:marTop w:val="0"/>
          <w:marBottom w:val="0"/>
          <w:divBdr>
            <w:top w:val="none" w:sz="0" w:space="0" w:color="auto"/>
            <w:left w:val="none" w:sz="0" w:space="0" w:color="auto"/>
            <w:bottom w:val="none" w:sz="0" w:space="0" w:color="auto"/>
            <w:right w:val="none" w:sz="0" w:space="0" w:color="auto"/>
          </w:divBdr>
        </w:div>
        <w:div w:id="1501504761">
          <w:marLeft w:val="480"/>
          <w:marRight w:val="0"/>
          <w:marTop w:val="0"/>
          <w:marBottom w:val="0"/>
          <w:divBdr>
            <w:top w:val="none" w:sz="0" w:space="0" w:color="auto"/>
            <w:left w:val="none" w:sz="0" w:space="0" w:color="auto"/>
            <w:bottom w:val="none" w:sz="0" w:space="0" w:color="auto"/>
            <w:right w:val="none" w:sz="0" w:space="0" w:color="auto"/>
          </w:divBdr>
        </w:div>
        <w:div w:id="1532644092">
          <w:marLeft w:val="480"/>
          <w:marRight w:val="0"/>
          <w:marTop w:val="0"/>
          <w:marBottom w:val="0"/>
          <w:divBdr>
            <w:top w:val="none" w:sz="0" w:space="0" w:color="auto"/>
            <w:left w:val="none" w:sz="0" w:space="0" w:color="auto"/>
            <w:bottom w:val="none" w:sz="0" w:space="0" w:color="auto"/>
            <w:right w:val="none" w:sz="0" w:space="0" w:color="auto"/>
          </w:divBdr>
        </w:div>
        <w:div w:id="1541669537">
          <w:marLeft w:val="480"/>
          <w:marRight w:val="0"/>
          <w:marTop w:val="0"/>
          <w:marBottom w:val="0"/>
          <w:divBdr>
            <w:top w:val="none" w:sz="0" w:space="0" w:color="auto"/>
            <w:left w:val="none" w:sz="0" w:space="0" w:color="auto"/>
            <w:bottom w:val="none" w:sz="0" w:space="0" w:color="auto"/>
            <w:right w:val="none" w:sz="0" w:space="0" w:color="auto"/>
          </w:divBdr>
        </w:div>
        <w:div w:id="1586954746">
          <w:marLeft w:val="480"/>
          <w:marRight w:val="0"/>
          <w:marTop w:val="0"/>
          <w:marBottom w:val="0"/>
          <w:divBdr>
            <w:top w:val="none" w:sz="0" w:space="0" w:color="auto"/>
            <w:left w:val="none" w:sz="0" w:space="0" w:color="auto"/>
            <w:bottom w:val="none" w:sz="0" w:space="0" w:color="auto"/>
            <w:right w:val="none" w:sz="0" w:space="0" w:color="auto"/>
          </w:divBdr>
        </w:div>
        <w:div w:id="1592664293">
          <w:marLeft w:val="480"/>
          <w:marRight w:val="0"/>
          <w:marTop w:val="0"/>
          <w:marBottom w:val="0"/>
          <w:divBdr>
            <w:top w:val="none" w:sz="0" w:space="0" w:color="auto"/>
            <w:left w:val="none" w:sz="0" w:space="0" w:color="auto"/>
            <w:bottom w:val="none" w:sz="0" w:space="0" w:color="auto"/>
            <w:right w:val="none" w:sz="0" w:space="0" w:color="auto"/>
          </w:divBdr>
        </w:div>
        <w:div w:id="1633168775">
          <w:marLeft w:val="480"/>
          <w:marRight w:val="0"/>
          <w:marTop w:val="0"/>
          <w:marBottom w:val="0"/>
          <w:divBdr>
            <w:top w:val="none" w:sz="0" w:space="0" w:color="auto"/>
            <w:left w:val="none" w:sz="0" w:space="0" w:color="auto"/>
            <w:bottom w:val="none" w:sz="0" w:space="0" w:color="auto"/>
            <w:right w:val="none" w:sz="0" w:space="0" w:color="auto"/>
          </w:divBdr>
        </w:div>
        <w:div w:id="1690907593">
          <w:marLeft w:val="480"/>
          <w:marRight w:val="0"/>
          <w:marTop w:val="0"/>
          <w:marBottom w:val="0"/>
          <w:divBdr>
            <w:top w:val="none" w:sz="0" w:space="0" w:color="auto"/>
            <w:left w:val="none" w:sz="0" w:space="0" w:color="auto"/>
            <w:bottom w:val="none" w:sz="0" w:space="0" w:color="auto"/>
            <w:right w:val="none" w:sz="0" w:space="0" w:color="auto"/>
          </w:divBdr>
        </w:div>
        <w:div w:id="1872453334">
          <w:marLeft w:val="480"/>
          <w:marRight w:val="0"/>
          <w:marTop w:val="0"/>
          <w:marBottom w:val="0"/>
          <w:divBdr>
            <w:top w:val="none" w:sz="0" w:space="0" w:color="auto"/>
            <w:left w:val="none" w:sz="0" w:space="0" w:color="auto"/>
            <w:bottom w:val="none" w:sz="0" w:space="0" w:color="auto"/>
            <w:right w:val="none" w:sz="0" w:space="0" w:color="auto"/>
          </w:divBdr>
        </w:div>
        <w:div w:id="1880782958">
          <w:marLeft w:val="480"/>
          <w:marRight w:val="0"/>
          <w:marTop w:val="0"/>
          <w:marBottom w:val="0"/>
          <w:divBdr>
            <w:top w:val="none" w:sz="0" w:space="0" w:color="auto"/>
            <w:left w:val="none" w:sz="0" w:space="0" w:color="auto"/>
            <w:bottom w:val="none" w:sz="0" w:space="0" w:color="auto"/>
            <w:right w:val="none" w:sz="0" w:space="0" w:color="auto"/>
          </w:divBdr>
        </w:div>
        <w:div w:id="1937786727">
          <w:marLeft w:val="480"/>
          <w:marRight w:val="0"/>
          <w:marTop w:val="0"/>
          <w:marBottom w:val="0"/>
          <w:divBdr>
            <w:top w:val="none" w:sz="0" w:space="0" w:color="auto"/>
            <w:left w:val="none" w:sz="0" w:space="0" w:color="auto"/>
            <w:bottom w:val="none" w:sz="0" w:space="0" w:color="auto"/>
            <w:right w:val="none" w:sz="0" w:space="0" w:color="auto"/>
          </w:divBdr>
        </w:div>
        <w:div w:id="1969626740">
          <w:marLeft w:val="480"/>
          <w:marRight w:val="0"/>
          <w:marTop w:val="0"/>
          <w:marBottom w:val="0"/>
          <w:divBdr>
            <w:top w:val="none" w:sz="0" w:space="0" w:color="auto"/>
            <w:left w:val="none" w:sz="0" w:space="0" w:color="auto"/>
            <w:bottom w:val="none" w:sz="0" w:space="0" w:color="auto"/>
            <w:right w:val="none" w:sz="0" w:space="0" w:color="auto"/>
          </w:divBdr>
        </w:div>
        <w:div w:id="1970623041">
          <w:marLeft w:val="480"/>
          <w:marRight w:val="0"/>
          <w:marTop w:val="0"/>
          <w:marBottom w:val="0"/>
          <w:divBdr>
            <w:top w:val="none" w:sz="0" w:space="0" w:color="auto"/>
            <w:left w:val="none" w:sz="0" w:space="0" w:color="auto"/>
            <w:bottom w:val="none" w:sz="0" w:space="0" w:color="auto"/>
            <w:right w:val="none" w:sz="0" w:space="0" w:color="auto"/>
          </w:divBdr>
        </w:div>
        <w:div w:id="1989363221">
          <w:marLeft w:val="480"/>
          <w:marRight w:val="0"/>
          <w:marTop w:val="0"/>
          <w:marBottom w:val="0"/>
          <w:divBdr>
            <w:top w:val="none" w:sz="0" w:space="0" w:color="auto"/>
            <w:left w:val="none" w:sz="0" w:space="0" w:color="auto"/>
            <w:bottom w:val="none" w:sz="0" w:space="0" w:color="auto"/>
            <w:right w:val="none" w:sz="0" w:space="0" w:color="auto"/>
          </w:divBdr>
        </w:div>
        <w:div w:id="2067298064">
          <w:marLeft w:val="480"/>
          <w:marRight w:val="0"/>
          <w:marTop w:val="0"/>
          <w:marBottom w:val="0"/>
          <w:divBdr>
            <w:top w:val="none" w:sz="0" w:space="0" w:color="auto"/>
            <w:left w:val="none" w:sz="0" w:space="0" w:color="auto"/>
            <w:bottom w:val="none" w:sz="0" w:space="0" w:color="auto"/>
            <w:right w:val="none" w:sz="0" w:space="0" w:color="auto"/>
          </w:divBdr>
        </w:div>
      </w:divsChild>
    </w:div>
    <w:div w:id="1931356323">
      <w:bodyDiv w:val="1"/>
      <w:marLeft w:val="0"/>
      <w:marRight w:val="0"/>
      <w:marTop w:val="0"/>
      <w:marBottom w:val="0"/>
      <w:divBdr>
        <w:top w:val="none" w:sz="0" w:space="0" w:color="auto"/>
        <w:left w:val="none" w:sz="0" w:space="0" w:color="auto"/>
        <w:bottom w:val="none" w:sz="0" w:space="0" w:color="auto"/>
        <w:right w:val="none" w:sz="0" w:space="0" w:color="auto"/>
      </w:divBdr>
    </w:div>
    <w:div w:id="1947076900">
      <w:bodyDiv w:val="1"/>
      <w:marLeft w:val="0"/>
      <w:marRight w:val="0"/>
      <w:marTop w:val="0"/>
      <w:marBottom w:val="0"/>
      <w:divBdr>
        <w:top w:val="none" w:sz="0" w:space="0" w:color="auto"/>
        <w:left w:val="none" w:sz="0" w:space="0" w:color="auto"/>
        <w:bottom w:val="none" w:sz="0" w:space="0" w:color="auto"/>
        <w:right w:val="none" w:sz="0" w:space="0" w:color="auto"/>
      </w:divBdr>
    </w:div>
    <w:div w:id="1951355560">
      <w:bodyDiv w:val="1"/>
      <w:marLeft w:val="0"/>
      <w:marRight w:val="0"/>
      <w:marTop w:val="0"/>
      <w:marBottom w:val="0"/>
      <w:divBdr>
        <w:top w:val="none" w:sz="0" w:space="0" w:color="auto"/>
        <w:left w:val="none" w:sz="0" w:space="0" w:color="auto"/>
        <w:bottom w:val="none" w:sz="0" w:space="0" w:color="auto"/>
        <w:right w:val="none" w:sz="0" w:space="0" w:color="auto"/>
      </w:divBdr>
    </w:div>
    <w:div w:id="1952545756">
      <w:bodyDiv w:val="1"/>
      <w:marLeft w:val="0"/>
      <w:marRight w:val="0"/>
      <w:marTop w:val="0"/>
      <w:marBottom w:val="0"/>
      <w:divBdr>
        <w:top w:val="none" w:sz="0" w:space="0" w:color="auto"/>
        <w:left w:val="none" w:sz="0" w:space="0" w:color="auto"/>
        <w:bottom w:val="none" w:sz="0" w:space="0" w:color="auto"/>
        <w:right w:val="none" w:sz="0" w:space="0" w:color="auto"/>
      </w:divBdr>
    </w:div>
    <w:div w:id="1955477689">
      <w:bodyDiv w:val="1"/>
      <w:marLeft w:val="0"/>
      <w:marRight w:val="0"/>
      <w:marTop w:val="0"/>
      <w:marBottom w:val="0"/>
      <w:divBdr>
        <w:top w:val="none" w:sz="0" w:space="0" w:color="auto"/>
        <w:left w:val="none" w:sz="0" w:space="0" w:color="auto"/>
        <w:bottom w:val="none" w:sz="0" w:space="0" w:color="auto"/>
        <w:right w:val="none" w:sz="0" w:space="0" w:color="auto"/>
      </w:divBdr>
    </w:div>
    <w:div w:id="1960987622">
      <w:bodyDiv w:val="1"/>
      <w:marLeft w:val="0"/>
      <w:marRight w:val="0"/>
      <w:marTop w:val="0"/>
      <w:marBottom w:val="0"/>
      <w:divBdr>
        <w:top w:val="none" w:sz="0" w:space="0" w:color="auto"/>
        <w:left w:val="none" w:sz="0" w:space="0" w:color="auto"/>
        <w:bottom w:val="none" w:sz="0" w:space="0" w:color="auto"/>
        <w:right w:val="none" w:sz="0" w:space="0" w:color="auto"/>
      </w:divBdr>
    </w:div>
    <w:div w:id="1964461772">
      <w:bodyDiv w:val="1"/>
      <w:marLeft w:val="0"/>
      <w:marRight w:val="0"/>
      <w:marTop w:val="0"/>
      <w:marBottom w:val="0"/>
      <w:divBdr>
        <w:top w:val="none" w:sz="0" w:space="0" w:color="auto"/>
        <w:left w:val="none" w:sz="0" w:space="0" w:color="auto"/>
        <w:bottom w:val="none" w:sz="0" w:space="0" w:color="auto"/>
        <w:right w:val="none" w:sz="0" w:space="0" w:color="auto"/>
      </w:divBdr>
    </w:div>
    <w:div w:id="1969050321">
      <w:bodyDiv w:val="1"/>
      <w:marLeft w:val="0"/>
      <w:marRight w:val="0"/>
      <w:marTop w:val="0"/>
      <w:marBottom w:val="0"/>
      <w:divBdr>
        <w:top w:val="none" w:sz="0" w:space="0" w:color="auto"/>
        <w:left w:val="none" w:sz="0" w:space="0" w:color="auto"/>
        <w:bottom w:val="none" w:sz="0" w:space="0" w:color="auto"/>
        <w:right w:val="none" w:sz="0" w:space="0" w:color="auto"/>
      </w:divBdr>
    </w:div>
    <w:div w:id="1977444808">
      <w:bodyDiv w:val="1"/>
      <w:marLeft w:val="0"/>
      <w:marRight w:val="0"/>
      <w:marTop w:val="0"/>
      <w:marBottom w:val="0"/>
      <w:divBdr>
        <w:top w:val="none" w:sz="0" w:space="0" w:color="auto"/>
        <w:left w:val="none" w:sz="0" w:space="0" w:color="auto"/>
        <w:bottom w:val="none" w:sz="0" w:space="0" w:color="auto"/>
        <w:right w:val="none" w:sz="0" w:space="0" w:color="auto"/>
      </w:divBdr>
    </w:div>
    <w:div w:id="1984190416">
      <w:bodyDiv w:val="1"/>
      <w:marLeft w:val="0"/>
      <w:marRight w:val="0"/>
      <w:marTop w:val="0"/>
      <w:marBottom w:val="0"/>
      <w:divBdr>
        <w:top w:val="none" w:sz="0" w:space="0" w:color="auto"/>
        <w:left w:val="none" w:sz="0" w:space="0" w:color="auto"/>
        <w:bottom w:val="none" w:sz="0" w:space="0" w:color="auto"/>
        <w:right w:val="none" w:sz="0" w:space="0" w:color="auto"/>
      </w:divBdr>
    </w:div>
    <w:div w:id="1985507254">
      <w:bodyDiv w:val="1"/>
      <w:marLeft w:val="0"/>
      <w:marRight w:val="0"/>
      <w:marTop w:val="0"/>
      <w:marBottom w:val="0"/>
      <w:divBdr>
        <w:top w:val="none" w:sz="0" w:space="0" w:color="auto"/>
        <w:left w:val="none" w:sz="0" w:space="0" w:color="auto"/>
        <w:bottom w:val="none" w:sz="0" w:space="0" w:color="auto"/>
        <w:right w:val="none" w:sz="0" w:space="0" w:color="auto"/>
      </w:divBdr>
    </w:div>
    <w:div w:id="1988437431">
      <w:bodyDiv w:val="1"/>
      <w:marLeft w:val="0"/>
      <w:marRight w:val="0"/>
      <w:marTop w:val="0"/>
      <w:marBottom w:val="0"/>
      <w:divBdr>
        <w:top w:val="none" w:sz="0" w:space="0" w:color="auto"/>
        <w:left w:val="none" w:sz="0" w:space="0" w:color="auto"/>
        <w:bottom w:val="none" w:sz="0" w:space="0" w:color="auto"/>
        <w:right w:val="none" w:sz="0" w:space="0" w:color="auto"/>
      </w:divBdr>
      <w:divsChild>
        <w:div w:id="3093192">
          <w:marLeft w:val="480"/>
          <w:marRight w:val="0"/>
          <w:marTop w:val="0"/>
          <w:marBottom w:val="0"/>
          <w:divBdr>
            <w:top w:val="none" w:sz="0" w:space="0" w:color="auto"/>
            <w:left w:val="none" w:sz="0" w:space="0" w:color="auto"/>
            <w:bottom w:val="none" w:sz="0" w:space="0" w:color="auto"/>
            <w:right w:val="none" w:sz="0" w:space="0" w:color="auto"/>
          </w:divBdr>
        </w:div>
        <w:div w:id="57435054">
          <w:marLeft w:val="480"/>
          <w:marRight w:val="0"/>
          <w:marTop w:val="0"/>
          <w:marBottom w:val="0"/>
          <w:divBdr>
            <w:top w:val="none" w:sz="0" w:space="0" w:color="auto"/>
            <w:left w:val="none" w:sz="0" w:space="0" w:color="auto"/>
            <w:bottom w:val="none" w:sz="0" w:space="0" w:color="auto"/>
            <w:right w:val="none" w:sz="0" w:space="0" w:color="auto"/>
          </w:divBdr>
        </w:div>
        <w:div w:id="66224009">
          <w:marLeft w:val="480"/>
          <w:marRight w:val="0"/>
          <w:marTop w:val="0"/>
          <w:marBottom w:val="0"/>
          <w:divBdr>
            <w:top w:val="none" w:sz="0" w:space="0" w:color="auto"/>
            <w:left w:val="none" w:sz="0" w:space="0" w:color="auto"/>
            <w:bottom w:val="none" w:sz="0" w:space="0" w:color="auto"/>
            <w:right w:val="none" w:sz="0" w:space="0" w:color="auto"/>
          </w:divBdr>
        </w:div>
        <w:div w:id="86580902">
          <w:marLeft w:val="480"/>
          <w:marRight w:val="0"/>
          <w:marTop w:val="0"/>
          <w:marBottom w:val="0"/>
          <w:divBdr>
            <w:top w:val="none" w:sz="0" w:space="0" w:color="auto"/>
            <w:left w:val="none" w:sz="0" w:space="0" w:color="auto"/>
            <w:bottom w:val="none" w:sz="0" w:space="0" w:color="auto"/>
            <w:right w:val="none" w:sz="0" w:space="0" w:color="auto"/>
          </w:divBdr>
        </w:div>
        <w:div w:id="120616708">
          <w:marLeft w:val="480"/>
          <w:marRight w:val="0"/>
          <w:marTop w:val="0"/>
          <w:marBottom w:val="0"/>
          <w:divBdr>
            <w:top w:val="none" w:sz="0" w:space="0" w:color="auto"/>
            <w:left w:val="none" w:sz="0" w:space="0" w:color="auto"/>
            <w:bottom w:val="none" w:sz="0" w:space="0" w:color="auto"/>
            <w:right w:val="none" w:sz="0" w:space="0" w:color="auto"/>
          </w:divBdr>
        </w:div>
        <w:div w:id="139464751">
          <w:marLeft w:val="480"/>
          <w:marRight w:val="0"/>
          <w:marTop w:val="0"/>
          <w:marBottom w:val="0"/>
          <w:divBdr>
            <w:top w:val="none" w:sz="0" w:space="0" w:color="auto"/>
            <w:left w:val="none" w:sz="0" w:space="0" w:color="auto"/>
            <w:bottom w:val="none" w:sz="0" w:space="0" w:color="auto"/>
            <w:right w:val="none" w:sz="0" w:space="0" w:color="auto"/>
          </w:divBdr>
        </w:div>
        <w:div w:id="284314896">
          <w:marLeft w:val="480"/>
          <w:marRight w:val="0"/>
          <w:marTop w:val="0"/>
          <w:marBottom w:val="0"/>
          <w:divBdr>
            <w:top w:val="none" w:sz="0" w:space="0" w:color="auto"/>
            <w:left w:val="none" w:sz="0" w:space="0" w:color="auto"/>
            <w:bottom w:val="none" w:sz="0" w:space="0" w:color="auto"/>
            <w:right w:val="none" w:sz="0" w:space="0" w:color="auto"/>
          </w:divBdr>
        </w:div>
        <w:div w:id="293753720">
          <w:marLeft w:val="480"/>
          <w:marRight w:val="0"/>
          <w:marTop w:val="0"/>
          <w:marBottom w:val="0"/>
          <w:divBdr>
            <w:top w:val="none" w:sz="0" w:space="0" w:color="auto"/>
            <w:left w:val="none" w:sz="0" w:space="0" w:color="auto"/>
            <w:bottom w:val="none" w:sz="0" w:space="0" w:color="auto"/>
            <w:right w:val="none" w:sz="0" w:space="0" w:color="auto"/>
          </w:divBdr>
        </w:div>
        <w:div w:id="435562430">
          <w:marLeft w:val="480"/>
          <w:marRight w:val="0"/>
          <w:marTop w:val="0"/>
          <w:marBottom w:val="0"/>
          <w:divBdr>
            <w:top w:val="none" w:sz="0" w:space="0" w:color="auto"/>
            <w:left w:val="none" w:sz="0" w:space="0" w:color="auto"/>
            <w:bottom w:val="none" w:sz="0" w:space="0" w:color="auto"/>
            <w:right w:val="none" w:sz="0" w:space="0" w:color="auto"/>
          </w:divBdr>
        </w:div>
        <w:div w:id="504977573">
          <w:marLeft w:val="480"/>
          <w:marRight w:val="0"/>
          <w:marTop w:val="0"/>
          <w:marBottom w:val="0"/>
          <w:divBdr>
            <w:top w:val="none" w:sz="0" w:space="0" w:color="auto"/>
            <w:left w:val="none" w:sz="0" w:space="0" w:color="auto"/>
            <w:bottom w:val="none" w:sz="0" w:space="0" w:color="auto"/>
            <w:right w:val="none" w:sz="0" w:space="0" w:color="auto"/>
          </w:divBdr>
        </w:div>
        <w:div w:id="511531696">
          <w:marLeft w:val="480"/>
          <w:marRight w:val="0"/>
          <w:marTop w:val="0"/>
          <w:marBottom w:val="0"/>
          <w:divBdr>
            <w:top w:val="none" w:sz="0" w:space="0" w:color="auto"/>
            <w:left w:val="none" w:sz="0" w:space="0" w:color="auto"/>
            <w:bottom w:val="none" w:sz="0" w:space="0" w:color="auto"/>
            <w:right w:val="none" w:sz="0" w:space="0" w:color="auto"/>
          </w:divBdr>
        </w:div>
        <w:div w:id="523133803">
          <w:marLeft w:val="480"/>
          <w:marRight w:val="0"/>
          <w:marTop w:val="0"/>
          <w:marBottom w:val="0"/>
          <w:divBdr>
            <w:top w:val="none" w:sz="0" w:space="0" w:color="auto"/>
            <w:left w:val="none" w:sz="0" w:space="0" w:color="auto"/>
            <w:bottom w:val="none" w:sz="0" w:space="0" w:color="auto"/>
            <w:right w:val="none" w:sz="0" w:space="0" w:color="auto"/>
          </w:divBdr>
        </w:div>
        <w:div w:id="543908456">
          <w:marLeft w:val="480"/>
          <w:marRight w:val="0"/>
          <w:marTop w:val="0"/>
          <w:marBottom w:val="0"/>
          <w:divBdr>
            <w:top w:val="none" w:sz="0" w:space="0" w:color="auto"/>
            <w:left w:val="none" w:sz="0" w:space="0" w:color="auto"/>
            <w:bottom w:val="none" w:sz="0" w:space="0" w:color="auto"/>
            <w:right w:val="none" w:sz="0" w:space="0" w:color="auto"/>
          </w:divBdr>
        </w:div>
        <w:div w:id="566107938">
          <w:marLeft w:val="480"/>
          <w:marRight w:val="0"/>
          <w:marTop w:val="0"/>
          <w:marBottom w:val="0"/>
          <w:divBdr>
            <w:top w:val="none" w:sz="0" w:space="0" w:color="auto"/>
            <w:left w:val="none" w:sz="0" w:space="0" w:color="auto"/>
            <w:bottom w:val="none" w:sz="0" w:space="0" w:color="auto"/>
            <w:right w:val="none" w:sz="0" w:space="0" w:color="auto"/>
          </w:divBdr>
        </w:div>
        <w:div w:id="571426033">
          <w:marLeft w:val="480"/>
          <w:marRight w:val="0"/>
          <w:marTop w:val="0"/>
          <w:marBottom w:val="0"/>
          <w:divBdr>
            <w:top w:val="none" w:sz="0" w:space="0" w:color="auto"/>
            <w:left w:val="none" w:sz="0" w:space="0" w:color="auto"/>
            <w:bottom w:val="none" w:sz="0" w:space="0" w:color="auto"/>
            <w:right w:val="none" w:sz="0" w:space="0" w:color="auto"/>
          </w:divBdr>
        </w:div>
        <w:div w:id="622804128">
          <w:marLeft w:val="480"/>
          <w:marRight w:val="0"/>
          <w:marTop w:val="0"/>
          <w:marBottom w:val="0"/>
          <w:divBdr>
            <w:top w:val="none" w:sz="0" w:space="0" w:color="auto"/>
            <w:left w:val="none" w:sz="0" w:space="0" w:color="auto"/>
            <w:bottom w:val="none" w:sz="0" w:space="0" w:color="auto"/>
            <w:right w:val="none" w:sz="0" w:space="0" w:color="auto"/>
          </w:divBdr>
        </w:div>
        <w:div w:id="640159299">
          <w:marLeft w:val="480"/>
          <w:marRight w:val="0"/>
          <w:marTop w:val="0"/>
          <w:marBottom w:val="0"/>
          <w:divBdr>
            <w:top w:val="none" w:sz="0" w:space="0" w:color="auto"/>
            <w:left w:val="none" w:sz="0" w:space="0" w:color="auto"/>
            <w:bottom w:val="none" w:sz="0" w:space="0" w:color="auto"/>
            <w:right w:val="none" w:sz="0" w:space="0" w:color="auto"/>
          </w:divBdr>
        </w:div>
        <w:div w:id="650981844">
          <w:marLeft w:val="480"/>
          <w:marRight w:val="0"/>
          <w:marTop w:val="0"/>
          <w:marBottom w:val="0"/>
          <w:divBdr>
            <w:top w:val="none" w:sz="0" w:space="0" w:color="auto"/>
            <w:left w:val="none" w:sz="0" w:space="0" w:color="auto"/>
            <w:bottom w:val="none" w:sz="0" w:space="0" w:color="auto"/>
            <w:right w:val="none" w:sz="0" w:space="0" w:color="auto"/>
          </w:divBdr>
        </w:div>
        <w:div w:id="722288314">
          <w:marLeft w:val="480"/>
          <w:marRight w:val="0"/>
          <w:marTop w:val="0"/>
          <w:marBottom w:val="0"/>
          <w:divBdr>
            <w:top w:val="none" w:sz="0" w:space="0" w:color="auto"/>
            <w:left w:val="none" w:sz="0" w:space="0" w:color="auto"/>
            <w:bottom w:val="none" w:sz="0" w:space="0" w:color="auto"/>
            <w:right w:val="none" w:sz="0" w:space="0" w:color="auto"/>
          </w:divBdr>
        </w:div>
        <w:div w:id="757025215">
          <w:marLeft w:val="480"/>
          <w:marRight w:val="0"/>
          <w:marTop w:val="0"/>
          <w:marBottom w:val="0"/>
          <w:divBdr>
            <w:top w:val="none" w:sz="0" w:space="0" w:color="auto"/>
            <w:left w:val="none" w:sz="0" w:space="0" w:color="auto"/>
            <w:bottom w:val="none" w:sz="0" w:space="0" w:color="auto"/>
            <w:right w:val="none" w:sz="0" w:space="0" w:color="auto"/>
          </w:divBdr>
        </w:div>
        <w:div w:id="790511545">
          <w:marLeft w:val="480"/>
          <w:marRight w:val="0"/>
          <w:marTop w:val="0"/>
          <w:marBottom w:val="0"/>
          <w:divBdr>
            <w:top w:val="none" w:sz="0" w:space="0" w:color="auto"/>
            <w:left w:val="none" w:sz="0" w:space="0" w:color="auto"/>
            <w:bottom w:val="none" w:sz="0" w:space="0" w:color="auto"/>
            <w:right w:val="none" w:sz="0" w:space="0" w:color="auto"/>
          </w:divBdr>
        </w:div>
        <w:div w:id="815024494">
          <w:marLeft w:val="480"/>
          <w:marRight w:val="0"/>
          <w:marTop w:val="0"/>
          <w:marBottom w:val="0"/>
          <w:divBdr>
            <w:top w:val="none" w:sz="0" w:space="0" w:color="auto"/>
            <w:left w:val="none" w:sz="0" w:space="0" w:color="auto"/>
            <w:bottom w:val="none" w:sz="0" w:space="0" w:color="auto"/>
            <w:right w:val="none" w:sz="0" w:space="0" w:color="auto"/>
          </w:divBdr>
        </w:div>
        <w:div w:id="823858601">
          <w:marLeft w:val="480"/>
          <w:marRight w:val="0"/>
          <w:marTop w:val="0"/>
          <w:marBottom w:val="0"/>
          <w:divBdr>
            <w:top w:val="none" w:sz="0" w:space="0" w:color="auto"/>
            <w:left w:val="none" w:sz="0" w:space="0" w:color="auto"/>
            <w:bottom w:val="none" w:sz="0" w:space="0" w:color="auto"/>
            <w:right w:val="none" w:sz="0" w:space="0" w:color="auto"/>
          </w:divBdr>
        </w:div>
        <w:div w:id="871188887">
          <w:marLeft w:val="480"/>
          <w:marRight w:val="0"/>
          <w:marTop w:val="0"/>
          <w:marBottom w:val="0"/>
          <w:divBdr>
            <w:top w:val="none" w:sz="0" w:space="0" w:color="auto"/>
            <w:left w:val="none" w:sz="0" w:space="0" w:color="auto"/>
            <w:bottom w:val="none" w:sz="0" w:space="0" w:color="auto"/>
            <w:right w:val="none" w:sz="0" w:space="0" w:color="auto"/>
          </w:divBdr>
        </w:div>
        <w:div w:id="877741456">
          <w:marLeft w:val="480"/>
          <w:marRight w:val="0"/>
          <w:marTop w:val="0"/>
          <w:marBottom w:val="0"/>
          <w:divBdr>
            <w:top w:val="none" w:sz="0" w:space="0" w:color="auto"/>
            <w:left w:val="none" w:sz="0" w:space="0" w:color="auto"/>
            <w:bottom w:val="none" w:sz="0" w:space="0" w:color="auto"/>
            <w:right w:val="none" w:sz="0" w:space="0" w:color="auto"/>
          </w:divBdr>
        </w:div>
        <w:div w:id="1055859270">
          <w:marLeft w:val="480"/>
          <w:marRight w:val="0"/>
          <w:marTop w:val="0"/>
          <w:marBottom w:val="0"/>
          <w:divBdr>
            <w:top w:val="none" w:sz="0" w:space="0" w:color="auto"/>
            <w:left w:val="none" w:sz="0" w:space="0" w:color="auto"/>
            <w:bottom w:val="none" w:sz="0" w:space="0" w:color="auto"/>
            <w:right w:val="none" w:sz="0" w:space="0" w:color="auto"/>
          </w:divBdr>
        </w:div>
        <w:div w:id="1103068797">
          <w:marLeft w:val="480"/>
          <w:marRight w:val="0"/>
          <w:marTop w:val="0"/>
          <w:marBottom w:val="0"/>
          <w:divBdr>
            <w:top w:val="none" w:sz="0" w:space="0" w:color="auto"/>
            <w:left w:val="none" w:sz="0" w:space="0" w:color="auto"/>
            <w:bottom w:val="none" w:sz="0" w:space="0" w:color="auto"/>
            <w:right w:val="none" w:sz="0" w:space="0" w:color="auto"/>
          </w:divBdr>
        </w:div>
        <w:div w:id="1135219531">
          <w:marLeft w:val="480"/>
          <w:marRight w:val="0"/>
          <w:marTop w:val="0"/>
          <w:marBottom w:val="0"/>
          <w:divBdr>
            <w:top w:val="none" w:sz="0" w:space="0" w:color="auto"/>
            <w:left w:val="none" w:sz="0" w:space="0" w:color="auto"/>
            <w:bottom w:val="none" w:sz="0" w:space="0" w:color="auto"/>
            <w:right w:val="none" w:sz="0" w:space="0" w:color="auto"/>
          </w:divBdr>
        </w:div>
        <w:div w:id="1151364891">
          <w:marLeft w:val="480"/>
          <w:marRight w:val="0"/>
          <w:marTop w:val="0"/>
          <w:marBottom w:val="0"/>
          <w:divBdr>
            <w:top w:val="none" w:sz="0" w:space="0" w:color="auto"/>
            <w:left w:val="none" w:sz="0" w:space="0" w:color="auto"/>
            <w:bottom w:val="none" w:sz="0" w:space="0" w:color="auto"/>
            <w:right w:val="none" w:sz="0" w:space="0" w:color="auto"/>
          </w:divBdr>
        </w:div>
        <w:div w:id="1185830570">
          <w:marLeft w:val="480"/>
          <w:marRight w:val="0"/>
          <w:marTop w:val="0"/>
          <w:marBottom w:val="0"/>
          <w:divBdr>
            <w:top w:val="none" w:sz="0" w:space="0" w:color="auto"/>
            <w:left w:val="none" w:sz="0" w:space="0" w:color="auto"/>
            <w:bottom w:val="none" w:sz="0" w:space="0" w:color="auto"/>
            <w:right w:val="none" w:sz="0" w:space="0" w:color="auto"/>
          </w:divBdr>
        </w:div>
        <w:div w:id="1194273441">
          <w:marLeft w:val="480"/>
          <w:marRight w:val="0"/>
          <w:marTop w:val="0"/>
          <w:marBottom w:val="0"/>
          <w:divBdr>
            <w:top w:val="none" w:sz="0" w:space="0" w:color="auto"/>
            <w:left w:val="none" w:sz="0" w:space="0" w:color="auto"/>
            <w:bottom w:val="none" w:sz="0" w:space="0" w:color="auto"/>
            <w:right w:val="none" w:sz="0" w:space="0" w:color="auto"/>
          </w:divBdr>
        </w:div>
        <w:div w:id="1221597169">
          <w:marLeft w:val="480"/>
          <w:marRight w:val="0"/>
          <w:marTop w:val="0"/>
          <w:marBottom w:val="0"/>
          <w:divBdr>
            <w:top w:val="none" w:sz="0" w:space="0" w:color="auto"/>
            <w:left w:val="none" w:sz="0" w:space="0" w:color="auto"/>
            <w:bottom w:val="none" w:sz="0" w:space="0" w:color="auto"/>
            <w:right w:val="none" w:sz="0" w:space="0" w:color="auto"/>
          </w:divBdr>
        </w:div>
        <w:div w:id="1224832651">
          <w:marLeft w:val="480"/>
          <w:marRight w:val="0"/>
          <w:marTop w:val="0"/>
          <w:marBottom w:val="0"/>
          <w:divBdr>
            <w:top w:val="none" w:sz="0" w:space="0" w:color="auto"/>
            <w:left w:val="none" w:sz="0" w:space="0" w:color="auto"/>
            <w:bottom w:val="none" w:sz="0" w:space="0" w:color="auto"/>
            <w:right w:val="none" w:sz="0" w:space="0" w:color="auto"/>
          </w:divBdr>
        </w:div>
        <w:div w:id="1346131703">
          <w:marLeft w:val="480"/>
          <w:marRight w:val="0"/>
          <w:marTop w:val="0"/>
          <w:marBottom w:val="0"/>
          <w:divBdr>
            <w:top w:val="none" w:sz="0" w:space="0" w:color="auto"/>
            <w:left w:val="none" w:sz="0" w:space="0" w:color="auto"/>
            <w:bottom w:val="none" w:sz="0" w:space="0" w:color="auto"/>
            <w:right w:val="none" w:sz="0" w:space="0" w:color="auto"/>
          </w:divBdr>
        </w:div>
        <w:div w:id="1375960172">
          <w:marLeft w:val="480"/>
          <w:marRight w:val="0"/>
          <w:marTop w:val="0"/>
          <w:marBottom w:val="0"/>
          <w:divBdr>
            <w:top w:val="none" w:sz="0" w:space="0" w:color="auto"/>
            <w:left w:val="none" w:sz="0" w:space="0" w:color="auto"/>
            <w:bottom w:val="none" w:sz="0" w:space="0" w:color="auto"/>
            <w:right w:val="none" w:sz="0" w:space="0" w:color="auto"/>
          </w:divBdr>
        </w:div>
        <w:div w:id="1407916732">
          <w:marLeft w:val="480"/>
          <w:marRight w:val="0"/>
          <w:marTop w:val="0"/>
          <w:marBottom w:val="0"/>
          <w:divBdr>
            <w:top w:val="none" w:sz="0" w:space="0" w:color="auto"/>
            <w:left w:val="none" w:sz="0" w:space="0" w:color="auto"/>
            <w:bottom w:val="none" w:sz="0" w:space="0" w:color="auto"/>
            <w:right w:val="none" w:sz="0" w:space="0" w:color="auto"/>
          </w:divBdr>
        </w:div>
        <w:div w:id="1496529088">
          <w:marLeft w:val="480"/>
          <w:marRight w:val="0"/>
          <w:marTop w:val="0"/>
          <w:marBottom w:val="0"/>
          <w:divBdr>
            <w:top w:val="none" w:sz="0" w:space="0" w:color="auto"/>
            <w:left w:val="none" w:sz="0" w:space="0" w:color="auto"/>
            <w:bottom w:val="none" w:sz="0" w:space="0" w:color="auto"/>
            <w:right w:val="none" w:sz="0" w:space="0" w:color="auto"/>
          </w:divBdr>
        </w:div>
        <w:div w:id="1527131513">
          <w:marLeft w:val="480"/>
          <w:marRight w:val="0"/>
          <w:marTop w:val="0"/>
          <w:marBottom w:val="0"/>
          <w:divBdr>
            <w:top w:val="none" w:sz="0" w:space="0" w:color="auto"/>
            <w:left w:val="none" w:sz="0" w:space="0" w:color="auto"/>
            <w:bottom w:val="none" w:sz="0" w:space="0" w:color="auto"/>
            <w:right w:val="none" w:sz="0" w:space="0" w:color="auto"/>
          </w:divBdr>
        </w:div>
        <w:div w:id="1536576841">
          <w:marLeft w:val="480"/>
          <w:marRight w:val="0"/>
          <w:marTop w:val="0"/>
          <w:marBottom w:val="0"/>
          <w:divBdr>
            <w:top w:val="none" w:sz="0" w:space="0" w:color="auto"/>
            <w:left w:val="none" w:sz="0" w:space="0" w:color="auto"/>
            <w:bottom w:val="none" w:sz="0" w:space="0" w:color="auto"/>
            <w:right w:val="none" w:sz="0" w:space="0" w:color="auto"/>
          </w:divBdr>
        </w:div>
        <w:div w:id="1574657171">
          <w:marLeft w:val="480"/>
          <w:marRight w:val="0"/>
          <w:marTop w:val="0"/>
          <w:marBottom w:val="0"/>
          <w:divBdr>
            <w:top w:val="none" w:sz="0" w:space="0" w:color="auto"/>
            <w:left w:val="none" w:sz="0" w:space="0" w:color="auto"/>
            <w:bottom w:val="none" w:sz="0" w:space="0" w:color="auto"/>
            <w:right w:val="none" w:sz="0" w:space="0" w:color="auto"/>
          </w:divBdr>
        </w:div>
        <w:div w:id="1625455993">
          <w:marLeft w:val="480"/>
          <w:marRight w:val="0"/>
          <w:marTop w:val="0"/>
          <w:marBottom w:val="0"/>
          <w:divBdr>
            <w:top w:val="none" w:sz="0" w:space="0" w:color="auto"/>
            <w:left w:val="none" w:sz="0" w:space="0" w:color="auto"/>
            <w:bottom w:val="none" w:sz="0" w:space="0" w:color="auto"/>
            <w:right w:val="none" w:sz="0" w:space="0" w:color="auto"/>
          </w:divBdr>
        </w:div>
        <w:div w:id="1772780161">
          <w:marLeft w:val="480"/>
          <w:marRight w:val="0"/>
          <w:marTop w:val="0"/>
          <w:marBottom w:val="0"/>
          <w:divBdr>
            <w:top w:val="none" w:sz="0" w:space="0" w:color="auto"/>
            <w:left w:val="none" w:sz="0" w:space="0" w:color="auto"/>
            <w:bottom w:val="none" w:sz="0" w:space="0" w:color="auto"/>
            <w:right w:val="none" w:sz="0" w:space="0" w:color="auto"/>
          </w:divBdr>
        </w:div>
        <w:div w:id="1805543736">
          <w:marLeft w:val="480"/>
          <w:marRight w:val="0"/>
          <w:marTop w:val="0"/>
          <w:marBottom w:val="0"/>
          <w:divBdr>
            <w:top w:val="none" w:sz="0" w:space="0" w:color="auto"/>
            <w:left w:val="none" w:sz="0" w:space="0" w:color="auto"/>
            <w:bottom w:val="none" w:sz="0" w:space="0" w:color="auto"/>
            <w:right w:val="none" w:sz="0" w:space="0" w:color="auto"/>
          </w:divBdr>
        </w:div>
        <w:div w:id="1837502079">
          <w:marLeft w:val="480"/>
          <w:marRight w:val="0"/>
          <w:marTop w:val="0"/>
          <w:marBottom w:val="0"/>
          <w:divBdr>
            <w:top w:val="none" w:sz="0" w:space="0" w:color="auto"/>
            <w:left w:val="none" w:sz="0" w:space="0" w:color="auto"/>
            <w:bottom w:val="none" w:sz="0" w:space="0" w:color="auto"/>
            <w:right w:val="none" w:sz="0" w:space="0" w:color="auto"/>
          </w:divBdr>
        </w:div>
        <w:div w:id="1840457735">
          <w:marLeft w:val="480"/>
          <w:marRight w:val="0"/>
          <w:marTop w:val="0"/>
          <w:marBottom w:val="0"/>
          <w:divBdr>
            <w:top w:val="none" w:sz="0" w:space="0" w:color="auto"/>
            <w:left w:val="none" w:sz="0" w:space="0" w:color="auto"/>
            <w:bottom w:val="none" w:sz="0" w:space="0" w:color="auto"/>
            <w:right w:val="none" w:sz="0" w:space="0" w:color="auto"/>
          </w:divBdr>
        </w:div>
        <w:div w:id="1924751904">
          <w:marLeft w:val="480"/>
          <w:marRight w:val="0"/>
          <w:marTop w:val="0"/>
          <w:marBottom w:val="0"/>
          <w:divBdr>
            <w:top w:val="none" w:sz="0" w:space="0" w:color="auto"/>
            <w:left w:val="none" w:sz="0" w:space="0" w:color="auto"/>
            <w:bottom w:val="none" w:sz="0" w:space="0" w:color="auto"/>
            <w:right w:val="none" w:sz="0" w:space="0" w:color="auto"/>
          </w:divBdr>
        </w:div>
        <w:div w:id="1924878742">
          <w:marLeft w:val="480"/>
          <w:marRight w:val="0"/>
          <w:marTop w:val="0"/>
          <w:marBottom w:val="0"/>
          <w:divBdr>
            <w:top w:val="none" w:sz="0" w:space="0" w:color="auto"/>
            <w:left w:val="none" w:sz="0" w:space="0" w:color="auto"/>
            <w:bottom w:val="none" w:sz="0" w:space="0" w:color="auto"/>
            <w:right w:val="none" w:sz="0" w:space="0" w:color="auto"/>
          </w:divBdr>
        </w:div>
        <w:div w:id="1940483803">
          <w:marLeft w:val="480"/>
          <w:marRight w:val="0"/>
          <w:marTop w:val="0"/>
          <w:marBottom w:val="0"/>
          <w:divBdr>
            <w:top w:val="none" w:sz="0" w:space="0" w:color="auto"/>
            <w:left w:val="none" w:sz="0" w:space="0" w:color="auto"/>
            <w:bottom w:val="none" w:sz="0" w:space="0" w:color="auto"/>
            <w:right w:val="none" w:sz="0" w:space="0" w:color="auto"/>
          </w:divBdr>
        </w:div>
        <w:div w:id="1950046199">
          <w:marLeft w:val="480"/>
          <w:marRight w:val="0"/>
          <w:marTop w:val="0"/>
          <w:marBottom w:val="0"/>
          <w:divBdr>
            <w:top w:val="none" w:sz="0" w:space="0" w:color="auto"/>
            <w:left w:val="none" w:sz="0" w:space="0" w:color="auto"/>
            <w:bottom w:val="none" w:sz="0" w:space="0" w:color="auto"/>
            <w:right w:val="none" w:sz="0" w:space="0" w:color="auto"/>
          </w:divBdr>
        </w:div>
        <w:div w:id="1968392648">
          <w:marLeft w:val="480"/>
          <w:marRight w:val="0"/>
          <w:marTop w:val="0"/>
          <w:marBottom w:val="0"/>
          <w:divBdr>
            <w:top w:val="none" w:sz="0" w:space="0" w:color="auto"/>
            <w:left w:val="none" w:sz="0" w:space="0" w:color="auto"/>
            <w:bottom w:val="none" w:sz="0" w:space="0" w:color="auto"/>
            <w:right w:val="none" w:sz="0" w:space="0" w:color="auto"/>
          </w:divBdr>
        </w:div>
        <w:div w:id="2009946189">
          <w:marLeft w:val="480"/>
          <w:marRight w:val="0"/>
          <w:marTop w:val="0"/>
          <w:marBottom w:val="0"/>
          <w:divBdr>
            <w:top w:val="none" w:sz="0" w:space="0" w:color="auto"/>
            <w:left w:val="none" w:sz="0" w:space="0" w:color="auto"/>
            <w:bottom w:val="none" w:sz="0" w:space="0" w:color="auto"/>
            <w:right w:val="none" w:sz="0" w:space="0" w:color="auto"/>
          </w:divBdr>
        </w:div>
        <w:div w:id="2106341959">
          <w:marLeft w:val="480"/>
          <w:marRight w:val="0"/>
          <w:marTop w:val="0"/>
          <w:marBottom w:val="0"/>
          <w:divBdr>
            <w:top w:val="none" w:sz="0" w:space="0" w:color="auto"/>
            <w:left w:val="none" w:sz="0" w:space="0" w:color="auto"/>
            <w:bottom w:val="none" w:sz="0" w:space="0" w:color="auto"/>
            <w:right w:val="none" w:sz="0" w:space="0" w:color="auto"/>
          </w:divBdr>
        </w:div>
        <w:div w:id="2129543959">
          <w:marLeft w:val="480"/>
          <w:marRight w:val="0"/>
          <w:marTop w:val="0"/>
          <w:marBottom w:val="0"/>
          <w:divBdr>
            <w:top w:val="none" w:sz="0" w:space="0" w:color="auto"/>
            <w:left w:val="none" w:sz="0" w:space="0" w:color="auto"/>
            <w:bottom w:val="none" w:sz="0" w:space="0" w:color="auto"/>
            <w:right w:val="none" w:sz="0" w:space="0" w:color="auto"/>
          </w:divBdr>
        </w:div>
      </w:divsChild>
    </w:div>
    <w:div w:id="1989243206">
      <w:bodyDiv w:val="1"/>
      <w:marLeft w:val="0"/>
      <w:marRight w:val="0"/>
      <w:marTop w:val="0"/>
      <w:marBottom w:val="0"/>
      <w:divBdr>
        <w:top w:val="none" w:sz="0" w:space="0" w:color="auto"/>
        <w:left w:val="none" w:sz="0" w:space="0" w:color="auto"/>
        <w:bottom w:val="none" w:sz="0" w:space="0" w:color="auto"/>
        <w:right w:val="none" w:sz="0" w:space="0" w:color="auto"/>
      </w:divBdr>
    </w:div>
    <w:div w:id="1995571838">
      <w:bodyDiv w:val="1"/>
      <w:marLeft w:val="0"/>
      <w:marRight w:val="0"/>
      <w:marTop w:val="0"/>
      <w:marBottom w:val="0"/>
      <w:divBdr>
        <w:top w:val="none" w:sz="0" w:space="0" w:color="auto"/>
        <w:left w:val="none" w:sz="0" w:space="0" w:color="auto"/>
        <w:bottom w:val="none" w:sz="0" w:space="0" w:color="auto"/>
        <w:right w:val="none" w:sz="0" w:space="0" w:color="auto"/>
      </w:divBdr>
    </w:div>
    <w:div w:id="1996061848">
      <w:bodyDiv w:val="1"/>
      <w:marLeft w:val="0"/>
      <w:marRight w:val="0"/>
      <w:marTop w:val="0"/>
      <w:marBottom w:val="0"/>
      <w:divBdr>
        <w:top w:val="none" w:sz="0" w:space="0" w:color="auto"/>
        <w:left w:val="none" w:sz="0" w:space="0" w:color="auto"/>
        <w:bottom w:val="none" w:sz="0" w:space="0" w:color="auto"/>
        <w:right w:val="none" w:sz="0" w:space="0" w:color="auto"/>
      </w:divBdr>
    </w:div>
    <w:div w:id="1997491703">
      <w:bodyDiv w:val="1"/>
      <w:marLeft w:val="0"/>
      <w:marRight w:val="0"/>
      <w:marTop w:val="0"/>
      <w:marBottom w:val="0"/>
      <w:divBdr>
        <w:top w:val="none" w:sz="0" w:space="0" w:color="auto"/>
        <w:left w:val="none" w:sz="0" w:space="0" w:color="auto"/>
        <w:bottom w:val="none" w:sz="0" w:space="0" w:color="auto"/>
        <w:right w:val="none" w:sz="0" w:space="0" w:color="auto"/>
      </w:divBdr>
    </w:div>
    <w:div w:id="1999574806">
      <w:bodyDiv w:val="1"/>
      <w:marLeft w:val="0"/>
      <w:marRight w:val="0"/>
      <w:marTop w:val="0"/>
      <w:marBottom w:val="0"/>
      <w:divBdr>
        <w:top w:val="none" w:sz="0" w:space="0" w:color="auto"/>
        <w:left w:val="none" w:sz="0" w:space="0" w:color="auto"/>
        <w:bottom w:val="none" w:sz="0" w:space="0" w:color="auto"/>
        <w:right w:val="none" w:sz="0" w:space="0" w:color="auto"/>
      </w:divBdr>
    </w:div>
    <w:div w:id="2000959274">
      <w:bodyDiv w:val="1"/>
      <w:marLeft w:val="0"/>
      <w:marRight w:val="0"/>
      <w:marTop w:val="0"/>
      <w:marBottom w:val="0"/>
      <w:divBdr>
        <w:top w:val="none" w:sz="0" w:space="0" w:color="auto"/>
        <w:left w:val="none" w:sz="0" w:space="0" w:color="auto"/>
        <w:bottom w:val="none" w:sz="0" w:space="0" w:color="auto"/>
        <w:right w:val="none" w:sz="0" w:space="0" w:color="auto"/>
      </w:divBdr>
      <w:divsChild>
        <w:div w:id="110635953">
          <w:marLeft w:val="480"/>
          <w:marRight w:val="0"/>
          <w:marTop w:val="0"/>
          <w:marBottom w:val="0"/>
          <w:divBdr>
            <w:top w:val="none" w:sz="0" w:space="0" w:color="auto"/>
            <w:left w:val="none" w:sz="0" w:space="0" w:color="auto"/>
            <w:bottom w:val="none" w:sz="0" w:space="0" w:color="auto"/>
            <w:right w:val="none" w:sz="0" w:space="0" w:color="auto"/>
          </w:divBdr>
        </w:div>
        <w:div w:id="129368298">
          <w:marLeft w:val="480"/>
          <w:marRight w:val="0"/>
          <w:marTop w:val="0"/>
          <w:marBottom w:val="0"/>
          <w:divBdr>
            <w:top w:val="none" w:sz="0" w:space="0" w:color="auto"/>
            <w:left w:val="none" w:sz="0" w:space="0" w:color="auto"/>
            <w:bottom w:val="none" w:sz="0" w:space="0" w:color="auto"/>
            <w:right w:val="none" w:sz="0" w:space="0" w:color="auto"/>
          </w:divBdr>
        </w:div>
        <w:div w:id="157313965">
          <w:marLeft w:val="480"/>
          <w:marRight w:val="0"/>
          <w:marTop w:val="0"/>
          <w:marBottom w:val="0"/>
          <w:divBdr>
            <w:top w:val="none" w:sz="0" w:space="0" w:color="auto"/>
            <w:left w:val="none" w:sz="0" w:space="0" w:color="auto"/>
            <w:bottom w:val="none" w:sz="0" w:space="0" w:color="auto"/>
            <w:right w:val="none" w:sz="0" w:space="0" w:color="auto"/>
          </w:divBdr>
        </w:div>
        <w:div w:id="191845548">
          <w:marLeft w:val="480"/>
          <w:marRight w:val="0"/>
          <w:marTop w:val="0"/>
          <w:marBottom w:val="0"/>
          <w:divBdr>
            <w:top w:val="none" w:sz="0" w:space="0" w:color="auto"/>
            <w:left w:val="none" w:sz="0" w:space="0" w:color="auto"/>
            <w:bottom w:val="none" w:sz="0" w:space="0" w:color="auto"/>
            <w:right w:val="none" w:sz="0" w:space="0" w:color="auto"/>
          </w:divBdr>
        </w:div>
        <w:div w:id="385764857">
          <w:marLeft w:val="480"/>
          <w:marRight w:val="0"/>
          <w:marTop w:val="0"/>
          <w:marBottom w:val="0"/>
          <w:divBdr>
            <w:top w:val="none" w:sz="0" w:space="0" w:color="auto"/>
            <w:left w:val="none" w:sz="0" w:space="0" w:color="auto"/>
            <w:bottom w:val="none" w:sz="0" w:space="0" w:color="auto"/>
            <w:right w:val="none" w:sz="0" w:space="0" w:color="auto"/>
          </w:divBdr>
        </w:div>
        <w:div w:id="414789728">
          <w:marLeft w:val="480"/>
          <w:marRight w:val="0"/>
          <w:marTop w:val="0"/>
          <w:marBottom w:val="0"/>
          <w:divBdr>
            <w:top w:val="none" w:sz="0" w:space="0" w:color="auto"/>
            <w:left w:val="none" w:sz="0" w:space="0" w:color="auto"/>
            <w:bottom w:val="none" w:sz="0" w:space="0" w:color="auto"/>
            <w:right w:val="none" w:sz="0" w:space="0" w:color="auto"/>
          </w:divBdr>
        </w:div>
        <w:div w:id="417289211">
          <w:marLeft w:val="480"/>
          <w:marRight w:val="0"/>
          <w:marTop w:val="0"/>
          <w:marBottom w:val="0"/>
          <w:divBdr>
            <w:top w:val="none" w:sz="0" w:space="0" w:color="auto"/>
            <w:left w:val="none" w:sz="0" w:space="0" w:color="auto"/>
            <w:bottom w:val="none" w:sz="0" w:space="0" w:color="auto"/>
            <w:right w:val="none" w:sz="0" w:space="0" w:color="auto"/>
          </w:divBdr>
        </w:div>
        <w:div w:id="469906234">
          <w:marLeft w:val="480"/>
          <w:marRight w:val="0"/>
          <w:marTop w:val="0"/>
          <w:marBottom w:val="0"/>
          <w:divBdr>
            <w:top w:val="none" w:sz="0" w:space="0" w:color="auto"/>
            <w:left w:val="none" w:sz="0" w:space="0" w:color="auto"/>
            <w:bottom w:val="none" w:sz="0" w:space="0" w:color="auto"/>
            <w:right w:val="none" w:sz="0" w:space="0" w:color="auto"/>
          </w:divBdr>
        </w:div>
        <w:div w:id="486018590">
          <w:marLeft w:val="480"/>
          <w:marRight w:val="0"/>
          <w:marTop w:val="0"/>
          <w:marBottom w:val="0"/>
          <w:divBdr>
            <w:top w:val="none" w:sz="0" w:space="0" w:color="auto"/>
            <w:left w:val="none" w:sz="0" w:space="0" w:color="auto"/>
            <w:bottom w:val="none" w:sz="0" w:space="0" w:color="auto"/>
            <w:right w:val="none" w:sz="0" w:space="0" w:color="auto"/>
          </w:divBdr>
        </w:div>
        <w:div w:id="509102689">
          <w:marLeft w:val="480"/>
          <w:marRight w:val="0"/>
          <w:marTop w:val="0"/>
          <w:marBottom w:val="0"/>
          <w:divBdr>
            <w:top w:val="none" w:sz="0" w:space="0" w:color="auto"/>
            <w:left w:val="none" w:sz="0" w:space="0" w:color="auto"/>
            <w:bottom w:val="none" w:sz="0" w:space="0" w:color="auto"/>
            <w:right w:val="none" w:sz="0" w:space="0" w:color="auto"/>
          </w:divBdr>
        </w:div>
        <w:div w:id="547953415">
          <w:marLeft w:val="480"/>
          <w:marRight w:val="0"/>
          <w:marTop w:val="0"/>
          <w:marBottom w:val="0"/>
          <w:divBdr>
            <w:top w:val="none" w:sz="0" w:space="0" w:color="auto"/>
            <w:left w:val="none" w:sz="0" w:space="0" w:color="auto"/>
            <w:bottom w:val="none" w:sz="0" w:space="0" w:color="auto"/>
            <w:right w:val="none" w:sz="0" w:space="0" w:color="auto"/>
          </w:divBdr>
        </w:div>
        <w:div w:id="603078714">
          <w:marLeft w:val="480"/>
          <w:marRight w:val="0"/>
          <w:marTop w:val="0"/>
          <w:marBottom w:val="0"/>
          <w:divBdr>
            <w:top w:val="none" w:sz="0" w:space="0" w:color="auto"/>
            <w:left w:val="none" w:sz="0" w:space="0" w:color="auto"/>
            <w:bottom w:val="none" w:sz="0" w:space="0" w:color="auto"/>
            <w:right w:val="none" w:sz="0" w:space="0" w:color="auto"/>
          </w:divBdr>
        </w:div>
        <w:div w:id="622007032">
          <w:marLeft w:val="480"/>
          <w:marRight w:val="0"/>
          <w:marTop w:val="0"/>
          <w:marBottom w:val="0"/>
          <w:divBdr>
            <w:top w:val="none" w:sz="0" w:space="0" w:color="auto"/>
            <w:left w:val="none" w:sz="0" w:space="0" w:color="auto"/>
            <w:bottom w:val="none" w:sz="0" w:space="0" w:color="auto"/>
            <w:right w:val="none" w:sz="0" w:space="0" w:color="auto"/>
          </w:divBdr>
        </w:div>
        <w:div w:id="644286021">
          <w:marLeft w:val="480"/>
          <w:marRight w:val="0"/>
          <w:marTop w:val="0"/>
          <w:marBottom w:val="0"/>
          <w:divBdr>
            <w:top w:val="none" w:sz="0" w:space="0" w:color="auto"/>
            <w:left w:val="none" w:sz="0" w:space="0" w:color="auto"/>
            <w:bottom w:val="none" w:sz="0" w:space="0" w:color="auto"/>
            <w:right w:val="none" w:sz="0" w:space="0" w:color="auto"/>
          </w:divBdr>
        </w:div>
        <w:div w:id="677581259">
          <w:marLeft w:val="480"/>
          <w:marRight w:val="0"/>
          <w:marTop w:val="0"/>
          <w:marBottom w:val="0"/>
          <w:divBdr>
            <w:top w:val="none" w:sz="0" w:space="0" w:color="auto"/>
            <w:left w:val="none" w:sz="0" w:space="0" w:color="auto"/>
            <w:bottom w:val="none" w:sz="0" w:space="0" w:color="auto"/>
            <w:right w:val="none" w:sz="0" w:space="0" w:color="auto"/>
          </w:divBdr>
        </w:div>
        <w:div w:id="701590545">
          <w:marLeft w:val="480"/>
          <w:marRight w:val="0"/>
          <w:marTop w:val="0"/>
          <w:marBottom w:val="0"/>
          <w:divBdr>
            <w:top w:val="none" w:sz="0" w:space="0" w:color="auto"/>
            <w:left w:val="none" w:sz="0" w:space="0" w:color="auto"/>
            <w:bottom w:val="none" w:sz="0" w:space="0" w:color="auto"/>
            <w:right w:val="none" w:sz="0" w:space="0" w:color="auto"/>
          </w:divBdr>
        </w:div>
        <w:div w:id="701712183">
          <w:marLeft w:val="480"/>
          <w:marRight w:val="0"/>
          <w:marTop w:val="0"/>
          <w:marBottom w:val="0"/>
          <w:divBdr>
            <w:top w:val="none" w:sz="0" w:space="0" w:color="auto"/>
            <w:left w:val="none" w:sz="0" w:space="0" w:color="auto"/>
            <w:bottom w:val="none" w:sz="0" w:space="0" w:color="auto"/>
            <w:right w:val="none" w:sz="0" w:space="0" w:color="auto"/>
          </w:divBdr>
        </w:div>
        <w:div w:id="705834726">
          <w:marLeft w:val="480"/>
          <w:marRight w:val="0"/>
          <w:marTop w:val="0"/>
          <w:marBottom w:val="0"/>
          <w:divBdr>
            <w:top w:val="none" w:sz="0" w:space="0" w:color="auto"/>
            <w:left w:val="none" w:sz="0" w:space="0" w:color="auto"/>
            <w:bottom w:val="none" w:sz="0" w:space="0" w:color="auto"/>
            <w:right w:val="none" w:sz="0" w:space="0" w:color="auto"/>
          </w:divBdr>
        </w:div>
        <w:div w:id="802694061">
          <w:marLeft w:val="480"/>
          <w:marRight w:val="0"/>
          <w:marTop w:val="0"/>
          <w:marBottom w:val="0"/>
          <w:divBdr>
            <w:top w:val="none" w:sz="0" w:space="0" w:color="auto"/>
            <w:left w:val="none" w:sz="0" w:space="0" w:color="auto"/>
            <w:bottom w:val="none" w:sz="0" w:space="0" w:color="auto"/>
            <w:right w:val="none" w:sz="0" w:space="0" w:color="auto"/>
          </w:divBdr>
        </w:div>
        <w:div w:id="818811711">
          <w:marLeft w:val="480"/>
          <w:marRight w:val="0"/>
          <w:marTop w:val="0"/>
          <w:marBottom w:val="0"/>
          <w:divBdr>
            <w:top w:val="none" w:sz="0" w:space="0" w:color="auto"/>
            <w:left w:val="none" w:sz="0" w:space="0" w:color="auto"/>
            <w:bottom w:val="none" w:sz="0" w:space="0" w:color="auto"/>
            <w:right w:val="none" w:sz="0" w:space="0" w:color="auto"/>
          </w:divBdr>
        </w:div>
        <w:div w:id="887913940">
          <w:marLeft w:val="480"/>
          <w:marRight w:val="0"/>
          <w:marTop w:val="0"/>
          <w:marBottom w:val="0"/>
          <w:divBdr>
            <w:top w:val="none" w:sz="0" w:space="0" w:color="auto"/>
            <w:left w:val="none" w:sz="0" w:space="0" w:color="auto"/>
            <w:bottom w:val="none" w:sz="0" w:space="0" w:color="auto"/>
            <w:right w:val="none" w:sz="0" w:space="0" w:color="auto"/>
          </w:divBdr>
        </w:div>
        <w:div w:id="912815244">
          <w:marLeft w:val="480"/>
          <w:marRight w:val="0"/>
          <w:marTop w:val="0"/>
          <w:marBottom w:val="0"/>
          <w:divBdr>
            <w:top w:val="none" w:sz="0" w:space="0" w:color="auto"/>
            <w:left w:val="none" w:sz="0" w:space="0" w:color="auto"/>
            <w:bottom w:val="none" w:sz="0" w:space="0" w:color="auto"/>
            <w:right w:val="none" w:sz="0" w:space="0" w:color="auto"/>
          </w:divBdr>
        </w:div>
        <w:div w:id="956765191">
          <w:marLeft w:val="480"/>
          <w:marRight w:val="0"/>
          <w:marTop w:val="0"/>
          <w:marBottom w:val="0"/>
          <w:divBdr>
            <w:top w:val="none" w:sz="0" w:space="0" w:color="auto"/>
            <w:left w:val="none" w:sz="0" w:space="0" w:color="auto"/>
            <w:bottom w:val="none" w:sz="0" w:space="0" w:color="auto"/>
            <w:right w:val="none" w:sz="0" w:space="0" w:color="auto"/>
          </w:divBdr>
        </w:div>
        <w:div w:id="1001010995">
          <w:marLeft w:val="480"/>
          <w:marRight w:val="0"/>
          <w:marTop w:val="0"/>
          <w:marBottom w:val="0"/>
          <w:divBdr>
            <w:top w:val="none" w:sz="0" w:space="0" w:color="auto"/>
            <w:left w:val="none" w:sz="0" w:space="0" w:color="auto"/>
            <w:bottom w:val="none" w:sz="0" w:space="0" w:color="auto"/>
            <w:right w:val="none" w:sz="0" w:space="0" w:color="auto"/>
          </w:divBdr>
        </w:div>
        <w:div w:id="1020817633">
          <w:marLeft w:val="480"/>
          <w:marRight w:val="0"/>
          <w:marTop w:val="0"/>
          <w:marBottom w:val="0"/>
          <w:divBdr>
            <w:top w:val="none" w:sz="0" w:space="0" w:color="auto"/>
            <w:left w:val="none" w:sz="0" w:space="0" w:color="auto"/>
            <w:bottom w:val="none" w:sz="0" w:space="0" w:color="auto"/>
            <w:right w:val="none" w:sz="0" w:space="0" w:color="auto"/>
          </w:divBdr>
        </w:div>
        <w:div w:id="1030834320">
          <w:marLeft w:val="480"/>
          <w:marRight w:val="0"/>
          <w:marTop w:val="0"/>
          <w:marBottom w:val="0"/>
          <w:divBdr>
            <w:top w:val="none" w:sz="0" w:space="0" w:color="auto"/>
            <w:left w:val="none" w:sz="0" w:space="0" w:color="auto"/>
            <w:bottom w:val="none" w:sz="0" w:space="0" w:color="auto"/>
            <w:right w:val="none" w:sz="0" w:space="0" w:color="auto"/>
          </w:divBdr>
        </w:div>
        <w:div w:id="1048143104">
          <w:marLeft w:val="480"/>
          <w:marRight w:val="0"/>
          <w:marTop w:val="0"/>
          <w:marBottom w:val="0"/>
          <w:divBdr>
            <w:top w:val="none" w:sz="0" w:space="0" w:color="auto"/>
            <w:left w:val="none" w:sz="0" w:space="0" w:color="auto"/>
            <w:bottom w:val="none" w:sz="0" w:space="0" w:color="auto"/>
            <w:right w:val="none" w:sz="0" w:space="0" w:color="auto"/>
          </w:divBdr>
        </w:div>
        <w:div w:id="1050571324">
          <w:marLeft w:val="480"/>
          <w:marRight w:val="0"/>
          <w:marTop w:val="0"/>
          <w:marBottom w:val="0"/>
          <w:divBdr>
            <w:top w:val="none" w:sz="0" w:space="0" w:color="auto"/>
            <w:left w:val="none" w:sz="0" w:space="0" w:color="auto"/>
            <w:bottom w:val="none" w:sz="0" w:space="0" w:color="auto"/>
            <w:right w:val="none" w:sz="0" w:space="0" w:color="auto"/>
          </w:divBdr>
        </w:div>
        <w:div w:id="1107508048">
          <w:marLeft w:val="480"/>
          <w:marRight w:val="0"/>
          <w:marTop w:val="0"/>
          <w:marBottom w:val="0"/>
          <w:divBdr>
            <w:top w:val="none" w:sz="0" w:space="0" w:color="auto"/>
            <w:left w:val="none" w:sz="0" w:space="0" w:color="auto"/>
            <w:bottom w:val="none" w:sz="0" w:space="0" w:color="auto"/>
            <w:right w:val="none" w:sz="0" w:space="0" w:color="auto"/>
          </w:divBdr>
        </w:div>
        <w:div w:id="1138255690">
          <w:marLeft w:val="480"/>
          <w:marRight w:val="0"/>
          <w:marTop w:val="0"/>
          <w:marBottom w:val="0"/>
          <w:divBdr>
            <w:top w:val="none" w:sz="0" w:space="0" w:color="auto"/>
            <w:left w:val="none" w:sz="0" w:space="0" w:color="auto"/>
            <w:bottom w:val="none" w:sz="0" w:space="0" w:color="auto"/>
            <w:right w:val="none" w:sz="0" w:space="0" w:color="auto"/>
          </w:divBdr>
        </w:div>
        <w:div w:id="1145852109">
          <w:marLeft w:val="480"/>
          <w:marRight w:val="0"/>
          <w:marTop w:val="0"/>
          <w:marBottom w:val="0"/>
          <w:divBdr>
            <w:top w:val="none" w:sz="0" w:space="0" w:color="auto"/>
            <w:left w:val="none" w:sz="0" w:space="0" w:color="auto"/>
            <w:bottom w:val="none" w:sz="0" w:space="0" w:color="auto"/>
            <w:right w:val="none" w:sz="0" w:space="0" w:color="auto"/>
          </w:divBdr>
        </w:div>
        <w:div w:id="1239707128">
          <w:marLeft w:val="480"/>
          <w:marRight w:val="0"/>
          <w:marTop w:val="0"/>
          <w:marBottom w:val="0"/>
          <w:divBdr>
            <w:top w:val="none" w:sz="0" w:space="0" w:color="auto"/>
            <w:left w:val="none" w:sz="0" w:space="0" w:color="auto"/>
            <w:bottom w:val="none" w:sz="0" w:space="0" w:color="auto"/>
            <w:right w:val="none" w:sz="0" w:space="0" w:color="auto"/>
          </w:divBdr>
        </w:div>
        <w:div w:id="1268805398">
          <w:marLeft w:val="480"/>
          <w:marRight w:val="0"/>
          <w:marTop w:val="0"/>
          <w:marBottom w:val="0"/>
          <w:divBdr>
            <w:top w:val="none" w:sz="0" w:space="0" w:color="auto"/>
            <w:left w:val="none" w:sz="0" w:space="0" w:color="auto"/>
            <w:bottom w:val="none" w:sz="0" w:space="0" w:color="auto"/>
            <w:right w:val="none" w:sz="0" w:space="0" w:color="auto"/>
          </w:divBdr>
        </w:div>
        <w:div w:id="1405184607">
          <w:marLeft w:val="480"/>
          <w:marRight w:val="0"/>
          <w:marTop w:val="0"/>
          <w:marBottom w:val="0"/>
          <w:divBdr>
            <w:top w:val="none" w:sz="0" w:space="0" w:color="auto"/>
            <w:left w:val="none" w:sz="0" w:space="0" w:color="auto"/>
            <w:bottom w:val="none" w:sz="0" w:space="0" w:color="auto"/>
            <w:right w:val="none" w:sz="0" w:space="0" w:color="auto"/>
          </w:divBdr>
        </w:div>
        <w:div w:id="1503273758">
          <w:marLeft w:val="480"/>
          <w:marRight w:val="0"/>
          <w:marTop w:val="0"/>
          <w:marBottom w:val="0"/>
          <w:divBdr>
            <w:top w:val="none" w:sz="0" w:space="0" w:color="auto"/>
            <w:left w:val="none" w:sz="0" w:space="0" w:color="auto"/>
            <w:bottom w:val="none" w:sz="0" w:space="0" w:color="auto"/>
            <w:right w:val="none" w:sz="0" w:space="0" w:color="auto"/>
          </w:divBdr>
        </w:div>
        <w:div w:id="1511095267">
          <w:marLeft w:val="480"/>
          <w:marRight w:val="0"/>
          <w:marTop w:val="0"/>
          <w:marBottom w:val="0"/>
          <w:divBdr>
            <w:top w:val="none" w:sz="0" w:space="0" w:color="auto"/>
            <w:left w:val="none" w:sz="0" w:space="0" w:color="auto"/>
            <w:bottom w:val="none" w:sz="0" w:space="0" w:color="auto"/>
            <w:right w:val="none" w:sz="0" w:space="0" w:color="auto"/>
          </w:divBdr>
        </w:div>
        <w:div w:id="1519075260">
          <w:marLeft w:val="480"/>
          <w:marRight w:val="0"/>
          <w:marTop w:val="0"/>
          <w:marBottom w:val="0"/>
          <w:divBdr>
            <w:top w:val="none" w:sz="0" w:space="0" w:color="auto"/>
            <w:left w:val="none" w:sz="0" w:space="0" w:color="auto"/>
            <w:bottom w:val="none" w:sz="0" w:space="0" w:color="auto"/>
            <w:right w:val="none" w:sz="0" w:space="0" w:color="auto"/>
          </w:divBdr>
        </w:div>
        <w:div w:id="1558659928">
          <w:marLeft w:val="480"/>
          <w:marRight w:val="0"/>
          <w:marTop w:val="0"/>
          <w:marBottom w:val="0"/>
          <w:divBdr>
            <w:top w:val="none" w:sz="0" w:space="0" w:color="auto"/>
            <w:left w:val="none" w:sz="0" w:space="0" w:color="auto"/>
            <w:bottom w:val="none" w:sz="0" w:space="0" w:color="auto"/>
            <w:right w:val="none" w:sz="0" w:space="0" w:color="auto"/>
          </w:divBdr>
        </w:div>
        <w:div w:id="1572617547">
          <w:marLeft w:val="480"/>
          <w:marRight w:val="0"/>
          <w:marTop w:val="0"/>
          <w:marBottom w:val="0"/>
          <w:divBdr>
            <w:top w:val="none" w:sz="0" w:space="0" w:color="auto"/>
            <w:left w:val="none" w:sz="0" w:space="0" w:color="auto"/>
            <w:bottom w:val="none" w:sz="0" w:space="0" w:color="auto"/>
            <w:right w:val="none" w:sz="0" w:space="0" w:color="auto"/>
          </w:divBdr>
        </w:div>
        <w:div w:id="1650132530">
          <w:marLeft w:val="480"/>
          <w:marRight w:val="0"/>
          <w:marTop w:val="0"/>
          <w:marBottom w:val="0"/>
          <w:divBdr>
            <w:top w:val="none" w:sz="0" w:space="0" w:color="auto"/>
            <w:left w:val="none" w:sz="0" w:space="0" w:color="auto"/>
            <w:bottom w:val="none" w:sz="0" w:space="0" w:color="auto"/>
            <w:right w:val="none" w:sz="0" w:space="0" w:color="auto"/>
          </w:divBdr>
        </w:div>
        <w:div w:id="1658263214">
          <w:marLeft w:val="480"/>
          <w:marRight w:val="0"/>
          <w:marTop w:val="0"/>
          <w:marBottom w:val="0"/>
          <w:divBdr>
            <w:top w:val="none" w:sz="0" w:space="0" w:color="auto"/>
            <w:left w:val="none" w:sz="0" w:space="0" w:color="auto"/>
            <w:bottom w:val="none" w:sz="0" w:space="0" w:color="auto"/>
            <w:right w:val="none" w:sz="0" w:space="0" w:color="auto"/>
          </w:divBdr>
        </w:div>
        <w:div w:id="1671566165">
          <w:marLeft w:val="480"/>
          <w:marRight w:val="0"/>
          <w:marTop w:val="0"/>
          <w:marBottom w:val="0"/>
          <w:divBdr>
            <w:top w:val="none" w:sz="0" w:space="0" w:color="auto"/>
            <w:left w:val="none" w:sz="0" w:space="0" w:color="auto"/>
            <w:bottom w:val="none" w:sz="0" w:space="0" w:color="auto"/>
            <w:right w:val="none" w:sz="0" w:space="0" w:color="auto"/>
          </w:divBdr>
        </w:div>
        <w:div w:id="1696079457">
          <w:marLeft w:val="480"/>
          <w:marRight w:val="0"/>
          <w:marTop w:val="0"/>
          <w:marBottom w:val="0"/>
          <w:divBdr>
            <w:top w:val="none" w:sz="0" w:space="0" w:color="auto"/>
            <w:left w:val="none" w:sz="0" w:space="0" w:color="auto"/>
            <w:bottom w:val="none" w:sz="0" w:space="0" w:color="auto"/>
            <w:right w:val="none" w:sz="0" w:space="0" w:color="auto"/>
          </w:divBdr>
        </w:div>
        <w:div w:id="1698431029">
          <w:marLeft w:val="480"/>
          <w:marRight w:val="0"/>
          <w:marTop w:val="0"/>
          <w:marBottom w:val="0"/>
          <w:divBdr>
            <w:top w:val="none" w:sz="0" w:space="0" w:color="auto"/>
            <w:left w:val="none" w:sz="0" w:space="0" w:color="auto"/>
            <w:bottom w:val="none" w:sz="0" w:space="0" w:color="auto"/>
            <w:right w:val="none" w:sz="0" w:space="0" w:color="auto"/>
          </w:divBdr>
        </w:div>
        <w:div w:id="1724717207">
          <w:marLeft w:val="480"/>
          <w:marRight w:val="0"/>
          <w:marTop w:val="0"/>
          <w:marBottom w:val="0"/>
          <w:divBdr>
            <w:top w:val="none" w:sz="0" w:space="0" w:color="auto"/>
            <w:left w:val="none" w:sz="0" w:space="0" w:color="auto"/>
            <w:bottom w:val="none" w:sz="0" w:space="0" w:color="auto"/>
            <w:right w:val="none" w:sz="0" w:space="0" w:color="auto"/>
          </w:divBdr>
        </w:div>
        <w:div w:id="1740521791">
          <w:marLeft w:val="480"/>
          <w:marRight w:val="0"/>
          <w:marTop w:val="0"/>
          <w:marBottom w:val="0"/>
          <w:divBdr>
            <w:top w:val="none" w:sz="0" w:space="0" w:color="auto"/>
            <w:left w:val="none" w:sz="0" w:space="0" w:color="auto"/>
            <w:bottom w:val="none" w:sz="0" w:space="0" w:color="auto"/>
            <w:right w:val="none" w:sz="0" w:space="0" w:color="auto"/>
          </w:divBdr>
        </w:div>
        <w:div w:id="1932277107">
          <w:marLeft w:val="480"/>
          <w:marRight w:val="0"/>
          <w:marTop w:val="0"/>
          <w:marBottom w:val="0"/>
          <w:divBdr>
            <w:top w:val="none" w:sz="0" w:space="0" w:color="auto"/>
            <w:left w:val="none" w:sz="0" w:space="0" w:color="auto"/>
            <w:bottom w:val="none" w:sz="0" w:space="0" w:color="auto"/>
            <w:right w:val="none" w:sz="0" w:space="0" w:color="auto"/>
          </w:divBdr>
        </w:div>
        <w:div w:id="1940485346">
          <w:marLeft w:val="480"/>
          <w:marRight w:val="0"/>
          <w:marTop w:val="0"/>
          <w:marBottom w:val="0"/>
          <w:divBdr>
            <w:top w:val="none" w:sz="0" w:space="0" w:color="auto"/>
            <w:left w:val="none" w:sz="0" w:space="0" w:color="auto"/>
            <w:bottom w:val="none" w:sz="0" w:space="0" w:color="auto"/>
            <w:right w:val="none" w:sz="0" w:space="0" w:color="auto"/>
          </w:divBdr>
        </w:div>
        <w:div w:id="1956211237">
          <w:marLeft w:val="480"/>
          <w:marRight w:val="0"/>
          <w:marTop w:val="0"/>
          <w:marBottom w:val="0"/>
          <w:divBdr>
            <w:top w:val="none" w:sz="0" w:space="0" w:color="auto"/>
            <w:left w:val="none" w:sz="0" w:space="0" w:color="auto"/>
            <w:bottom w:val="none" w:sz="0" w:space="0" w:color="auto"/>
            <w:right w:val="none" w:sz="0" w:space="0" w:color="auto"/>
          </w:divBdr>
        </w:div>
        <w:div w:id="1956907562">
          <w:marLeft w:val="480"/>
          <w:marRight w:val="0"/>
          <w:marTop w:val="0"/>
          <w:marBottom w:val="0"/>
          <w:divBdr>
            <w:top w:val="none" w:sz="0" w:space="0" w:color="auto"/>
            <w:left w:val="none" w:sz="0" w:space="0" w:color="auto"/>
            <w:bottom w:val="none" w:sz="0" w:space="0" w:color="auto"/>
            <w:right w:val="none" w:sz="0" w:space="0" w:color="auto"/>
          </w:divBdr>
        </w:div>
        <w:div w:id="2019966644">
          <w:marLeft w:val="480"/>
          <w:marRight w:val="0"/>
          <w:marTop w:val="0"/>
          <w:marBottom w:val="0"/>
          <w:divBdr>
            <w:top w:val="none" w:sz="0" w:space="0" w:color="auto"/>
            <w:left w:val="none" w:sz="0" w:space="0" w:color="auto"/>
            <w:bottom w:val="none" w:sz="0" w:space="0" w:color="auto"/>
            <w:right w:val="none" w:sz="0" w:space="0" w:color="auto"/>
          </w:divBdr>
        </w:div>
        <w:div w:id="2124108667">
          <w:marLeft w:val="480"/>
          <w:marRight w:val="0"/>
          <w:marTop w:val="0"/>
          <w:marBottom w:val="0"/>
          <w:divBdr>
            <w:top w:val="none" w:sz="0" w:space="0" w:color="auto"/>
            <w:left w:val="none" w:sz="0" w:space="0" w:color="auto"/>
            <w:bottom w:val="none" w:sz="0" w:space="0" w:color="auto"/>
            <w:right w:val="none" w:sz="0" w:space="0" w:color="auto"/>
          </w:divBdr>
        </w:div>
        <w:div w:id="2126195606">
          <w:marLeft w:val="480"/>
          <w:marRight w:val="0"/>
          <w:marTop w:val="0"/>
          <w:marBottom w:val="0"/>
          <w:divBdr>
            <w:top w:val="none" w:sz="0" w:space="0" w:color="auto"/>
            <w:left w:val="none" w:sz="0" w:space="0" w:color="auto"/>
            <w:bottom w:val="none" w:sz="0" w:space="0" w:color="auto"/>
            <w:right w:val="none" w:sz="0" w:space="0" w:color="auto"/>
          </w:divBdr>
        </w:div>
      </w:divsChild>
    </w:div>
    <w:div w:id="2002537181">
      <w:bodyDiv w:val="1"/>
      <w:marLeft w:val="0"/>
      <w:marRight w:val="0"/>
      <w:marTop w:val="0"/>
      <w:marBottom w:val="0"/>
      <w:divBdr>
        <w:top w:val="none" w:sz="0" w:space="0" w:color="auto"/>
        <w:left w:val="none" w:sz="0" w:space="0" w:color="auto"/>
        <w:bottom w:val="none" w:sz="0" w:space="0" w:color="auto"/>
        <w:right w:val="none" w:sz="0" w:space="0" w:color="auto"/>
      </w:divBdr>
    </w:div>
    <w:div w:id="2005620995">
      <w:bodyDiv w:val="1"/>
      <w:marLeft w:val="0"/>
      <w:marRight w:val="0"/>
      <w:marTop w:val="0"/>
      <w:marBottom w:val="0"/>
      <w:divBdr>
        <w:top w:val="none" w:sz="0" w:space="0" w:color="auto"/>
        <w:left w:val="none" w:sz="0" w:space="0" w:color="auto"/>
        <w:bottom w:val="none" w:sz="0" w:space="0" w:color="auto"/>
        <w:right w:val="none" w:sz="0" w:space="0" w:color="auto"/>
      </w:divBdr>
    </w:div>
    <w:div w:id="2022973503">
      <w:bodyDiv w:val="1"/>
      <w:marLeft w:val="0"/>
      <w:marRight w:val="0"/>
      <w:marTop w:val="0"/>
      <w:marBottom w:val="0"/>
      <w:divBdr>
        <w:top w:val="none" w:sz="0" w:space="0" w:color="auto"/>
        <w:left w:val="none" w:sz="0" w:space="0" w:color="auto"/>
        <w:bottom w:val="none" w:sz="0" w:space="0" w:color="auto"/>
        <w:right w:val="none" w:sz="0" w:space="0" w:color="auto"/>
      </w:divBdr>
    </w:div>
    <w:div w:id="2024090486">
      <w:bodyDiv w:val="1"/>
      <w:marLeft w:val="0"/>
      <w:marRight w:val="0"/>
      <w:marTop w:val="0"/>
      <w:marBottom w:val="0"/>
      <w:divBdr>
        <w:top w:val="none" w:sz="0" w:space="0" w:color="auto"/>
        <w:left w:val="none" w:sz="0" w:space="0" w:color="auto"/>
        <w:bottom w:val="none" w:sz="0" w:space="0" w:color="auto"/>
        <w:right w:val="none" w:sz="0" w:space="0" w:color="auto"/>
      </w:divBdr>
    </w:div>
    <w:div w:id="2025672580">
      <w:bodyDiv w:val="1"/>
      <w:marLeft w:val="0"/>
      <w:marRight w:val="0"/>
      <w:marTop w:val="0"/>
      <w:marBottom w:val="0"/>
      <w:divBdr>
        <w:top w:val="none" w:sz="0" w:space="0" w:color="auto"/>
        <w:left w:val="none" w:sz="0" w:space="0" w:color="auto"/>
        <w:bottom w:val="none" w:sz="0" w:space="0" w:color="auto"/>
        <w:right w:val="none" w:sz="0" w:space="0" w:color="auto"/>
      </w:divBdr>
    </w:div>
    <w:div w:id="2026470779">
      <w:bodyDiv w:val="1"/>
      <w:marLeft w:val="0"/>
      <w:marRight w:val="0"/>
      <w:marTop w:val="0"/>
      <w:marBottom w:val="0"/>
      <w:divBdr>
        <w:top w:val="none" w:sz="0" w:space="0" w:color="auto"/>
        <w:left w:val="none" w:sz="0" w:space="0" w:color="auto"/>
        <w:bottom w:val="none" w:sz="0" w:space="0" w:color="auto"/>
        <w:right w:val="none" w:sz="0" w:space="0" w:color="auto"/>
      </w:divBdr>
    </w:div>
    <w:div w:id="2027713275">
      <w:bodyDiv w:val="1"/>
      <w:marLeft w:val="0"/>
      <w:marRight w:val="0"/>
      <w:marTop w:val="0"/>
      <w:marBottom w:val="0"/>
      <w:divBdr>
        <w:top w:val="none" w:sz="0" w:space="0" w:color="auto"/>
        <w:left w:val="none" w:sz="0" w:space="0" w:color="auto"/>
        <w:bottom w:val="none" w:sz="0" w:space="0" w:color="auto"/>
        <w:right w:val="none" w:sz="0" w:space="0" w:color="auto"/>
      </w:divBdr>
    </w:div>
    <w:div w:id="2029061684">
      <w:bodyDiv w:val="1"/>
      <w:marLeft w:val="0"/>
      <w:marRight w:val="0"/>
      <w:marTop w:val="0"/>
      <w:marBottom w:val="0"/>
      <w:divBdr>
        <w:top w:val="none" w:sz="0" w:space="0" w:color="auto"/>
        <w:left w:val="none" w:sz="0" w:space="0" w:color="auto"/>
        <w:bottom w:val="none" w:sz="0" w:space="0" w:color="auto"/>
        <w:right w:val="none" w:sz="0" w:space="0" w:color="auto"/>
      </w:divBdr>
    </w:div>
    <w:div w:id="2032800490">
      <w:bodyDiv w:val="1"/>
      <w:marLeft w:val="0"/>
      <w:marRight w:val="0"/>
      <w:marTop w:val="0"/>
      <w:marBottom w:val="0"/>
      <w:divBdr>
        <w:top w:val="none" w:sz="0" w:space="0" w:color="auto"/>
        <w:left w:val="none" w:sz="0" w:space="0" w:color="auto"/>
        <w:bottom w:val="none" w:sz="0" w:space="0" w:color="auto"/>
        <w:right w:val="none" w:sz="0" w:space="0" w:color="auto"/>
      </w:divBdr>
    </w:div>
    <w:div w:id="2036927660">
      <w:bodyDiv w:val="1"/>
      <w:marLeft w:val="0"/>
      <w:marRight w:val="0"/>
      <w:marTop w:val="0"/>
      <w:marBottom w:val="0"/>
      <w:divBdr>
        <w:top w:val="none" w:sz="0" w:space="0" w:color="auto"/>
        <w:left w:val="none" w:sz="0" w:space="0" w:color="auto"/>
        <w:bottom w:val="none" w:sz="0" w:space="0" w:color="auto"/>
        <w:right w:val="none" w:sz="0" w:space="0" w:color="auto"/>
      </w:divBdr>
      <w:divsChild>
        <w:div w:id="28573765">
          <w:marLeft w:val="480"/>
          <w:marRight w:val="0"/>
          <w:marTop w:val="0"/>
          <w:marBottom w:val="0"/>
          <w:divBdr>
            <w:top w:val="none" w:sz="0" w:space="0" w:color="auto"/>
            <w:left w:val="none" w:sz="0" w:space="0" w:color="auto"/>
            <w:bottom w:val="none" w:sz="0" w:space="0" w:color="auto"/>
            <w:right w:val="none" w:sz="0" w:space="0" w:color="auto"/>
          </w:divBdr>
        </w:div>
        <w:div w:id="95292394">
          <w:marLeft w:val="480"/>
          <w:marRight w:val="0"/>
          <w:marTop w:val="0"/>
          <w:marBottom w:val="0"/>
          <w:divBdr>
            <w:top w:val="none" w:sz="0" w:space="0" w:color="auto"/>
            <w:left w:val="none" w:sz="0" w:space="0" w:color="auto"/>
            <w:bottom w:val="none" w:sz="0" w:space="0" w:color="auto"/>
            <w:right w:val="none" w:sz="0" w:space="0" w:color="auto"/>
          </w:divBdr>
        </w:div>
        <w:div w:id="208298054">
          <w:marLeft w:val="480"/>
          <w:marRight w:val="0"/>
          <w:marTop w:val="0"/>
          <w:marBottom w:val="0"/>
          <w:divBdr>
            <w:top w:val="none" w:sz="0" w:space="0" w:color="auto"/>
            <w:left w:val="none" w:sz="0" w:space="0" w:color="auto"/>
            <w:bottom w:val="none" w:sz="0" w:space="0" w:color="auto"/>
            <w:right w:val="none" w:sz="0" w:space="0" w:color="auto"/>
          </w:divBdr>
        </w:div>
        <w:div w:id="230821294">
          <w:marLeft w:val="480"/>
          <w:marRight w:val="0"/>
          <w:marTop w:val="0"/>
          <w:marBottom w:val="0"/>
          <w:divBdr>
            <w:top w:val="none" w:sz="0" w:space="0" w:color="auto"/>
            <w:left w:val="none" w:sz="0" w:space="0" w:color="auto"/>
            <w:bottom w:val="none" w:sz="0" w:space="0" w:color="auto"/>
            <w:right w:val="none" w:sz="0" w:space="0" w:color="auto"/>
          </w:divBdr>
        </w:div>
        <w:div w:id="270478007">
          <w:marLeft w:val="480"/>
          <w:marRight w:val="0"/>
          <w:marTop w:val="0"/>
          <w:marBottom w:val="0"/>
          <w:divBdr>
            <w:top w:val="none" w:sz="0" w:space="0" w:color="auto"/>
            <w:left w:val="none" w:sz="0" w:space="0" w:color="auto"/>
            <w:bottom w:val="none" w:sz="0" w:space="0" w:color="auto"/>
            <w:right w:val="none" w:sz="0" w:space="0" w:color="auto"/>
          </w:divBdr>
        </w:div>
        <w:div w:id="284577516">
          <w:marLeft w:val="480"/>
          <w:marRight w:val="0"/>
          <w:marTop w:val="0"/>
          <w:marBottom w:val="0"/>
          <w:divBdr>
            <w:top w:val="none" w:sz="0" w:space="0" w:color="auto"/>
            <w:left w:val="none" w:sz="0" w:space="0" w:color="auto"/>
            <w:bottom w:val="none" w:sz="0" w:space="0" w:color="auto"/>
            <w:right w:val="none" w:sz="0" w:space="0" w:color="auto"/>
          </w:divBdr>
        </w:div>
        <w:div w:id="286858123">
          <w:marLeft w:val="480"/>
          <w:marRight w:val="0"/>
          <w:marTop w:val="0"/>
          <w:marBottom w:val="0"/>
          <w:divBdr>
            <w:top w:val="none" w:sz="0" w:space="0" w:color="auto"/>
            <w:left w:val="none" w:sz="0" w:space="0" w:color="auto"/>
            <w:bottom w:val="none" w:sz="0" w:space="0" w:color="auto"/>
            <w:right w:val="none" w:sz="0" w:space="0" w:color="auto"/>
          </w:divBdr>
        </w:div>
        <w:div w:id="309333871">
          <w:marLeft w:val="480"/>
          <w:marRight w:val="0"/>
          <w:marTop w:val="0"/>
          <w:marBottom w:val="0"/>
          <w:divBdr>
            <w:top w:val="none" w:sz="0" w:space="0" w:color="auto"/>
            <w:left w:val="none" w:sz="0" w:space="0" w:color="auto"/>
            <w:bottom w:val="none" w:sz="0" w:space="0" w:color="auto"/>
            <w:right w:val="none" w:sz="0" w:space="0" w:color="auto"/>
          </w:divBdr>
        </w:div>
        <w:div w:id="344015304">
          <w:marLeft w:val="480"/>
          <w:marRight w:val="0"/>
          <w:marTop w:val="0"/>
          <w:marBottom w:val="0"/>
          <w:divBdr>
            <w:top w:val="none" w:sz="0" w:space="0" w:color="auto"/>
            <w:left w:val="none" w:sz="0" w:space="0" w:color="auto"/>
            <w:bottom w:val="none" w:sz="0" w:space="0" w:color="auto"/>
            <w:right w:val="none" w:sz="0" w:space="0" w:color="auto"/>
          </w:divBdr>
        </w:div>
        <w:div w:id="356852473">
          <w:marLeft w:val="480"/>
          <w:marRight w:val="0"/>
          <w:marTop w:val="0"/>
          <w:marBottom w:val="0"/>
          <w:divBdr>
            <w:top w:val="none" w:sz="0" w:space="0" w:color="auto"/>
            <w:left w:val="none" w:sz="0" w:space="0" w:color="auto"/>
            <w:bottom w:val="none" w:sz="0" w:space="0" w:color="auto"/>
            <w:right w:val="none" w:sz="0" w:space="0" w:color="auto"/>
          </w:divBdr>
        </w:div>
        <w:div w:id="364721436">
          <w:marLeft w:val="480"/>
          <w:marRight w:val="0"/>
          <w:marTop w:val="0"/>
          <w:marBottom w:val="0"/>
          <w:divBdr>
            <w:top w:val="none" w:sz="0" w:space="0" w:color="auto"/>
            <w:left w:val="none" w:sz="0" w:space="0" w:color="auto"/>
            <w:bottom w:val="none" w:sz="0" w:space="0" w:color="auto"/>
            <w:right w:val="none" w:sz="0" w:space="0" w:color="auto"/>
          </w:divBdr>
        </w:div>
        <w:div w:id="391084560">
          <w:marLeft w:val="480"/>
          <w:marRight w:val="0"/>
          <w:marTop w:val="0"/>
          <w:marBottom w:val="0"/>
          <w:divBdr>
            <w:top w:val="none" w:sz="0" w:space="0" w:color="auto"/>
            <w:left w:val="none" w:sz="0" w:space="0" w:color="auto"/>
            <w:bottom w:val="none" w:sz="0" w:space="0" w:color="auto"/>
            <w:right w:val="none" w:sz="0" w:space="0" w:color="auto"/>
          </w:divBdr>
        </w:div>
        <w:div w:id="399447095">
          <w:marLeft w:val="480"/>
          <w:marRight w:val="0"/>
          <w:marTop w:val="0"/>
          <w:marBottom w:val="0"/>
          <w:divBdr>
            <w:top w:val="none" w:sz="0" w:space="0" w:color="auto"/>
            <w:left w:val="none" w:sz="0" w:space="0" w:color="auto"/>
            <w:bottom w:val="none" w:sz="0" w:space="0" w:color="auto"/>
            <w:right w:val="none" w:sz="0" w:space="0" w:color="auto"/>
          </w:divBdr>
        </w:div>
        <w:div w:id="529688755">
          <w:marLeft w:val="480"/>
          <w:marRight w:val="0"/>
          <w:marTop w:val="0"/>
          <w:marBottom w:val="0"/>
          <w:divBdr>
            <w:top w:val="none" w:sz="0" w:space="0" w:color="auto"/>
            <w:left w:val="none" w:sz="0" w:space="0" w:color="auto"/>
            <w:bottom w:val="none" w:sz="0" w:space="0" w:color="auto"/>
            <w:right w:val="none" w:sz="0" w:space="0" w:color="auto"/>
          </w:divBdr>
        </w:div>
        <w:div w:id="534125240">
          <w:marLeft w:val="480"/>
          <w:marRight w:val="0"/>
          <w:marTop w:val="0"/>
          <w:marBottom w:val="0"/>
          <w:divBdr>
            <w:top w:val="none" w:sz="0" w:space="0" w:color="auto"/>
            <w:left w:val="none" w:sz="0" w:space="0" w:color="auto"/>
            <w:bottom w:val="none" w:sz="0" w:space="0" w:color="auto"/>
            <w:right w:val="none" w:sz="0" w:space="0" w:color="auto"/>
          </w:divBdr>
        </w:div>
        <w:div w:id="554238217">
          <w:marLeft w:val="480"/>
          <w:marRight w:val="0"/>
          <w:marTop w:val="0"/>
          <w:marBottom w:val="0"/>
          <w:divBdr>
            <w:top w:val="none" w:sz="0" w:space="0" w:color="auto"/>
            <w:left w:val="none" w:sz="0" w:space="0" w:color="auto"/>
            <w:bottom w:val="none" w:sz="0" w:space="0" w:color="auto"/>
            <w:right w:val="none" w:sz="0" w:space="0" w:color="auto"/>
          </w:divBdr>
        </w:div>
        <w:div w:id="577133201">
          <w:marLeft w:val="480"/>
          <w:marRight w:val="0"/>
          <w:marTop w:val="0"/>
          <w:marBottom w:val="0"/>
          <w:divBdr>
            <w:top w:val="none" w:sz="0" w:space="0" w:color="auto"/>
            <w:left w:val="none" w:sz="0" w:space="0" w:color="auto"/>
            <w:bottom w:val="none" w:sz="0" w:space="0" w:color="auto"/>
            <w:right w:val="none" w:sz="0" w:space="0" w:color="auto"/>
          </w:divBdr>
        </w:div>
        <w:div w:id="626668005">
          <w:marLeft w:val="480"/>
          <w:marRight w:val="0"/>
          <w:marTop w:val="0"/>
          <w:marBottom w:val="0"/>
          <w:divBdr>
            <w:top w:val="none" w:sz="0" w:space="0" w:color="auto"/>
            <w:left w:val="none" w:sz="0" w:space="0" w:color="auto"/>
            <w:bottom w:val="none" w:sz="0" w:space="0" w:color="auto"/>
            <w:right w:val="none" w:sz="0" w:space="0" w:color="auto"/>
          </w:divBdr>
        </w:div>
        <w:div w:id="648248385">
          <w:marLeft w:val="480"/>
          <w:marRight w:val="0"/>
          <w:marTop w:val="0"/>
          <w:marBottom w:val="0"/>
          <w:divBdr>
            <w:top w:val="none" w:sz="0" w:space="0" w:color="auto"/>
            <w:left w:val="none" w:sz="0" w:space="0" w:color="auto"/>
            <w:bottom w:val="none" w:sz="0" w:space="0" w:color="auto"/>
            <w:right w:val="none" w:sz="0" w:space="0" w:color="auto"/>
          </w:divBdr>
        </w:div>
        <w:div w:id="691951520">
          <w:marLeft w:val="480"/>
          <w:marRight w:val="0"/>
          <w:marTop w:val="0"/>
          <w:marBottom w:val="0"/>
          <w:divBdr>
            <w:top w:val="none" w:sz="0" w:space="0" w:color="auto"/>
            <w:left w:val="none" w:sz="0" w:space="0" w:color="auto"/>
            <w:bottom w:val="none" w:sz="0" w:space="0" w:color="auto"/>
            <w:right w:val="none" w:sz="0" w:space="0" w:color="auto"/>
          </w:divBdr>
        </w:div>
        <w:div w:id="701635997">
          <w:marLeft w:val="480"/>
          <w:marRight w:val="0"/>
          <w:marTop w:val="0"/>
          <w:marBottom w:val="0"/>
          <w:divBdr>
            <w:top w:val="none" w:sz="0" w:space="0" w:color="auto"/>
            <w:left w:val="none" w:sz="0" w:space="0" w:color="auto"/>
            <w:bottom w:val="none" w:sz="0" w:space="0" w:color="auto"/>
            <w:right w:val="none" w:sz="0" w:space="0" w:color="auto"/>
          </w:divBdr>
        </w:div>
        <w:div w:id="749740245">
          <w:marLeft w:val="480"/>
          <w:marRight w:val="0"/>
          <w:marTop w:val="0"/>
          <w:marBottom w:val="0"/>
          <w:divBdr>
            <w:top w:val="none" w:sz="0" w:space="0" w:color="auto"/>
            <w:left w:val="none" w:sz="0" w:space="0" w:color="auto"/>
            <w:bottom w:val="none" w:sz="0" w:space="0" w:color="auto"/>
            <w:right w:val="none" w:sz="0" w:space="0" w:color="auto"/>
          </w:divBdr>
        </w:div>
        <w:div w:id="781921396">
          <w:marLeft w:val="480"/>
          <w:marRight w:val="0"/>
          <w:marTop w:val="0"/>
          <w:marBottom w:val="0"/>
          <w:divBdr>
            <w:top w:val="none" w:sz="0" w:space="0" w:color="auto"/>
            <w:left w:val="none" w:sz="0" w:space="0" w:color="auto"/>
            <w:bottom w:val="none" w:sz="0" w:space="0" w:color="auto"/>
            <w:right w:val="none" w:sz="0" w:space="0" w:color="auto"/>
          </w:divBdr>
        </w:div>
        <w:div w:id="784540013">
          <w:marLeft w:val="480"/>
          <w:marRight w:val="0"/>
          <w:marTop w:val="0"/>
          <w:marBottom w:val="0"/>
          <w:divBdr>
            <w:top w:val="none" w:sz="0" w:space="0" w:color="auto"/>
            <w:left w:val="none" w:sz="0" w:space="0" w:color="auto"/>
            <w:bottom w:val="none" w:sz="0" w:space="0" w:color="auto"/>
            <w:right w:val="none" w:sz="0" w:space="0" w:color="auto"/>
          </w:divBdr>
        </w:div>
        <w:div w:id="832187497">
          <w:marLeft w:val="480"/>
          <w:marRight w:val="0"/>
          <w:marTop w:val="0"/>
          <w:marBottom w:val="0"/>
          <w:divBdr>
            <w:top w:val="none" w:sz="0" w:space="0" w:color="auto"/>
            <w:left w:val="none" w:sz="0" w:space="0" w:color="auto"/>
            <w:bottom w:val="none" w:sz="0" w:space="0" w:color="auto"/>
            <w:right w:val="none" w:sz="0" w:space="0" w:color="auto"/>
          </w:divBdr>
        </w:div>
        <w:div w:id="839345813">
          <w:marLeft w:val="480"/>
          <w:marRight w:val="0"/>
          <w:marTop w:val="0"/>
          <w:marBottom w:val="0"/>
          <w:divBdr>
            <w:top w:val="none" w:sz="0" w:space="0" w:color="auto"/>
            <w:left w:val="none" w:sz="0" w:space="0" w:color="auto"/>
            <w:bottom w:val="none" w:sz="0" w:space="0" w:color="auto"/>
            <w:right w:val="none" w:sz="0" w:space="0" w:color="auto"/>
          </w:divBdr>
        </w:div>
        <w:div w:id="952632618">
          <w:marLeft w:val="480"/>
          <w:marRight w:val="0"/>
          <w:marTop w:val="0"/>
          <w:marBottom w:val="0"/>
          <w:divBdr>
            <w:top w:val="none" w:sz="0" w:space="0" w:color="auto"/>
            <w:left w:val="none" w:sz="0" w:space="0" w:color="auto"/>
            <w:bottom w:val="none" w:sz="0" w:space="0" w:color="auto"/>
            <w:right w:val="none" w:sz="0" w:space="0" w:color="auto"/>
          </w:divBdr>
        </w:div>
        <w:div w:id="1002581809">
          <w:marLeft w:val="480"/>
          <w:marRight w:val="0"/>
          <w:marTop w:val="0"/>
          <w:marBottom w:val="0"/>
          <w:divBdr>
            <w:top w:val="none" w:sz="0" w:space="0" w:color="auto"/>
            <w:left w:val="none" w:sz="0" w:space="0" w:color="auto"/>
            <w:bottom w:val="none" w:sz="0" w:space="0" w:color="auto"/>
            <w:right w:val="none" w:sz="0" w:space="0" w:color="auto"/>
          </w:divBdr>
        </w:div>
        <w:div w:id="1004480635">
          <w:marLeft w:val="480"/>
          <w:marRight w:val="0"/>
          <w:marTop w:val="0"/>
          <w:marBottom w:val="0"/>
          <w:divBdr>
            <w:top w:val="none" w:sz="0" w:space="0" w:color="auto"/>
            <w:left w:val="none" w:sz="0" w:space="0" w:color="auto"/>
            <w:bottom w:val="none" w:sz="0" w:space="0" w:color="auto"/>
            <w:right w:val="none" w:sz="0" w:space="0" w:color="auto"/>
          </w:divBdr>
        </w:div>
        <w:div w:id="1029768598">
          <w:marLeft w:val="480"/>
          <w:marRight w:val="0"/>
          <w:marTop w:val="0"/>
          <w:marBottom w:val="0"/>
          <w:divBdr>
            <w:top w:val="none" w:sz="0" w:space="0" w:color="auto"/>
            <w:left w:val="none" w:sz="0" w:space="0" w:color="auto"/>
            <w:bottom w:val="none" w:sz="0" w:space="0" w:color="auto"/>
            <w:right w:val="none" w:sz="0" w:space="0" w:color="auto"/>
          </w:divBdr>
        </w:div>
        <w:div w:id="1078551069">
          <w:marLeft w:val="480"/>
          <w:marRight w:val="0"/>
          <w:marTop w:val="0"/>
          <w:marBottom w:val="0"/>
          <w:divBdr>
            <w:top w:val="none" w:sz="0" w:space="0" w:color="auto"/>
            <w:left w:val="none" w:sz="0" w:space="0" w:color="auto"/>
            <w:bottom w:val="none" w:sz="0" w:space="0" w:color="auto"/>
            <w:right w:val="none" w:sz="0" w:space="0" w:color="auto"/>
          </w:divBdr>
        </w:div>
        <w:div w:id="1166480950">
          <w:marLeft w:val="480"/>
          <w:marRight w:val="0"/>
          <w:marTop w:val="0"/>
          <w:marBottom w:val="0"/>
          <w:divBdr>
            <w:top w:val="none" w:sz="0" w:space="0" w:color="auto"/>
            <w:left w:val="none" w:sz="0" w:space="0" w:color="auto"/>
            <w:bottom w:val="none" w:sz="0" w:space="0" w:color="auto"/>
            <w:right w:val="none" w:sz="0" w:space="0" w:color="auto"/>
          </w:divBdr>
        </w:div>
        <w:div w:id="1196120415">
          <w:marLeft w:val="480"/>
          <w:marRight w:val="0"/>
          <w:marTop w:val="0"/>
          <w:marBottom w:val="0"/>
          <w:divBdr>
            <w:top w:val="none" w:sz="0" w:space="0" w:color="auto"/>
            <w:left w:val="none" w:sz="0" w:space="0" w:color="auto"/>
            <w:bottom w:val="none" w:sz="0" w:space="0" w:color="auto"/>
            <w:right w:val="none" w:sz="0" w:space="0" w:color="auto"/>
          </w:divBdr>
        </w:div>
        <w:div w:id="1198545032">
          <w:marLeft w:val="480"/>
          <w:marRight w:val="0"/>
          <w:marTop w:val="0"/>
          <w:marBottom w:val="0"/>
          <w:divBdr>
            <w:top w:val="none" w:sz="0" w:space="0" w:color="auto"/>
            <w:left w:val="none" w:sz="0" w:space="0" w:color="auto"/>
            <w:bottom w:val="none" w:sz="0" w:space="0" w:color="auto"/>
            <w:right w:val="none" w:sz="0" w:space="0" w:color="auto"/>
          </w:divBdr>
        </w:div>
        <w:div w:id="1202353575">
          <w:marLeft w:val="480"/>
          <w:marRight w:val="0"/>
          <w:marTop w:val="0"/>
          <w:marBottom w:val="0"/>
          <w:divBdr>
            <w:top w:val="none" w:sz="0" w:space="0" w:color="auto"/>
            <w:left w:val="none" w:sz="0" w:space="0" w:color="auto"/>
            <w:bottom w:val="none" w:sz="0" w:space="0" w:color="auto"/>
            <w:right w:val="none" w:sz="0" w:space="0" w:color="auto"/>
          </w:divBdr>
        </w:div>
        <w:div w:id="1214582575">
          <w:marLeft w:val="480"/>
          <w:marRight w:val="0"/>
          <w:marTop w:val="0"/>
          <w:marBottom w:val="0"/>
          <w:divBdr>
            <w:top w:val="none" w:sz="0" w:space="0" w:color="auto"/>
            <w:left w:val="none" w:sz="0" w:space="0" w:color="auto"/>
            <w:bottom w:val="none" w:sz="0" w:space="0" w:color="auto"/>
            <w:right w:val="none" w:sz="0" w:space="0" w:color="auto"/>
          </w:divBdr>
        </w:div>
        <w:div w:id="1241908000">
          <w:marLeft w:val="480"/>
          <w:marRight w:val="0"/>
          <w:marTop w:val="0"/>
          <w:marBottom w:val="0"/>
          <w:divBdr>
            <w:top w:val="none" w:sz="0" w:space="0" w:color="auto"/>
            <w:left w:val="none" w:sz="0" w:space="0" w:color="auto"/>
            <w:bottom w:val="none" w:sz="0" w:space="0" w:color="auto"/>
            <w:right w:val="none" w:sz="0" w:space="0" w:color="auto"/>
          </w:divBdr>
        </w:div>
        <w:div w:id="1267233768">
          <w:marLeft w:val="480"/>
          <w:marRight w:val="0"/>
          <w:marTop w:val="0"/>
          <w:marBottom w:val="0"/>
          <w:divBdr>
            <w:top w:val="none" w:sz="0" w:space="0" w:color="auto"/>
            <w:left w:val="none" w:sz="0" w:space="0" w:color="auto"/>
            <w:bottom w:val="none" w:sz="0" w:space="0" w:color="auto"/>
            <w:right w:val="none" w:sz="0" w:space="0" w:color="auto"/>
          </w:divBdr>
        </w:div>
        <w:div w:id="1316029356">
          <w:marLeft w:val="480"/>
          <w:marRight w:val="0"/>
          <w:marTop w:val="0"/>
          <w:marBottom w:val="0"/>
          <w:divBdr>
            <w:top w:val="none" w:sz="0" w:space="0" w:color="auto"/>
            <w:left w:val="none" w:sz="0" w:space="0" w:color="auto"/>
            <w:bottom w:val="none" w:sz="0" w:space="0" w:color="auto"/>
            <w:right w:val="none" w:sz="0" w:space="0" w:color="auto"/>
          </w:divBdr>
        </w:div>
        <w:div w:id="1404644687">
          <w:marLeft w:val="480"/>
          <w:marRight w:val="0"/>
          <w:marTop w:val="0"/>
          <w:marBottom w:val="0"/>
          <w:divBdr>
            <w:top w:val="none" w:sz="0" w:space="0" w:color="auto"/>
            <w:left w:val="none" w:sz="0" w:space="0" w:color="auto"/>
            <w:bottom w:val="none" w:sz="0" w:space="0" w:color="auto"/>
            <w:right w:val="none" w:sz="0" w:space="0" w:color="auto"/>
          </w:divBdr>
        </w:div>
        <w:div w:id="1451781092">
          <w:marLeft w:val="480"/>
          <w:marRight w:val="0"/>
          <w:marTop w:val="0"/>
          <w:marBottom w:val="0"/>
          <w:divBdr>
            <w:top w:val="none" w:sz="0" w:space="0" w:color="auto"/>
            <w:left w:val="none" w:sz="0" w:space="0" w:color="auto"/>
            <w:bottom w:val="none" w:sz="0" w:space="0" w:color="auto"/>
            <w:right w:val="none" w:sz="0" w:space="0" w:color="auto"/>
          </w:divBdr>
        </w:div>
        <w:div w:id="1460413030">
          <w:marLeft w:val="480"/>
          <w:marRight w:val="0"/>
          <w:marTop w:val="0"/>
          <w:marBottom w:val="0"/>
          <w:divBdr>
            <w:top w:val="none" w:sz="0" w:space="0" w:color="auto"/>
            <w:left w:val="none" w:sz="0" w:space="0" w:color="auto"/>
            <w:bottom w:val="none" w:sz="0" w:space="0" w:color="auto"/>
            <w:right w:val="none" w:sz="0" w:space="0" w:color="auto"/>
          </w:divBdr>
        </w:div>
        <w:div w:id="1568491837">
          <w:marLeft w:val="480"/>
          <w:marRight w:val="0"/>
          <w:marTop w:val="0"/>
          <w:marBottom w:val="0"/>
          <w:divBdr>
            <w:top w:val="none" w:sz="0" w:space="0" w:color="auto"/>
            <w:left w:val="none" w:sz="0" w:space="0" w:color="auto"/>
            <w:bottom w:val="none" w:sz="0" w:space="0" w:color="auto"/>
            <w:right w:val="none" w:sz="0" w:space="0" w:color="auto"/>
          </w:divBdr>
        </w:div>
        <w:div w:id="1636595599">
          <w:marLeft w:val="480"/>
          <w:marRight w:val="0"/>
          <w:marTop w:val="0"/>
          <w:marBottom w:val="0"/>
          <w:divBdr>
            <w:top w:val="none" w:sz="0" w:space="0" w:color="auto"/>
            <w:left w:val="none" w:sz="0" w:space="0" w:color="auto"/>
            <w:bottom w:val="none" w:sz="0" w:space="0" w:color="auto"/>
            <w:right w:val="none" w:sz="0" w:space="0" w:color="auto"/>
          </w:divBdr>
        </w:div>
        <w:div w:id="1668820973">
          <w:marLeft w:val="480"/>
          <w:marRight w:val="0"/>
          <w:marTop w:val="0"/>
          <w:marBottom w:val="0"/>
          <w:divBdr>
            <w:top w:val="none" w:sz="0" w:space="0" w:color="auto"/>
            <w:left w:val="none" w:sz="0" w:space="0" w:color="auto"/>
            <w:bottom w:val="none" w:sz="0" w:space="0" w:color="auto"/>
            <w:right w:val="none" w:sz="0" w:space="0" w:color="auto"/>
          </w:divBdr>
        </w:div>
        <w:div w:id="1785222936">
          <w:marLeft w:val="480"/>
          <w:marRight w:val="0"/>
          <w:marTop w:val="0"/>
          <w:marBottom w:val="0"/>
          <w:divBdr>
            <w:top w:val="none" w:sz="0" w:space="0" w:color="auto"/>
            <w:left w:val="none" w:sz="0" w:space="0" w:color="auto"/>
            <w:bottom w:val="none" w:sz="0" w:space="0" w:color="auto"/>
            <w:right w:val="none" w:sz="0" w:space="0" w:color="auto"/>
          </w:divBdr>
        </w:div>
        <w:div w:id="1800760838">
          <w:marLeft w:val="480"/>
          <w:marRight w:val="0"/>
          <w:marTop w:val="0"/>
          <w:marBottom w:val="0"/>
          <w:divBdr>
            <w:top w:val="none" w:sz="0" w:space="0" w:color="auto"/>
            <w:left w:val="none" w:sz="0" w:space="0" w:color="auto"/>
            <w:bottom w:val="none" w:sz="0" w:space="0" w:color="auto"/>
            <w:right w:val="none" w:sz="0" w:space="0" w:color="auto"/>
          </w:divBdr>
        </w:div>
        <w:div w:id="1851211684">
          <w:marLeft w:val="480"/>
          <w:marRight w:val="0"/>
          <w:marTop w:val="0"/>
          <w:marBottom w:val="0"/>
          <w:divBdr>
            <w:top w:val="none" w:sz="0" w:space="0" w:color="auto"/>
            <w:left w:val="none" w:sz="0" w:space="0" w:color="auto"/>
            <w:bottom w:val="none" w:sz="0" w:space="0" w:color="auto"/>
            <w:right w:val="none" w:sz="0" w:space="0" w:color="auto"/>
          </w:divBdr>
        </w:div>
        <w:div w:id="1882939686">
          <w:marLeft w:val="480"/>
          <w:marRight w:val="0"/>
          <w:marTop w:val="0"/>
          <w:marBottom w:val="0"/>
          <w:divBdr>
            <w:top w:val="none" w:sz="0" w:space="0" w:color="auto"/>
            <w:left w:val="none" w:sz="0" w:space="0" w:color="auto"/>
            <w:bottom w:val="none" w:sz="0" w:space="0" w:color="auto"/>
            <w:right w:val="none" w:sz="0" w:space="0" w:color="auto"/>
          </w:divBdr>
        </w:div>
        <w:div w:id="1888367897">
          <w:marLeft w:val="480"/>
          <w:marRight w:val="0"/>
          <w:marTop w:val="0"/>
          <w:marBottom w:val="0"/>
          <w:divBdr>
            <w:top w:val="none" w:sz="0" w:space="0" w:color="auto"/>
            <w:left w:val="none" w:sz="0" w:space="0" w:color="auto"/>
            <w:bottom w:val="none" w:sz="0" w:space="0" w:color="auto"/>
            <w:right w:val="none" w:sz="0" w:space="0" w:color="auto"/>
          </w:divBdr>
        </w:div>
        <w:div w:id="2003855005">
          <w:marLeft w:val="480"/>
          <w:marRight w:val="0"/>
          <w:marTop w:val="0"/>
          <w:marBottom w:val="0"/>
          <w:divBdr>
            <w:top w:val="none" w:sz="0" w:space="0" w:color="auto"/>
            <w:left w:val="none" w:sz="0" w:space="0" w:color="auto"/>
            <w:bottom w:val="none" w:sz="0" w:space="0" w:color="auto"/>
            <w:right w:val="none" w:sz="0" w:space="0" w:color="auto"/>
          </w:divBdr>
        </w:div>
        <w:div w:id="2031878569">
          <w:marLeft w:val="480"/>
          <w:marRight w:val="0"/>
          <w:marTop w:val="0"/>
          <w:marBottom w:val="0"/>
          <w:divBdr>
            <w:top w:val="none" w:sz="0" w:space="0" w:color="auto"/>
            <w:left w:val="none" w:sz="0" w:space="0" w:color="auto"/>
            <w:bottom w:val="none" w:sz="0" w:space="0" w:color="auto"/>
            <w:right w:val="none" w:sz="0" w:space="0" w:color="auto"/>
          </w:divBdr>
        </w:div>
        <w:div w:id="2073457977">
          <w:marLeft w:val="480"/>
          <w:marRight w:val="0"/>
          <w:marTop w:val="0"/>
          <w:marBottom w:val="0"/>
          <w:divBdr>
            <w:top w:val="none" w:sz="0" w:space="0" w:color="auto"/>
            <w:left w:val="none" w:sz="0" w:space="0" w:color="auto"/>
            <w:bottom w:val="none" w:sz="0" w:space="0" w:color="auto"/>
            <w:right w:val="none" w:sz="0" w:space="0" w:color="auto"/>
          </w:divBdr>
        </w:div>
      </w:divsChild>
    </w:div>
    <w:div w:id="2040665233">
      <w:bodyDiv w:val="1"/>
      <w:marLeft w:val="0"/>
      <w:marRight w:val="0"/>
      <w:marTop w:val="0"/>
      <w:marBottom w:val="0"/>
      <w:divBdr>
        <w:top w:val="none" w:sz="0" w:space="0" w:color="auto"/>
        <w:left w:val="none" w:sz="0" w:space="0" w:color="auto"/>
        <w:bottom w:val="none" w:sz="0" w:space="0" w:color="auto"/>
        <w:right w:val="none" w:sz="0" w:space="0" w:color="auto"/>
      </w:divBdr>
    </w:div>
    <w:div w:id="2043245860">
      <w:bodyDiv w:val="1"/>
      <w:marLeft w:val="0"/>
      <w:marRight w:val="0"/>
      <w:marTop w:val="0"/>
      <w:marBottom w:val="0"/>
      <w:divBdr>
        <w:top w:val="none" w:sz="0" w:space="0" w:color="auto"/>
        <w:left w:val="none" w:sz="0" w:space="0" w:color="auto"/>
        <w:bottom w:val="none" w:sz="0" w:space="0" w:color="auto"/>
        <w:right w:val="none" w:sz="0" w:space="0" w:color="auto"/>
      </w:divBdr>
    </w:div>
    <w:div w:id="2044138151">
      <w:bodyDiv w:val="1"/>
      <w:marLeft w:val="0"/>
      <w:marRight w:val="0"/>
      <w:marTop w:val="0"/>
      <w:marBottom w:val="0"/>
      <w:divBdr>
        <w:top w:val="none" w:sz="0" w:space="0" w:color="auto"/>
        <w:left w:val="none" w:sz="0" w:space="0" w:color="auto"/>
        <w:bottom w:val="none" w:sz="0" w:space="0" w:color="auto"/>
        <w:right w:val="none" w:sz="0" w:space="0" w:color="auto"/>
      </w:divBdr>
    </w:div>
    <w:div w:id="2051176329">
      <w:bodyDiv w:val="1"/>
      <w:marLeft w:val="0"/>
      <w:marRight w:val="0"/>
      <w:marTop w:val="0"/>
      <w:marBottom w:val="0"/>
      <w:divBdr>
        <w:top w:val="none" w:sz="0" w:space="0" w:color="auto"/>
        <w:left w:val="none" w:sz="0" w:space="0" w:color="auto"/>
        <w:bottom w:val="none" w:sz="0" w:space="0" w:color="auto"/>
        <w:right w:val="none" w:sz="0" w:space="0" w:color="auto"/>
      </w:divBdr>
      <w:divsChild>
        <w:div w:id="1017123076">
          <w:marLeft w:val="480"/>
          <w:marRight w:val="0"/>
          <w:marTop w:val="0"/>
          <w:marBottom w:val="0"/>
          <w:divBdr>
            <w:top w:val="none" w:sz="0" w:space="0" w:color="auto"/>
            <w:left w:val="none" w:sz="0" w:space="0" w:color="auto"/>
            <w:bottom w:val="none" w:sz="0" w:space="0" w:color="auto"/>
            <w:right w:val="none" w:sz="0" w:space="0" w:color="auto"/>
          </w:divBdr>
        </w:div>
        <w:div w:id="1482849412">
          <w:marLeft w:val="480"/>
          <w:marRight w:val="0"/>
          <w:marTop w:val="0"/>
          <w:marBottom w:val="0"/>
          <w:divBdr>
            <w:top w:val="none" w:sz="0" w:space="0" w:color="auto"/>
            <w:left w:val="none" w:sz="0" w:space="0" w:color="auto"/>
            <w:bottom w:val="none" w:sz="0" w:space="0" w:color="auto"/>
            <w:right w:val="none" w:sz="0" w:space="0" w:color="auto"/>
          </w:divBdr>
        </w:div>
        <w:div w:id="90400247">
          <w:marLeft w:val="480"/>
          <w:marRight w:val="0"/>
          <w:marTop w:val="0"/>
          <w:marBottom w:val="0"/>
          <w:divBdr>
            <w:top w:val="none" w:sz="0" w:space="0" w:color="auto"/>
            <w:left w:val="none" w:sz="0" w:space="0" w:color="auto"/>
            <w:bottom w:val="none" w:sz="0" w:space="0" w:color="auto"/>
            <w:right w:val="none" w:sz="0" w:space="0" w:color="auto"/>
          </w:divBdr>
        </w:div>
        <w:div w:id="1446536014">
          <w:marLeft w:val="480"/>
          <w:marRight w:val="0"/>
          <w:marTop w:val="0"/>
          <w:marBottom w:val="0"/>
          <w:divBdr>
            <w:top w:val="none" w:sz="0" w:space="0" w:color="auto"/>
            <w:left w:val="none" w:sz="0" w:space="0" w:color="auto"/>
            <w:bottom w:val="none" w:sz="0" w:space="0" w:color="auto"/>
            <w:right w:val="none" w:sz="0" w:space="0" w:color="auto"/>
          </w:divBdr>
        </w:div>
        <w:div w:id="1172917544">
          <w:marLeft w:val="480"/>
          <w:marRight w:val="0"/>
          <w:marTop w:val="0"/>
          <w:marBottom w:val="0"/>
          <w:divBdr>
            <w:top w:val="none" w:sz="0" w:space="0" w:color="auto"/>
            <w:left w:val="none" w:sz="0" w:space="0" w:color="auto"/>
            <w:bottom w:val="none" w:sz="0" w:space="0" w:color="auto"/>
            <w:right w:val="none" w:sz="0" w:space="0" w:color="auto"/>
          </w:divBdr>
        </w:div>
        <w:div w:id="112140835">
          <w:marLeft w:val="480"/>
          <w:marRight w:val="0"/>
          <w:marTop w:val="0"/>
          <w:marBottom w:val="0"/>
          <w:divBdr>
            <w:top w:val="none" w:sz="0" w:space="0" w:color="auto"/>
            <w:left w:val="none" w:sz="0" w:space="0" w:color="auto"/>
            <w:bottom w:val="none" w:sz="0" w:space="0" w:color="auto"/>
            <w:right w:val="none" w:sz="0" w:space="0" w:color="auto"/>
          </w:divBdr>
        </w:div>
        <w:div w:id="676615994">
          <w:marLeft w:val="480"/>
          <w:marRight w:val="0"/>
          <w:marTop w:val="0"/>
          <w:marBottom w:val="0"/>
          <w:divBdr>
            <w:top w:val="none" w:sz="0" w:space="0" w:color="auto"/>
            <w:left w:val="none" w:sz="0" w:space="0" w:color="auto"/>
            <w:bottom w:val="none" w:sz="0" w:space="0" w:color="auto"/>
            <w:right w:val="none" w:sz="0" w:space="0" w:color="auto"/>
          </w:divBdr>
        </w:div>
        <w:div w:id="1644891948">
          <w:marLeft w:val="480"/>
          <w:marRight w:val="0"/>
          <w:marTop w:val="0"/>
          <w:marBottom w:val="0"/>
          <w:divBdr>
            <w:top w:val="none" w:sz="0" w:space="0" w:color="auto"/>
            <w:left w:val="none" w:sz="0" w:space="0" w:color="auto"/>
            <w:bottom w:val="none" w:sz="0" w:space="0" w:color="auto"/>
            <w:right w:val="none" w:sz="0" w:space="0" w:color="auto"/>
          </w:divBdr>
        </w:div>
        <w:div w:id="436481799">
          <w:marLeft w:val="480"/>
          <w:marRight w:val="0"/>
          <w:marTop w:val="0"/>
          <w:marBottom w:val="0"/>
          <w:divBdr>
            <w:top w:val="none" w:sz="0" w:space="0" w:color="auto"/>
            <w:left w:val="none" w:sz="0" w:space="0" w:color="auto"/>
            <w:bottom w:val="none" w:sz="0" w:space="0" w:color="auto"/>
            <w:right w:val="none" w:sz="0" w:space="0" w:color="auto"/>
          </w:divBdr>
        </w:div>
        <w:div w:id="656110374">
          <w:marLeft w:val="480"/>
          <w:marRight w:val="0"/>
          <w:marTop w:val="0"/>
          <w:marBottom w:val="0"/>
          <w:divBdr>
            <w:top w:val="none" w:sz="0" w:space="0" w:color="auto"/>
            <w:left w:val="none" w:sz="0" w:space="0" w:color="auto"/>
            <w:bottom w:val="none" w:sz="0" w:space="0" w:color="auto"/>
            <w:right w:val="none" w:sz="0" w:space="0" w:color="auto"/>
          </w:divBdr>
        </w:div>
        <w:div w:id="481655611">
          <w:marLeft w:val="480"/>
          <w:marRight w:val="0"/>
          <w:marTop w:val="0"/>
          <w:marBottom w:val="0"/>
          <w:divBdr>
            <w:top w:val="none" w:sz="0" w:space="0" w:color="auto"/>
            <w:left w:val="none" w:sz="0" w:space="0" w:color="auto"/>
            <w:bottom w:val="none" w:sz="0" w:space="0" w:color="auto"/>
            <w:right w:val="none" w:sz="0" w:space="0" w:color="auto"/>
          </w:divBdr>
        </w:div>
        <w:div w:id="860046022">
          <w:marLeft w:val="480"/>
          <w:marRight w:val="0"/>
          <w:marTop w:val="0"/>
          <w:marBottom w:val="0"/>
          <w:divBdr>
            <w:top w:val="none" w:sz="0" w:space="0" w:color="auto"/>
            <w:left w:val="none" w:sz="0" w:space="0" w:color="auto"/>
            <w:bottom w:val="none" w:sz="0" w:space="0" w:color="auto"/>
            <w:right w:val="none" w:sz="0" w:space="0" w:color="auto"/>
          </w:divBdr>
        </w:div>
        <w:div w:id="1236085345">
          <w:marLeft w:val="480"/>
          <w:marRight w:val="0"/>
          <w:marTop w:val="0"/>
          <w:marBottom w:val="0"/>
          <w:divBdr>
            <w:top w:val="none" w:sz="0" w:space="0" w:color="auto"/>
            <w:left w:val="none" w:sz="0" w:space="0" w:color="auto"/>
            <w:bottom w:val="none" w:sz="0" w:space="0" w:color="auto"/>
            <w:right w:val="none" w:sz="0" w:space="0" w:color="auto"/>
          </w:divBdr>
        </w:div>
        <w:div w:id="1295211339">
          <w:marLeft w:val="480"/>
          <w:marRight w:val="0"/>
          <w:marTop w:val="0"/>
          <w:marBottom w:val="0"/>
          <w:divBdr>
            <w:top w:val="none" w:sz="0" w:space="0" w:color="auto"/>
            <w:left w:val="none" w:sz="0" w:space="0" w:color="auto"/>
            <w:bottom w:val="none" w:sz="0" w:space="0" w:color="auto"/>
            <w:right w:val="none" w:sz="0" w:space="0" w:color="auto"/>
          </w:divBdr>
        </w:div>
        <w:div w:id="1729038037">
          <w:marLeft w:val="480"/>
          <w:marRight w:val="0"/>
          <w:marTop w:val="0"/>
          <w:marBottom w:val="0"/>
          <w:divBdr>
            <w:top w:val="none" w:sz="0" w:space="0" w:color="auto"/>
            <w:left w:val="none" w:sz="0" w:space="0" w:color="auto"/>
            <w:bottom w:val="none" w:sz="0" w:space="0" w:color="auto"/>
            <w:right w:val="none" w:sz="0" w:space="0" w:color="auto"/>
          </w:divBdr>
        </w:div>
        <w:div w:id="612056258">
          <w:marLeft w:val="480"/>
          <w:marRight w:val="0"/>
          <w:marTop w:val="0"/>
          <w:marBottom w:val="0"/>
          <w:divBdr>
            <w:top w:val="none" w:sz="0" w:space="0" w:color="auto"/>
            <w:left w:val="none" w:sz="0" w:space="0" w:color="auto"/>
            <w:bottom w:val="none" w:sz="0" w:space="0" w:color="auto"/>
            <w:right w:val="none" w:sz="0" w:space="0" w:color="auto"/>
          </w:divBdr>
        </w:div>
        <w:div w:id="1930042659">
          <w:marLeft w:val="480"/>
          <w:marRight w:val="0"/>
          <w:marTop w:val="0"/>
          <w:marBottom w:val="0"/>
          <w:divBdr>
            <w:top w:val="none" w:sz="0" w:space="0" w:color="auto"/>
            <w:left w:val="none" w:sz="0" w:space="0" w:color="auto"/>
            <w:bottom w:val="none" w:sz="0" w:space="0" w:color="auto"/>
            <w:right w:val="none" w:sz="0" w:space="0" w:color="auto"/>
          </w:divBdr>
        </w:div>
        <w:div w:id="1619142850">
          <w:marLeft w:val="480"/>
          <w:marRight w:val="0"/>
          <w:marTop w:val="0"/>
          <w:marBottom w:val="0"/>
          <w:divBdr>
            <w:top w:val="none" w:sz="0" w:space="0" w:color="auto"/>
            <w:left w:val="none" w:sz="0" w:space="0" w:color="auto"/>
            <w:bottom w:val="none" w:sz="0" w:space="0" w:color="auto"/>
            <w:right w:val="none" w:sz="0" w:space="0" w:color="auto"/>
          </w:divBdr>
        </w:div>
        <w:div w:id="715928670">
          <w:marLeft w:val="480"/>
          <w:marRight w:val="0"/>
          <w:marTop w:val="0"/>
          <w:marBottom w:val="0"/>
          <w:divBdr>
            <w:top w:val="none" w:sz="0" w:space="0" w:color="auto"/>
            <w:left w:val="none" w:sz="0" w:space="0" w:color="auto"/>
            <w:bottom w:val="none" w:sz="0" w:space="0" w:color="auto"/>
            <w:right w:val="none" w:sz="0" w:space="0" w:color="auto"/>
          </w:divBdr>
        </w:div>
        <w:div w:id="289093274">
          <w:marLeft w:val="480"/>
          <w:marRight w:val="0"/>
          <w:marTop w:val="0"/>
          <w:marBottom w:val="0"/>
          <w:divBdr>
            <w:top w:val="none" w:sz="0" w:space="0" w:color="auto"/>
            <w:left w:val="none" w:sz="0" w:space="0" w:color="auto"/>
            <w:bottom w:val="none" w:sz="0" w:space="0" w:color="auto"/>
            <w:right w:val="none" w:sz="0" w:space="0" w:color="auto"/>
          </w:divBdr>
        </w:div>
        <w:div w:id="927542749">
          <w:marLeft w:val="480"/>
          <w:marRight w:val="0"/>
          <w:marTop w:val="0"/>
          <w:marBottom w:val="0"/>
          <w:divBdr>
            <w:top w:val="none" w:sz="0" w:space="0" w:color="auto"/>
            <w:left w:val="none" w:sz="0" w:space="0" w:color="auto"/>
            <w:bottom w:val="none" w:sz="0" w:space="0" w:color="auto"/>
            <w:right w:val="none" w:sz="0" w:space="0" w:color="auto"/>
          </w:divBdr>
        </w:div>
        <w:div w:id="260647924">
          <w:marLeft w:val="480"/>
          <w:marRight w:val="0"/>
          <w:marTop w:val="0"/>
          <w:marBottom w:val="0"/>
          <w:divBdr>
            <w:top w:val="none" w:sz="0" w:space="0" w:color="auto"/>
            <w:left w:val="none" w:sz="0" w:space="0" w:color="auto"/>
            <w:bottom w:val="none" w:sz="0" w:space="0" w:color="auto"/>
            <w:right w:val="none" w:sz="0" w:space="0" w:color="auto"/>
          </w:divBdr>
        </w:div>
        <w:div w:id="1192450128">
          <w:marLeft w:val="480"/>
          <w:marRight w:val="0"/>
          <w:marTop w:val="0"/>
          <w:marBottom w:val="0"/>
          <w:divBdr>
            <w:top w:val="none" w:sz="0" w:space="0" w:color="auto"/>
            <w:left w:val="none" w:sz="0" w:space="0" w:color="auto"/>
            <w:bottom w:val="none" w:sz="0" w:space="0" w:color="auto"/>
            <w:right w:val="none" w:sz="0" w:space="0" w:color="auto"/>
          </w:divBdr>
        </w:div>
        <w:div w:id="427048585">
          <w:marLeft w:val="480"/>
          <w:marRight w:val="0"/>
          <w:marTop w:val="0"/>
          <w:marBottom w:val="0"/>
          <w:divBdr>
            <w:top w:val="none" w:sz="0" w:space="0" w:color="auto"/>
            <w:left w:val="none" w:sz="0" w:space="0" w:color="auto"/>
            <w:bottom w:val="none" w:sz="0" w:space="0" w:color="auto"/>
            <w:right w:val="none" w:sz="0" w:space="0" w:color="auto"/>
          </w:divBdr>
        </w:div>
        <w:div w:id="693192847">
          <w:marLeft w:val="480"/>
          <w:marRight w:val="0"/>
          <w:marTop w:val="0"/>
          <w:marBottom w:val="0"/>
          <w:divBdr>
            <w:top w:val="none" w:sz="0" w:space="0" w:color="auto"/>
            <w:left w:val="none" w:sz="0" w:space="0" w:color="auto"/>
            <w:bottom w:val="none" w:sz="0" w:space="0" w:color="auto"/>
            <w:right w:val="none" w:sz="0" w:space="0" w:color="auto"/>
          </w:divBdr>
        </w:div>
        <w:div w:id="656765049">
          <w:marLeft w:val="480"/>
          <w:marRight w:val="0"/>
          <w:marTop w:val="0"/>
          <w:marBottom w:val="0"/>
          <w:divBdr>
            <w:top w:val="none" w:sz="0" w:space="0" w:color="auto"/>
            <w:left w:val="none" w:sz="0" w:space="0" w:color="auto"/>
            <w:bottom w:val="none" w:sz="0" w:space="0" w:color="auto"/>
            <w:right w:val="none" w:sz="0" w:space="0" w:color="auto"/>
          </w:divBdr>
        </w:div>
        <w:div w:id="102968750">
          <w:marLeft w:val="480"/>
          <w:marRight w:val="0"/>
          <w:marTop w:val="0"/>
          <w:marBottom w:val="0"/>
          <w:divBdr>
            <w:top w:val="none" w:sz="0" w:space="0" w:color="auto"/>
            <w:left w:val="none" w:sz="0" w:space="0" w:color="auto"/>
            <w:bottom w:val="none" w:sz="0" w:space="0" w:color="auto"/>
            <w:right w:val="none" w:sz="0" w:space="0" w:color="auto"/>
          </w:divBdr>
        </w:div>
        <w:div w:id="172964038">
          <w:marLeft w:val="480"/>
          <w:marRight w:val="0"/>
          <w:marTop w:val="0"/>
          <w:marBottom w:val="0"/>
          <w:divBdr>
            <w:top w:val="none" w:sz="0" w:space="0" w:color="auto"/>
            <w:left w:val="none" w:sz="0" w:space="0" w:color="auto"/>
            <w:bottom w:val="none" w:sz="0" w:space="0" w:color="auto"/>
            <w:right w:val="none" w:sz="0" w:space="0" w:color="auto"/>
          </w:divBdr>
        </w:div>
        <w:div w:id="710110856">
          <w:marLeft w:val="480"/>
          <w:marRight w:val="0"/>
          <w:marTop w:val="0"/>
          <w:marBottom w:val="0"/>
          <w:divBdr>
            <w:top w:val="none" w:sz="0" w:space="0" w:color="auto"/>
            <w:left w:val="none" w:sz="0" w:space="0" w:color="auto"/>
            <w:bottom w:val="none" w:sz="0" w:space="0" w:color="auto"/>
            <w:right w:val="none" w:sz="0" w:space="0" w:color="auto"/>
          </w:divBdr>
        </w:div>
        <w:div w:id="2047636989">
          <w:marLeft w:val="480"/>
          <w:marRight w:val="0"/>
          <w:marTop w:val="0"/>
          <w:marBottom w:val="0"/>
          <w:divBdr>
            <w:top w:val="none" w:sz="0" w:space="0" w:color="auto"/>
            <w:left w:val="none" w:sz="0" w:space="0" w:color="auto"/>
            <w:bottom w:val="none" w:sz="0" w:space="0" w:color="auto"/>
            <w:right w:val="none" w:sz="0" w:space="0" w:color="auto"/>
          </w:divBdr>
        </w:div>
        <w:div w:id="360083927">
          <w:marLeft w:val="480"/>
          <w:marRight w:val="0"/>
          <w:marTop w:val="0"/>
          <w:marBottom w:val="0"/>
          <w:divBdr>
            <w:top w:val="none" w:sz="0" w:space="0" w:color="auto"/>
            <w:left w:val="none" w:sz="0" w:space="0" w:color="auto"/>
            <w:bottom w:val="none" w:sz="0" w:space="0" w:color="auto"/>
            <w:right w:val="none" w:sz="0" w:space="0" w:color="auto"/>
          </w:divBdr>
        </w:div>
        <w:div w:id="1646854801">
          <w:marLeft w:val="480"/>
          <w:marRight w:val="0"/>
          <w:marTop w:val="0"/>
          <w:marBottom w:val="0"/>
          <w:divBdr>
            <w:top w:val="none" w:sz="0" w:space="0" w:color="auto"/>
            <w:left w:val="none" w:sz="0" w:space="0" w:color="auto"/>
            <w:bottom w:val="none" w:sz="0" w:space="0" w:color="auto"/>
            <w:right w:val="none" w:sz="0" w:space="0" w:color="auto"/>
          </w:divBdr>
        </w:div>
        <w:div w:id="247928752">
          <w:marLeft w:val="480"/>
          <w:marRight w:val="0"/>
          <w:marTop w:val="0"/>
          <w:marBottom w:val="0"/>
          <w:divBdr>
            <w:top w:val="none" w:sz="0" w:space="0" w:color="auto"/>
            <w:left w:val="none" w:sz="0" w:space="0" w:color="auto"/>
            <w:bottom w:val="none" w:sz="0" w:space="0" w:color="auto"/>
            <w:right w:val="none" w:sz="0" w:space="0" w:color="auto"/>
          </w:divBdr>
        </w:div>
        <w:div w:id="953176007">
          <w:marLeft w:val="480"/>
          <w:marRight w:val="0"/>
          <w:marTop w:val="0"/>
          <w:marBottom w:val="0"/>
          <w:divBdr>
            <w:top w:val="none" w:sz="0" w:space="0" w:color="auto"/>
            <w:left w:val="none" w:sz="0" w:space="0" w:color="auto"/>
            <w:bottom w:val="none" w:sz="0" w:space="0" w:color="auto"/>
            <w:right w:val="none" w:sz="0" w:space="0" w:color="auto"/>
          </w:divBdr>
        </w:div>
        <w:div w:id="774250299">
          <w:marLeft w:val="480"/>
          <w:marRight w:val="0"/>
          <w:marTop w:val="0"/>
          <w:marBottom w:val="0"/>
          <w:divBdr>
            <w:top w:val="none" w:sz="0" w:space="0" w:color="auto"/>
            <w:left w:val="none" w:sz="0" w:space="0" w:color="auto"/>
            <w:bottom w:val="none" w:sz="0" w:space="0" w:color="auto"/>
            <w:right w:val="none" w:sz="0" w:space="0" w:color="auto"/>
          </w:divBdr>
        </w:div>
        <w:div w:id="845021565">
          <w:marLeft w:val="480"/>
          <w:marRight w:val="0"/>
          <w:marTop w:val="0"/>
          <w:marBottom w:val="0"/>
          <w:divBdr>
            <w:top w:val="none" w:sz="0" w:space="0" w:color="auto"/>
            <w:left w:val="none" w:sz="0" w:space="0" w:color="auto"/>
            <w:bottom w:val="none" w:sz="0" w:space="0" w:color="auto"/>
            <w:right w:val="none" w:sz="0" w:space="0" w:color="auto"/>
          </w:divBdr>
        </w:div>
        <w:div w:id="370763179">
          <w:marLeft w:val="480"/>
          <w:marRight w:val="0"/>
          <w:marTop w:val="0"/>
          <w:marBottom w:val="0"/>
          <w:divBdr>
            <w:top w:val="none" w:sz="0" w:space="0" w:color="auto"/>
            <w:left w:val="none" w:sz="0" w:space="0" w:color="auto"/>
            <w:bottom w:val="none" w:sz="0" w:space="0" w:color="auto"/>
            <w:right w:val="none" w:sz="0" w:space="0" w:color="auto"/>
          </w:divBdr>
        </w:div>
        <w:div w:id="1853836580">
          <w:marLeft w:val="480"/>
          <w:marRight w:val="0"/>
          <w:marTop w:val="0"/>
          <w:marBottom w:val="0"/>
          <w:divBdr>
            <w:top w:val="none" w:sz="0" w:space="0" w:color="auto"/>
            <w:left w:val="none" w:sz="0" w:space="0" w:color="auto"/>
            <w:bottom w:val="none" w:sz="0" w:space="0" w:color="auto"/>
            <w:right w:val="none" w:sz="0" w:space="0" w:color="auto"/>
          </w:divBdr>
        </w:div>
        <w:div w:id="2109959797">
          <w:marLeft w:val="480"/>
          <w:marRight w:val="0"/>
          <w:marTop w:val="0"/>
          <w:marBottom w:val="0"/>
          <w:divBdr>
            <w:top w:val="none" w:sz="0" w:space="0" w:color="auto"/>
            <w:left w:val="none" w:sz="0" w:space="0" w:color="auto"/>
            <w:bottom w:val="none" w:sz="0" w:space="0" w:color="auto"/>
            <w:right w:val="none" w:sz="0" w:space="0" w:color="auto"/>
          </w:divBdr>
        </w:div>
        <w:div w:id="977225890">
          <w:marLeft w:val="480"/>
          <w:marRight w:val="0"/>
          <w:marTop w:val="0"/>
          <w:marBottom w:val="0"/>
          <w:divBdr>
            <w:top w:val="none" w:sz="0" w:space="0" w:color="auto"/>
            <w:left w:val="none" w:sz="0" w:space="0" w:color="auto"/>
            <w:bottom w:val="none" w:sz="0" w:space="0" w:color="auto"/>
            <w:right w:val="none" w:sz="0" w:space="0" w:color="auto"/>
          </w:divBdr>
        </w:div>
        <w:div w:id="61561938">
          <w:marLeft w:val="480"/>
          <w:marRight w:val="0"/>
          <w:marTop w:val="0"/>
          <w:marBottom w:val="0"/>
          <w:divBdr>
            <w:top w:val="none" w:sz="0" w:space="0" w:color="auto"/>
            <w:left w:val="none" w:sz="0" w:space="0" w:color="auto"/>
            <w:bottom w:val="none" w:sz="0" w:space="0" w:color="auto"/>
            <w:right w:val="none" w:sz="0" w:space="0" w:color="auto"/>
          </w:divBdr>
        </w:div>
        <w:div w:id="1336835878">
          <w:marLeft w:val="480"/>
          <w:marRight w:val="0"/>
          <w:marTop w:val="0"/>
          <w:marBottom w:val="0"/>
          <w:divBdr>
            <w:top w:val="none" w:sz="0" w:space="0" w:color="auto"/>
            <w:left w:val="none" w:sz="0" w:space="0" w:color="auto"/>
            <w:bottom w:val="none" w:sz="0" w:space="0" w:color="auto"/>
            <w:right w:val="none" w:sz="0" w:space="0" w:color="auto"/>
          </w:divBdr>
        </w:div>
        <w:div w:id="220677951">
          <w:marLeft w:val="480"/>
          <w:marRight w:val="0"/>
          <w:marTop w:val="0"/>
          <w:marBottom w:val="0"/>
          <w:divBdr>
            <w:top w:val="none" w:sz="0" w:space="0" w:color="auto"/>
            <w:left w:val="none" w:sz="0" w:space="0" w:color="auto"/>
            <w:bottom w:val="none" w:sz="0" w:space="0" w:color="auto"/>
            <w:right w:val="none" w:sz="0" w:space="0" w:color="auto"/>
          </w:divBdr>
        </w:div>
        <w:div w:id="1495604268">
          <w:marLeft w:val="480"/>
          <w:marRight w:val="0"/>
          <w:marTop w:val="0"/>
          <w:marBottom w:val="0"/>
          <w:divBdr>
            <w:top w:val="none" w:sz="0" w:space="0" w:color="auto"/>
            <w:left w:val="none" w:sz="0" w:space="0" w:color="auto"/>
            <w:bottom w:val="none" w:sz="0" w:space="0" w:color="auto"/>
            <w:right w:val="none" w:sz="0" w:space="0" w:color="auto"/>
          </w:divBdr>
        </w:div>
        <w:div w:id="1646006122">
          <w:marLeft w:val="480"/>
          <w:marRight w:val="0"/>
          <w:marTop w:val="0"/>
          <w:marBottom w:val="0"/>
          <w:divBdr>
            <w:top w:val="none" w:sz="0" w:space="0" w:color="auto"/>
            <w:left w:val="none" w:sz="0" w:space="0" w:color="auto"/>
            <w:bottom w:val="none" w:sz="0" w:space="0" w:color="auto"/>
            <w:right w:val="none" w:sz="0" w:space="0" w:color="auto"/>
          </w:divBdr>
        </w:div>
        <w:div w:id="1451627724">
          <w:marLeft w:val="480"/>
          <w:marRight w:val="0"/>
          <w:marTop w:val="0"/>
          <w:marBottom w:val="0"/>
          <w:divBdr>
            <w:top w:val="none" w:sz="0" w:space="0" w:color="auto"/>
            <w:left w:val="none" w:sz="0" w:space="0" w:color="auto"/>
            <w:bottom w:val="none" w:sz="0" w:space="0" w:color="auto"/>
            <w:right w:val="none" w:sz="0" w:space="0" w:color="auto"/>
          </w:divBdr>
        </w:div>
        <w:div w:id="1408766564">
          <w:marLeft w:val="480"/>
          <w:marRight w:val="0"/>
          <w:marTop w:val="0"/>
          <w:marBottom w:val="0"/>
          <w:divBdr>
            <w:top w:val="none" w:sz="0" w:space="0" w:color="auto"/>
            <w:left w:val="none" w:sz="0" w:space="0" w:color="auto"/>
            <w:bottom w:val="none" w:sz="0" w:space="0" w:color="auto"/>
            <w:right w:val="none" w:sz="0" w:space="0" w:color="auto"/>
          </w:divBdr>
        </w:div>
        <w:div w:id="322006584">
          <w:marLeft w:val="480"/>
          <w:marRight w:val="0"/>
          <w:marTop w:val="0"/>
          <w:marBottom w:val="0"/>
          <w:divBdr>
            <w:top w:val="none" w:sz="0" w:space="0" w:color="auto"/>
            <w:left w:val="none" w:sz="0" w:space="0" w:color="auto"/>
            <w:bottom w:val="none" w:sz="0" w:space="0" w:color="auto"/>
            <w:right w:val="none" w:sz="0" w:space="0" w:color="auto"/>
          </w:divBdr>
        </w:div>
        <w:div w:id="231696780">
          <w:marLeft w:val="480"/>
          <w:marRight w:val="0"/>
          <w:marTop w:val="0"/>
          <w:marBottom w:val="0"/>
          <w:divBdr>
            <w:top w:val="none" w:sz="0" w:space="0" w:color="auto"/>
            <w:left w:val="none" w:sz="0" w:space="0" w:color="auto"/>
            <w:bottom w:val="none" w:sz="0" w:space="0" w:color="auto"/>
            <w:right w:val="none" w:sz="0" w:space="0" w:color="auto"/>
          </w:divBdr>
        </w:div>
        <w:div w:id="1171025637">
          <w:marLeft w:val="480"/>
          <w:marRight w:val="0"/>
          <w:marTop w:val="0"/>
          <w:marBottom w:val="0"/>
          <w:divBdr>
            <w:top w:val="none" w:sz="0" w:space="0" w:color="auto"/>
            <w:left w:val="none" w:sz="0" w:space="0" w:color="auto"/>
            <w:bottom w:val="none" w:sz="0" w:space="0" w:color="auto"/>
            <w:right w:val="none" w:sz="0" w:space="0" w:color="auto"/>
          </w:divBdr>
        </w:div>
        <w:div w:id="2096245253">
          <w:marLeft w:val="480"/>
          <w:marRight w:val="0"/>
          <w:marTop w:val="0"/>
          <w:marBottom w:val="0"/>
          <w:divBdr>
            <w:top w:val="none" w:sz="0" w:space="0" w:color="auto"/>
            <w:left w:val="none" w:sz="0" w:space="0" w:color="auto"/>
            <w:bottom w:val="none" w:sz="0" w:space="0" w:color="auto"/>
            <w:right w:val="none" w:sz="0" w:space="0" w:color="auto"/>
          </w:divBdr>
        </w:div>
        <w:div w:id="643239009">
          <w:marLeft w:val="480"/>
          <w:marRight w:val="0"/>
          <w:marTop w:val="0"/>
          <w:marBottom w:val="0"/>
          <w:divBdr>
            <w:top w:val="none" w:sz="0" w:space="0" w:color="auto"/>
            <w:left w:val="none" w:sz="0" w:space="0" w:color="auto"/>
            <w:bottom w:val="none" w:sz="0" w:space="0" w:color="auto"/>
            <w:right w:val="none" w:sz="0" w:space="0" w:color="auto"/>
          </w:divBdr>
        </w:div>
        <w:div w:id="2098791534">
          <w:marLeft w:val="480"/>
          <w:marRight w:val="0"/>
          <w:marTop w:val="0"/>
          <w:marBottom w:val="0"/>
          <w:divBdr>
            <w:top w:val="none" w:sz="0" w:space="0" w:color="auto"/>
            <w:left w:val="none" w:sz="0" w:space="0" w:color="auto"/>
            <w:bottom w:val="none" w:sz="0" w:space="0" w:color="auto"/>
            <w:right w:val="none" w:sz="0" w:space="0" w:color="auto"/>
          </w:divBdr>
        </w:div>
      </w:divsChild>
    </w:div>
    <w:div w:id="2068529183">
      <w:bodyDiv w:val="1"/>
      <w:marLeft w:val="0"/>
      <w:marRight w:val="0"/>
      <w:marTop w:val="0"/>
      <w:marBottom w:val="0"/>
      <w:divBdr>
        <w:top w:val="none" w:sz="0" w:space="0" w:color="auto"/>
        <w:left w:val="none" w:sz="0" w:space="0" w:color="auto"/>
        <w:bottom w:val="none" w:sz="0" w:space="0" w:color="auto"/>
        <w:right w:val="none" w:sz="0" w:space="0" w:color="auto"/>
      </w:divBdr>
    </w:div>
    <w:div w:id="2077631662">
      <w:bodyDiv w:val="1"/>
      <w:marLeft w:val="0"/>
      <w:marRight w:val="0"/>
      <w:marTop w:val="0"/>
      <w:marBottom w:val="0"/>
      <w:divBdr>
        <w:top w:val="none" w:sz="0" w:space="0" w:color="auto"/>
        <w:left w:val="none" w:sz="0" w:space="0" w:color="auto"/>
        <w:bottom w:val="none" w:sz="0" w:space="0" w:color="auto"/>
        <w:right w:val="none" w:sz="0" w:space="0" w:color="auto"/>
      </w:divBdr>
    </w:div>
    <w:div w:id="2079014597">
      <w:bodyDiv w:val="1"/>
      <w:marLeft w:val="0"/>
      <w:marRight w:val="0"/>
      <w:marTop w:val="0"/>
      <w:marBottom w:val="0"/>
      <w:divBdr>
        <w:top w:val="none" w:sz="0" w:space="0" w:color="auto"/>
        <w:left w:val="none" w:sz="0" w:space="0" w:color="auto"/>
        <w:bottom w:val="none" w:sz="0" w:space="0" w:color="auto"/>
        <w:right w:val="none" w:sz="0" w:space="0" w:color="auto"/>
      </w:divBdr>
    </w:div>
    <w:div w:id="2087261499">
      <w:bodyDiv w:val="1"/>
      <w:marLeft w:val="0"/>
      <w:marRight w:val="0"/>
      <w:marTop w:val="0"/>
      <w:marBottom w:val="0"/>
      <w:divBdr>
        <w:top w:val="none" w:sz="0" w:space="0" w:color="auto"/>
        <w:left w:val="none" w:sz="0" w:space="0" w:color="auto"/>
        <w:bottom w:val="none" w:sz="0" w:space="0" w:color="auto"/>
        <w:right w:val="none" w:sz="0" w:space="0" w:color="auto"/>
      </w:divBdr>
      <w:divsChild>
        <w:div w:id="8534093">
          <w:marLeft w:val="480"/>
          <w:marRight w:val="0"/>
          <w:marTop w:val="0"/>
          <w:marBottom w:val="0"/>
          <w:divBdr>
            <w:top w:val="none" w:sz="0" w:space="0" w:color="auto"/>
            <w:left w:val="none" w:sz="0" w:space="0" w:color="auto"/>
            <w:bottom w:val="none" w:sz="0" w:space="0" w:color="auto"/>
            <w:right w:val="none" w:sz="0" w:space="0" w:color="auto"/>
          </w:divBdr>
        </w:div>
        <w:div w:id="30155779">
          <w:marLeft w:val="480"/>
          <w:marRight w:val="0"/>
          <w:marTop w:val="0"/>
          <w:marBottom w:val="0"/>
          <w:divBdr>
            <w:top w:val="none" w:sz="0" w:space="0" w:color="auto"/>
            <w:left w:val="none" w:sz="0" w:space="0" w:color="auto"/>
            <w:bottom w:val="none" w:sz="0" w:space="0" w:color="auto"/>
            <w:right w:val="none" w:sz="0" w:space="0" w:color="auto"/>
          </w:divBdr>
        </w:div>
        <w:div w:id="79376557">
          <w:marLeft w:val="480"/>
          <w:marRight w:val="0"/>
          <w:marTop w:val="0"/>
          <w:marBottom w:val="0"/>
          <w:divBdr>
            <w:top w:val="none" w:sz="0" w:space="0" w:color="auto"/>
            <w:left w:val="none" w:sz="0" w:space="0" w:color="auto"/>
            <w:bottom w:val="none" w:sz="0" w:space="0" w:color="auto"/>
            <w:right w:val="none" w:sz="0" w:space="0" w:color="auto"/>
          </w:divBdr>
        </w:div>
        <w:div w:id="98110177">
          <w:marLeft w:val="480"/>
          <w:marRight w:val="0"/>
          <w:marTop w:val="0"/>
          <w:marBottom w:val="0"/>
          <w:divBdr>
            <w:top w:val="none" w:sz="0" w:space="0" w:color="auto"/>
            <w:left w:val="none" w:sz="0" w:space="0" w:color="auto"/>
            <w:bottom w:val="none" w:sz="0" w:space="0" w:color="auto"/>
            <w:right w:val="none" w:sz="0" w:space="0" w:color="auto"/>
          </w:divBdr>
        </w:div>
        <w:div w:id="115876263">
          <w:marLeft w:val="480"/>
          <w:marRight w:val="0"/>
          <w:marTop w:val="0"/>
          <w:marBottom w:val="0"/>
          <w:divBdr>
            <w:top w:val="none" w:sz="0" w:space="0" w:color="auto"/>
            <w:left w:val="none" w:sz="0" w:space="0" w:color="auto"/>
            <w:bottom w:val="none" w:sz="0" w:space="0" w:color="auto"/>
            <w:right w:val="none" w:sz="0" w:space="0" w:color="auto"/>
          </w:divBdr>
        </w:div>
        <w:div w:id="167212324">
          <w:marLeft w:val="480"/>
          <w:marRight w:val="0"/>
          <w:marTop w:val="0"/>
          <w:marBottom w:val="0"/>
          <w:divBdr>
            <w:top w:val="none" w:sz="0" w:space="0" w:color="auto"/>
            <w:left w:val="none" w:sz="0" w:space="0" w:color="auto"/>
            <w:bottom w:val="none" w:sz="0" w:space="0" w:color="auto"/>
            <w:right w:val="none" w:sz="0" w:space="0" w:color="auto"/>
          </w:divBdr>
        </w:div>
        <w:div w:id="195630163">
          <w:marLeft w:val="480"/>
          <w:marRight w:val="0"/>
          <w:marTop w:val="0"/>
          <w:marBottom w:val="0"/>
          <w:divBdr>
            <w:top w:val="none" w:sz="0" w:space="0" w:color="auto"/>
            <w:left w:val="none" w:sz="0" w:space="0" w:color="auto"/>
            <w:bottom w:val="none" w:sz="0" w:space="0" w:color="auto"/>
            <w:right w:val="none" w:sz="0" w:space="0" w:color="auto"/>
          </w:divBdr>
        </w:div>
        <w:div w:id="222062033">
          <w:marLeft w:val="480"/>
          <w:marRight w:val="0"/>
          <w:marTop w:val="0"/>
          <w:marBottom w:val="0"/>
          <w:divBdr>
            <w:top w:val="none" w:sz="0" w:space="0" w:color="auto"/>
            <w:left w:val="none" w:sz="0" w:space="0" w:color="auto"/>
            <w:bottom w:val="none" w:sz="0" w:space="0" w:color="auto"/>
            <w:right w:val="none" w:sz="0" w:space="0" w:color="auto"/>
          </w:divBdr>
        </w:div>
        <w:div w:id="231239565">
          <w:marLeft w:val="480"/>
          <w:marRight w:val="0"/>
          <w:marTop w:val="0"/>
          <w:marBottom w:val="0"/>
          <w:divBdr>
            <w:top w:val="none" w:sz="0" w:space="0" w:color="auto"/>
            <w:left w:val="none" w:sz="0" w:space="0" w:color="auto"/>
            <w:bottom w:val="none" w:sz="0" w:space="0" w:color="auto"/>
            <w:right w:val="none" w:sz="0" w:space="0" w:color="auto"/>
          </w:divBdr>
        </w:div>
        <w:div w:id="285936289">
          <w:marLeft w:val="480"/>
          <w:marRight w:val="0"/>
          <w:marTop w:val="0"/>
          <w:marBottom w:val="0"/>
          <w:divBdr>
            <w:top w:val="none" w:sz="0" w:space="0" w:color="auto"/>
            <w:left w:val="none" w:sz="0" w:space="0" w:color="auto"/>
            <w:bottom w:val="none" w:sz="0" w:space="0" w:color="auto"/>
            <w:right w:val="none" w:sz="0" w:space="0" w:color="auto"/>
          </w:divBdr>
        </w:div>
        <w:div w:id="297496013">
          <w:marLeft w:val="480"/>
          <w:marRight w:val="0"/>
          <w:marTop w:val="0"/>
          <w:marBottom w:val="0"/>
          <w:divBdr>
            <w:top w:val="none" w:sz="0" w:space="0" w:color="auto"/>
            <w:left w:val="none" w:sz="0" w:space="0" w:color="auto"/>
            <w:bottom w:val="none" w:sz="0" w:space="0" w:color="auto"/>
            <w:right w:val="none" w:sz="0" w:space="0" w:color="auto"/>
          </w:divBdr>
        </w:div>
        <w:div w:id="353312992">
          <w:marLeft w:val="480"/>
          <w:marRight w:val="0"/>
          <w:marTop w:val="0"/>
          <w:marBottom w:val="0"/>
          <w:divBdr>
            <w:top w:val="none" w:sz="0" w:space="0" w:color="auto"/>
            <w:left w:val="none" w:sz="0" w:space="0" w:color="auto"/>
            <w:bottom w:val="none" w:sz="0" w:space="0" w:color="auto"/>
            <w:right w:val="none" w:sz="0" w:space="0" w:color="auto"/>
          </w:divBdr>
        </w:div>
        <w:div w:id="457068911">
          <w:marLeft w:val="480"/>
          <w:marRight w:val="0"/>
          <w:marTop w:val="0"/>
          <w:marBottom w:val="0"/>
          <w:divBdr>
            <w:top w:val="none" w:sz="0" w:space="0" w:color="auto"/>
            <w:left w:val="none" w:sz="0" w:space="0" w:color="auto"/>
            <w:bottom w:val="none" w:sz="0" w:space="0" w:color="auto"/>
            <w:right w:val="none" w:sz="0" w:space="0" w:color="auto"/>
          </w:divBdr>
        </w:div>
        <w:div w:id="495192107">
          <w:marLeft w:val="480"/>
          <w:marRight w:val="0"/>
          <w:marTop w:val="0"/>
          <w:marBottom w:val="0"/>
          <w:divBdr>
            <w:top w:val="none" w:sz="0" w:space="0" w:color="auto"/>
            <w:left w:val="none" w:sz="0" w:space="0" w:color="auto"/>
            <w:bottom w:val="none" w:sz="0" w:space="0" w:color="auto"/>
            <w:right w:val="none" w:sz="0" w:space="0" w:color="auto"/>
          </w:divBdr>
        </w:div>
        <w:div w:id="564995478">
          <w:marLeft w:val="480"/>
          <w:marRight w:val="0"/>
          <w:marTop w:val="0"/>
          <w:marBottom w:val="0"/>
          <w:divBdr>
            <w:top w:val="none" w:sz="0" w:space="0" w:color="auto"/>
            <w:left w:val="none" w:sz="0" w:space="0" w:color="auto"/>
            <w:bottom w:val="none" w:sz="0" w:space="0" w:color="auto"/>
            <w:right w:val="none" w:sz="0" w:space="0" w:color="auto"/>
          </w:divBdr>
        </w:div>
        <w:div w:id="674648636">
          <w:marLeft w:val="480"/>
          <w:marRight w:val="0"/>
          <w:marTop w:val="0"/>
          <w:marBottom w:val="0"/>
          <w:divBdr>
            <w:top w:val="none" w:sz="0" w:space="0" w:color="auto"/>
            <w:left w:val="none" w:sz="0" w:space="0" w:color="auto"/>
            <w:bottom w:val="none" w:sz="0" w:space="0" w:color="auto"/>
            <w:right w:val="none" w:sz="0" w:space="0" w:color="auto"/>
          </w:divBdr>
        </w:div>
        <w:div w:id="872809014">
          <w:marLeft w:val="480"/>
          <w:marRight w:val="0"/>
          <w:marTop w:val="0"/>
          <w:marBottom w:val="0"/>
          <w:divBdr>
            <w:top w:val="none" w:sz="0" w:space="0" w:color="auto"/>
            <w:left w:val="none" w:sz="0" w:space="0" w:color="auto"/>
            <w:bottom w:val="none" w:sz="0" w:space="0" w:color="auto"/>
            <w:right w:val="none" w:sz="0" w:space="0" w:color="auto"/>
          </w:divBdr>
        </w:div>
        <w:div w:id="879783896">
          <w:marLeft w:val="480"/>
          <w:marRight w:val="0"/>
          <w:marTop w:val="0"/>
          <w:marBottom w:val="0"/>
          <w:divBdr>
            <w:top w:val="none" w:sz="0" w:space="0" w:color="auto"/>
            <w:left w:val="none" w:sz="0" w:space="0" w:color="auto"/>
            <w:bottom w:val="none" w:sz="0" w:space="0" w:color="auto"/>
            <w:right w:val="none" w:sz="0" w:space="0" w:color="auto"/>
          </w:divBdr>
        </w:div>
        <w:div w:id="909773088">
          <w:marLeft w:val="480"/>
          <w:marRight w:val="0"/>
          <w:marTop w:val="0"/>
          <w:marBottom w:val="0"/>
          <w:divBdr>
            <w:top w:val="none" w:sz="0" w:space="0" w:color="auto"/>
            <w:left w:val="none" w:sz="0" w:space="0" w:color="auto"/>
            <w:bottom w:val="none" w:sz="0" w:space="0" w:color="auto"/>
            <w:right w:val="none" w:sz="0" w:space="0" w:color="auto"/>
          </w:divBdr>
        </w:div>
        <w:div w:id="921180901">
          <w:marLeft w:val="480"/>
          <w:marRight w:val="0"/>
          <w:marTop w:val="0"/>
          <w:marBottom w:val="0"/>
          <w:divBdr>
            <w:top w:val="none" w:sz="0" w:space="0" w:color="auto"/>
            <w:left w:val="none" w:sz="0" w:space="0" w:color="auto"/>
            <w:bottom w:val="none" w:sz="0" w:space="0" w:color="auto"/>
            <w:right w:val="none" w:sz="0" w:space="0" w:color="auto"/>
          </w:divBdr>
        </w:div>
        <w:div w:id="923566012">
          <w:marLeft w:val="480"/>
          <w:marRight w:val="0"/>
          <w:marTop w:val="0"/>
          <w:marBottom w:val="0"/>
          <w:divBdr>
            <w:top w:val="none" w:sz="0" w:space="0" w:color="auto"/>
            <w:left w:val="none" w:sz="0" w:space="0" w:color="auto"/>
            <w:bottom w:val="none" w:sz="0" w:space="0" w:color="auto"/>
            <w:right w:val="none" w:sz="0" w:space="0" w:color="auto"/>
          </w:divBdr>
        </w:div>
        <w:div w:id="968168876">
          <w:marLeft w:val="480"/>
          <w:marRight w:val="0"/>
          <w:marTop w:val="0"/>
          <w:marBottom w:val="0"/>
          <w:divBdr>
            <w:top w:val="none" w:sz="0" w:space="0" w:color="auto"/>
            <w:left w:val="none" w:sz="0" w:space="0" w:color="auto"/>
            <w:bottom w:val="none" w:sz="0" w:space="0" w:color="auto"/>
            <w:right w:val="none" w:sz="0" w:space="0" w:color="auto"/>
          </w:divBdr>
        </w:div>
        <w:div w:id="989942907">
          <w:marLeft w:val="480"/>
          <w:marRight w:val="0"/>
          <w:marTop w:val="0"/>
          <w:marBottom w:val="0"/>
          <w:divBdr>
            <w:top w:val="none" w:sz="0" w:space="0" w:color="auto"/>
            <w:left w:val="none" w:sz="0" w:space="0" w:color="auto"/>
            <w:bottom w:val="none" w:sz="0" w:space="0" w:color="auto"/>
            <w:right w:val="none" w:sz="0" w:space="0" w:color="auto"/>
          </w:divBdr>
        </w:div>
        <w:div w:id="1013922837">
          <w:marLeft w:val="480"/>
          <w:marRight w:val="0"/>
          <w:marTop w:val="0"/>
          <w:marBottom w:val="0"/>
          <w:divBdr>
            <w:top w:val="none" w:sz="0" w:space="0" w:color="auto"/>
            <w:left w:val="none" w:sz="0" w:space="0" w:color="auto"/>
            <w:bottom w:val="none" w:sz="0" w:space="0" w:color="auto"/>
            <w:right w:val="none" w:sz="0" w:space="0" w:color="auto"/>
          </w:divBdr>
        </w:div>
        <w:div w:id="1051151886">
          <w:marLeft w:val="480"/>
          <w:marRight w:val="0"/>
          <w:marTop w:val="0"/>
          <w:marBottom w:val="0"/>
          <w:divBdr>
            <w:top w:val="none" w:sz="0" w:space="0" w:color="auto"/>
            <w:left w:val="none" w:sz="0" w:space="0" w:color="auto"/>
            <w:bottom w:val="none" w:sz="0" w:space="0" w:color="auto"/>
            <w:right w:val="none" w:sz="0" w:space="0" w:color="auto"/>
          </w:divBdr>
        </w:div>
        <w:div w:id="1190686215">
          <w:marLeft w:val="480"/>
          <w:marRight w:val="0"/>
          <w:marTop w:val="0"/>
          <w:marBottom w:val="0"/>
          <w:divBdr>
            <w:top w:val="none" w:sz="0" w:space="0" w:color="auto"/>
            <w:left w:val="none" w:sz="0" w:space="0" w:color="auto"/>
            <w:bottom w:val="none" w:sz="0" w:space="0" w:color="auto"/>
            <w:right w:val="none" w:sz="0" w:space="0" w:color="auto"/>
          </w:divBdr>
        </w:div>
        <w:div w:id="1199077260">
          <w:marLeft w:val="480"/>
          <w:marRight w:val="0"/>
          <w:marTop w:val="0"/>
          <w:marBottom w:val="0"/>
          <w:divBdr>
            <w:top w:val="none" w:sz="0" w:space="0" w:color="auto"/>
            <w:left w:val="none" w:sz="0" w:space="0" w:color="auto"/>
            <w:bottom w:val="none" w:sz="0" w:space="0" w:color="auto"/>
            <w:right w:val="none" w:sz="0" w:space="0" w:color="auto"/>
          </w:divBdr>
        </w:div>
        <w:div w:id="1295795572">
          <w:marLeft w:val="480"/>
          <w:marRight w:val="0"/>
          <w:marTop w:val="0"/>
          <w:marBottom w:val="0"/>
          <w:divBdr>
            <w:top w:val="none" w:sz="0" w:space="0" w:color="auto"/>
            <w:left w:val="none" w:sz="0" w:space="0" w:color="auto"/>
            <w:bottom w:val="none" w:sz="0" w:space="0" w:color="auto"/>
            <w:right w:val="none" w:sz="0" w:space="0" w:color="auto"/>
          </w:divBdr>
        </w:div>
        <w:div w:id="1296639605">
          <w:marLeft w:val="480"/>
          <w:marRight w:val="0"/>
          <w:marTop w:val="0"/>
          <w:marBottom w:val="0"/>
          <w:divBdr>
            <w:top w:val="none" w:sz="0" w:space="0" w:color="auto"/>
            <w:left w:val="none" w:sz="0" w:space="0" w:color="auto"/>
            <w:bottom w:val="none" w:sz="0" w:space="0" w:color="auto"/>
            <w:right w:val="none" w:sz="0" w:space="0" w:color="auto"/>
          </w:divBdr>
        </w:div>
        <w:div w:id="1314413498">
          <w:marLeft w:val="480"/>
          <w:marRight w:val="0"/>
          <w:marTop w:val="0"/>
          <w:marBottom w:val="0"/>
          <w:divBdr>
            <w:top w:val="none" w:sz="0" w:space="0" w:color="auto"/>
            <w:left w:val="none" w:sz="0" w:space="0" w:color="auto"/>
            <w:bottom w:val="none" w:sz="0" w:space="0" w:color="auto"/>
            <w:right w:val="none" w:sz="0" w:space="0" w:color="auto"/>
          </w:divBdr>
        </w:div>
        <w:div w:id="1340889463">
          <w:marLeft w:val="480"/>
          <w:marRight w:val="0"/>
          <w:marTop w:val="0"/>
          <w:marBottom w:val="0"/>
          <w:divBdr>
            <w:top w:val="none" w:sz="0" w:space="0" w:color="auto"/>
            <w:left w:val="none" w:sz="0" w:space="0" w:color="auto"/>
            <w:bottom w:val="none" w:sz="0" w:space="0" w:color="auto"/>
            <w:right w:val="none" w:sz="0" w:space="0" w:color="auto"/>
          </w:divBdr>
        </w:div>
        <w:div w:id="1364791650">
          <w:marLeft w:val="480"/>
          <w:marRight w:val="0"/>
          <w:marTop w:val="0"/>
          <w:marBottom w:val="0"/>
          <w:divBdr>
            <w:top w:val="none" w:sz="0" w:space="0" w:color="auto"/>
            <w:left w:val="none" w:sz="0" w:space="0" w:color="auto"/>
            <w:bottom w:val="none" w:sz="0" w:space="0" w:color="auto"/>
            <w:right w:val="none" w:sz="0" w:space="0" w:color="auto"/>
          </w:divBdr>
        </w:div>
        <w:div w:id="1372026192">
          <w:marLeft w:val="480"/>
          <w:marRight w:val="0"/>
          <w:marTop w:val="0"/>
          <w:marBottom w:val="0"/>
          <w:divBdr>
            <w:top w:val="none" w:sz="0" w:space="0" w:color="auto"/>
            <w:left w:val="none" w:sz="0" w:space="0" w:color="auto"/>
            <w:bottom w:val="none" w:sz="0" w:space="0" w:color="auto"/>
            <w:right w:val="none" w:sz="0" w:space="0" w:color="auto"/>
          </w:divBdr>
        </w:div>
        <w:div w:id="1391228638">
          <w:marLeft w:val="480"/>
          <w:marRight w:val="0"/>
          <w:marTop w:val="0"/>
          <w:marBottom w:val="0"/>
          <w:divBdr>
            <w:top w:val="none" w:sz="0" w:space="0" w:color="auto"/>
            <w:left w:val="none" w:sz="0" w:space="0" w:color="auto"/>
            <w:bottom w:val="none" w:sz="0" w:space="0" w:color="auto"/>
            <w:right w:val="none" w:sz="0" w:space="0" w:color="auto"/>
          </w:divBdr>
        </w:div>
        <w:div w:id="1445878585">
          <w:marLeft w:val="480"/>
          <w:marRight w:val="0"/>
          <w:marTop w:val="0"/>
          <w:marBottom w:val="0"/>
          <w:divBdr>
            <w:top w:val="none" w:sz="0" w:space="0" w:color="auto"/>
            <w:left w:val="none" w:sz="0" w:space="0" w:color="auto"/>
            <w:bottom w:val="none" w:sz="0" w:space="0" w:color="auto"/>
            <w:right w:val="none" w:sz="0" w:space="0" w:color="auto"/>
          </w:divBdr>
        </w:div>
        <w:div w:id="1496921177">
          <w:marLeft w:val="480"/>
          <w:marRight w:val="0"/>
          <w:marTop w:val="0"/>
          <w:marBottom w:val="0"/>
          <w:divBdr>
            <w:top w:val="none" w:sz="0" w:space="0" w:color="auto"/>
            <w:left w:val="none" w:sz="0" w:space="0" w:color="auto"/>
            <w:bottom w:val="none" w:sz="0" w:space="0" w:color="auto"/>
            <w:right w:val="none" w:sz="0" w:space="0" w:color="auto"/>
          </w:divBdr>
        </w:div>
        <w:div w:id="1502618942">
          <w:marLeft w:val="480"/>
          <w:marRight w:val="0"/>
          <w:marTop w:val="0"/>
          <w:marBottom w:val="0"/>
          <w:divBdr>
            <w:top w:val="none" w:sz="0" w:space="0" w:color="auto"/>
            <w:left w:val="none" w:sz="0" w:space="0" w:color="auto"/>
            <w:bottom w:val="none" w:sz="0" w:space="0" w:color="auto"/>
            <w:right w:val="none" w:sz="0" w:space="0" w:color="auto"/>
          </w:divBdr>
        </w:div>
        <w:div w:id="1542403120">
          <w:marLeft w:val="480"/>
          <w:marRight w:val="0"/>
          <w:marTop w:val="0"/>
          <w:marBottom w:val="0"/>
          <w:divBdr>
            <w:top w:val="none" w:sz="0" w:space="0" w:color="auto"/>
            <w:left w:val="none" w:sz="0" w:space="0" w:color="auto"/>
            <w:bottom w:val="none" w:sz="0" w:space="0" w:color="auto"/>
            <w:right w:val="none" w:sz="0" w:space="0" w:color="auto"/>
          </w:divBdr>
        </w:div>
        <w:div w:id="1560362854">
          <w:marLeft w:val="480"/>
          <w:marRight w:val="0"/>
          <w:marTop w:val="0"/>
          <w:marBottom w:val="0"/>
          <w:divBdr>
            <w:top w:val="none" w:sz="0" w:space="0" w:color="auto"/>
            <w:left w:val="none" w:sz="0" w:space="0" w:color="auto"/>
            <w:bottom w:val="none" w:sz="0" w:space="0" w:color="auto"/>
            <w:right w:val="none" w:sz="0" w:space="0" w:color="auto"/>
          </w:divBdr>
        </w:div>
        <w:div w:id="1615597312">
          <w:marLeft w:val="480"/>
          <w:marRight w:val="0"/>
          <w:marTop w:val="0"/>
          <w:marBottom w:val="0"/>
          <w:divBdr>
            <w:top w:val="none" w:sz="0" w:space="0" w:color="auto"/>
            <w:left w:val="none" w:sz="0" w:space="0" w:color="auto"/>
            <w:bottom w:val="none" w:sz="0" w:space="0" w:color="auto"/>
            <w:right w:val="none" w:sz="0" w:space="0" w:color="auto"/>
          </w:divBdr>
        </w:div>
        <w:div w:id="1620599421">
          <w:marLeft w:val="480"/>
          <w:marRight w:val="0"/>
          <w:marTop w:val="0"/>
          <w:marBottom w:val="0"/>
          <w:divBdr>
            <w:top w:val="none" w:sz="0" w:space="0" w:color="auto"/>
            <w:left w:val="none" w:sz="0" w:space="0" w:color="auto"/>
            <w:bottom w:val="none" w:sz="0" w:space="0" w:color="auto"/>
            <w:right w:val="none" w:sz="0" w:space="0" w:color="auto"/>
          </w:divBdr>
        </w:div>
        <w:div w:id="1629119434">
          <w:marLeft w:val="480"/>
          <w:marRight w:val="0"/>
          <w:marTop w:val="0"/>
          <w:marBottom w:val="0"/>
          <w:divBdr>
            <w:top w:val="none" w:sz="0" w:space="0" w:color="auto"/>
            <w:left w:val="none" w:sz="0" w:space="0" w:color="auto"/>
            <w:bottom w:val="none" w:sz="0" w:space="0" w:color="auto"/>
            <w:right w:val="none" w:sz="0" w:space="0" w:color="auto"/>
          </w:divBdr>
        </w:div>
        <w:div w:id="1746144003">
          <w:marLeft w:val="480"/>
          <w:marRight w:val="0"/>
          <w:marTop w:val="0"/>
          <w:marBottom w:val="0"/>
          <w:divBdr>
            <w:top w:val="none" w:sz="0" w:space="0" w:color="auto"/>
            <w:left w:val="none" w:sz="0" w:space="0" w:color="auto"/>
            <w:bottom w:val="none" w:sz="0" w:space="0" w:color="auto"/>
            <w:right w:val="none" w:sz="0" w:space="0" w:color="auto"/>
          </w:divBdr>
        </w:div>
        <w:div w:id="1749881990">
          <w:marLeft w:val="480"/>
          <w:marRight w:val="0"/>
          <w:marTop w:val="0"/>
          <w:marBottom w:val="0"/>
          <w:divBdr>
            <w:top w:val="none" w:sz="0" w:space="0" w:color="auto"/>
            <w:left w:val="none" w:sz="0" w:space="0" w:color="auto"/>
            <w:bottom w:val="none" w:sz="0" w:space="0" w:color="auto"/>
            <w:right w:val="none" w:sz="0" w:space="0" w:color="auto"/>
          </w:divBdr>
        </w:div>
        <w:div w:id="1816874250">
          <w:marLeft w:val="480"/>
          <w:marRight w:val="0"/>
          <w:marTop w:val="0"/>
          <w:marBottom w:val="0"/>
          <w:divBdr>
            <w:top w:val="none" w:sz="0" w:space="0" w:color="auto"/>
            <w:left w:val="none" w:sz="0" w:space="0" w:color="auto"/>
            <w:bottom w:val="none" w:sz="0" w:space="0" w:color="auto"/>
            <w:right w:val="none" w:sz="0" w:space="0" w:color="auto"/>
          </w:divBdr>
        </w:div>
        <w:div w:id="1829634761">
          <w:marLeft w:val="480"/>
          <w:marRight w:val="0"/>
          <w:marTop w:val="0"/>
          <w:marBottom w:val="0"/>
          <w:divBdr>
            <w:top w:val="none" w:sz="0" w:space="0" w:color="auto"/>
            <w:left w:val="none" w:sz="0" w:space="0" w:color="auto"/>
            <w:bottom w:val="none" w:sz="0" w:space="0" w:color="auto"/>
            <w:right w:val="none" w:sz="0" w:space="0" w:color="auto"/>
          </w:divBdr>
        </w:div>
        <w:div w:id="1927300039">
          <w:marLeft w:val="480"/>
          <w:marRight w:val="0"/>
          <w:marTop w:val="0"/>
          <w:marBottom w:val="0"/>
          <w:divBdr>
            <w:top w:val="none" w:sz="0" w:space="0" w:color="auto"/>
            <w:left w:val="none" w:sz="0" w:space="0" w:color="auto"/>
            <w:bottom w:val="none" w:sz="0" w:space="0" w:color="auto"/>
            <w:right w:val="none" w:sz="0" w:space="0" w:color="auto"/>
          </w:divBdr>
        </w:div>
        <w:div w:id="1955284162">
          <w:marLeft w:val="480"/>
          <w:marRight w:val="0"/>
          <w:marTop w:val="0"/>
          <w:marBottom w:val="0"/>
          <w:divBdr>
            <w:top w:val="none" w:sz="0" w:space="0" w:color="auto"/>
            <w:left w:val="none" w:sz="0" w:space="0" w:color="auto"/>
            <w:bottom w:val="none" w:sz="0" w:space="0" w:color="auto"/>
            <w:right w:val="none" w:sz="0" w:space="0" w:color="auto"/>
          </w:divBdr>
        </w:div>
        <w:div w:id="1985969164">
          <w:marLeft w:val="480"/>
          <w:marRight w:val="0"/>
          <w:marTop w:val="0"/>
          <w:marBottom w:val="0"/>
          <w:divBdr>
            <w:top w:val="none" w:sz="0" w:space="0" w:color="auto"/>
            <w:left w:val="none" w:sz="0" w:space="0" w:color="auto"/>
            <w:bottom w:val="none" w:sz="0" w:space="0" w:color="auto"/>
            <w:right w:val="none" w:sz="0" w:space="0" w:color="auto"/>
          </w:divBdr>
        </w:div>
        <w:div w:id="2021199914">
          <w:marLeft w:val="480"/>
          <w:marRight w:val="0"/>
          <w:marTop w:val="0"/>
          <w:marBottom w:val="0"/>
          <w:divBdr>
            <w:top w:val="none" w:sz="0" w:space="0" w:color="auto"/>
            <w:left w:val="none" w:sz="0" w:space="0" w:color="auto"/>
            <w:bottom w:val="none" w:sz="0" w:space="0" w:color="auto"/>
            <w:right w:val="none" w:sz="0" w:space="0" w:color="auto"/>
          </w:divBdr>
        </w:div>
        <w:div w:id="2023587318">
          <w:marLeft w:val="480"/>
          <w:marRight w:val="0"/>
          <w:marTop w:val="0"/>
          <w:marBottom w:val="0"/>
          <w:divBdr>
            <w:top w:val="none" w:sz="0" w:space="0" w:color="auto"/>
            <w:left w:val="none" w:sz="0" w:space="0" w:color="auto"/>
            <w:bottom w:val="none" w:sz="0" w:space="0" w:color="auto"/>
            <w:right w:val="none" w:sz="0" w:space="0" w:color="auto"/>
          </w:divBdr>
        </w:div>
        <w:div w:id="2026323608">
          <w:marLeft w:val="480"/>
          <w:marRight w:val="0"/>
          <w:marTop w:val="0"/>
          <w:marBottom w:val="0"/>
          <w:divBdr>
            <w:top w:val="none" w:sz="0" w:space="0" w:color="auto"/>
            <w:left w:val="none" w:sz="0" w:space="0" w:color="auto"/>
            <w:bottom w:val="none" w:sz="0" w:space="0" w:color="auto"/>
            <w:right w:val="none" w:sz="0" w:space="0" w:color="auto"/>
          </w:divBdr>
        </w:div>
        <w:div w:id="2056925879">
          <w:marLeft w:val="480"/>
          <w:marRight w:val="0"/>
          <w:marTop w:val="0"/>
          <w:marBottom w:val="0"/>
          <w:divBdr>
            <w:top w:val="none" w:sz="0" w:space="0" w:color="auto"/>
            <w:left w:val="none" w:sz="0" w:space="0" w:color="auto"/>
            <w:bottom w:val="none" w:sz="0" w:space="0" w:color="auto"/>
            <w:right w:val="none" w:sz="0" w:space="0" w:color="auto"/>
          </w:divBdr>
        </w:div>
      </w:divsChild>
    </w:div>
    <w:div w:id="2090037732">
      <w:bodyDiv w:val="1"/>
      <w:marLeft w:val="0"/>
      <w:marRight w:val="0"/>
      <w:marTop w:val="0"/>
      <w:marBottom w:val="0"/>
      <w:divBdr>
        <w:top w:val="none" w:sz="0" w:space="0" w:color="auto"/>
        <w:left w:val="none" w:sz="0" w:space="0" w:color="auto"/>
        <w:bottom w:val="none" w:sz="0" w:space="0" w:color="auto"/>
        <w:right w:val="none" w:sz="0" w:space="0" w:color="auto"/>
      </w:divBdr>
    </w:div>
    <w:div w:id="2092701783">
      <w:bodyDiv w:val="1"/>
      <w:marLeft w:val="0"/>
      <w:marRight w:val="0"/>
      <w:marTop w:val="0"/>
      <w:marBottom w:val="0"/>
      <w:divBdr>
        <w:top w:val="none" w:sz="0" w:space="0" w:color="auto"/>
        <w:left w:val="none" w:sz="0" w:space="0" w:color="auto"/>
        <w:bottom w:val="none" w:sz="0" w:space="0" w:color="auto"/>
        <w:right w:val="none" w:sz="0" w:space="0" w:color="auto"/>
      </w:divBdr>
    </w:div>
    <w:div w:id="2097167369">
      <w:bodyDiv w:val="1"/>
      <w:marLeft w:val="0"/>
      <w:marRight w:val="0"/>
      <w:marTop w:val="0"/>
      <w:marBottom w:val="0"/>
      <w:divBdr>
        <w:top w:val="none" w:sz="0" w:space="0" w:color="auto"/>
        <w:left w:val="none" w:sz="0" w:space="0" w:color="auto"/>
        <w:bottom w:val="none" w:sz="0" w:space="0" w:color="auto"/>
        <w:right w:val="none" w:sz="0" w:space="0" w:color="auto"/>
      </w:divBdr>
    </w:div>
    <w:div w:id="2106145783">
      <w:bodyDiv w:val="1"/>
      <w:marLeft w:val="0"/>
      <w:marRight w:val="0"/>
      <w:marTop w:val="0"/>
      <w:marBottom w:val="0"/>
      <w:divBdr>
        <w:top w:val="none" w:sz="0" w:space="0" w:color="auto"/>
        <w:left w:val="none" w:sz="0" w:space="0" w:color="auto"/>
        <w:bottom w:val="none" w:sz="0" w:space="0" w:color="auto"/>
        <w:right w:val="none" w:sz="0" w:space="0" w:color="auto"/>
      </w:divBdr>
      <w:divsChild>
        <w:div w:id="161237370">
          <w:marLeft w:val="480"/>
          <w:marRight w:val="0"/>
          <w:marTop w:val="0"/>
          <w:marBottom w:val="0"/>
          <w:divBdr>
            <w:top w:val="none" w:sz="0" w:space="0" w:color="auto"/>
            <w:left w:val="none" w:sz="0" w:space="0" w:color="auto"/>
            <w:bottom w:val="none" w:sz="0" w:space="0" w:color="auto"/>
            <w:right w:val="none" w:sz="0" w:space="0" w:color="auto"/>
          </w:divBdr>
        </w:div>
        <w:div w:id="212545125">
          <w:marLeft w:val="480"/>
          <w:marRight w:val="0"/>
          <w:marTop w:val="0"/>
          <w:marBottom w:val="0"/>
          <w:divBdr>
            <w:top w:val="none" w:sz="0" w:space="0" w:color="auto"/>
            <w:left w:val="none" w:sz="0" w:space="0" w:color="auto"/>
            <w:bottom w:val="none" w:sz="0" w:space="0" w:color="auto"/>
            <w:right w:val="none" w:sz="0" w:space="0" w:color="auto"/>
          </w:divBdr>
        </w:div>
        <w:div w:id="213466601">
          <w:marLeft w:val="480"/>
          <w:marRight w:val="0"/>
          <w:marTop w:val="0"/>
          <w:marBottom w:val="0"/>
          <w:divBdr>
            <w:top w:val="none" w:sz="0" w:space="0" w:color="auto"/>
            <w:left w:val="none" w:sz="0" w:space="0" w:color="auto"/>
            <w:bottom w:val="none" w:sz="0" w:space="0" w:color="auto"/>
            <w:right w:val="none" w:sz="0" w:space="0" w:color="auto"/>
          </w:divBdr>
        </w:div>
        <w:div w:id="245841945">
          <w:marLeft w:val="480"/>
          <w:marRight w:val="0"/>
          <w:marTop w:val="0"/>
          <w:marBottom w:val="0"/>
          <w:divBdr>
            <w:top w:val="none" w:sz="0" w:space="0" w:color="auto"/>
            <w:left w:val="none" w:sz="0" w:space="0" w:color="auto"/>
            <w:bottom w:val="none" w:sz="0" w:space="0" w:color="auto"/>
            <w:right w:val="none" w:sz="0" w:space="0" w:color="auto"/>
          </w:divBdr>
        </w:div>
        <w:div w:id="253053143">
          <w:marLeft w:val="480"/>
          <w:marRight w:val="0"/>
          <w:marTop w:val="0"/>
          <w:marBottom w:val="0"/>
          <w:divBdr>
            <w:top w:val="none" w:sz="0" w:space="0" w:color="auto"/>
            <w:left w:val="none" w:sz="0" w:space="0" w:color="auto"/>
            <w:bottom w:val="none" w:sz="0" w:space="0" w:color="auto"/>
            <w:right w:val="none" w:sz="0" w:space="0" w:color="auto"/>
          </w:divBdr>
        </w:div>
        <w:div w:id="337123879">
          <w:marLeft w:val="480"/>
          <w:marRight w:val="0"/>
          <w:marTop w:val="0"/>
          <w:marBottom w:val="0"/>
          <w:divBdr>
            <w:top w:val="none" w:sz="0" w:space="0" w:color="auto"/>
            <w:left w:val="none" w:sz="0" w:space="0" w:color="auto"/>
            <w:bottom w:val="none" w:sz="0" w:space="0" w:color="auto"/>
            <w:right w:val="none" w:sz="0" w:space="0" w:color="auto"/>
          </w:divBdr>
        </w:div>
        <w:div w:id="412824361">
          <w:marLeft w:val="480"/>
          <w:marRight w:val="0"/>
          <w:marTop w:val="0"/>
          <w:marBottom w:val="0"/>
          <w:divBdr>
            <w:top w:val="none" w:sz="0" w:space="0" w:color="auto"/>
            <w:left w:val="none" w:sz="0" w:space="0" w:color="auto"/>
            <w:bottom w:val="none" w:sz="0" w:space="0" w:color="auto"/>
            <w:right w:val="none" w:sz="0" w:space="0" w:color="auto"/>
          </w:divBdr>
        </w:div>
        <w:div w:id="447701866">
          <w:marLeft w:val="480"/>
          <w:marRight w:val="0"/>
          <w:marTop w:val="0"/>
          <w:marBottom w:val="0"/>
          <w:divBdr>
            <w:top w:val="none" w:sz="0" w:space="0" w:color="auto"/>
            <w:left w:val="none" w:sz="0" w:space="0" w:color="auto"/>
            <w:bottom w:val="none" w:sz="0" w:space="0" w:color="auto"/>
            <w:right w:val="none" w:sz="0" w:space="0" w:color="auto"/>
          </w:divBdr>
        </w:div>
        <w:div w:id="473062338">
          <w:marLeft w:val="480"/>
          <w:marRight w:val="0"/>
          <w:marTop w:val="0"/>
          <w:marBottom w:val="0"/>
          <w:divBdr>
            <w:top w:val="none" w:sz="0" w:space="0" w:color="auto"/>
            <w:left w:val="none" w:sz="0" w:space="0" w:color="auto"/>
            <w:bottom w:val="none" w:sz="0" w:space="0" w:color="auto"/>
            <w:right w:val="none" w:sz="0" w:space="0" w:color="auto"/>
          </w:divBdr>
        </w:div>
        <w:div w:id="495146241">
          <w:marLeft w:val="480"/>
          <w:marRight w:val="0"/>
          <w:marTop w:val="0"/>
          <w:marBottom w:val="0"/>
          <w:divBdr>
            <w:top w:val="none" w:sz="0" w:space="0" w:color="auto"/>
            <w:left w:val="none" w:sz="0" w:space="0" w:color="auto"/>
            <w:bottom w:val="none" w:sz="0" w:space="0" w:color="auto"/>
            <w:right w:val="none" w:sz="0" w:space="0" w:color="auto"/>
          </w:divBdr>
        </w:div>
        <w:div w:id="495221868">
          <w:marLeft w:val="480"/>
          <w:marRight w:val="0"/>
          <w:marTop w:val="0"/>
          <w:marBottom w:val="0"/>
          <w:divBdr>
            <w:top w:val="none" w:sz="0" w:space="0" w:color="auto"/>
            <w:left w:val="none" w:sz="0" w:space="0" w:color="auto"/>
            <w:bottom w:val="none" w:sz="0" w:space="0" w:color="auto"/>
            <w:right w:val="none" w:sz="0" w:space="0" w:color="auto"/>
          </w:divBdr>
        </w:div>
        <w:div w:id="512181824">
          <w:marLeft w:val="480"/>
          <w:marRight w:val="0"/>
          <w:marTop w:val="0"/>
          <w:marBottom w:val="0"/>
          <w:divBdr>
            <w:top w:val="none" w:sz="0" w:space="0" w:color="auto"/>
            <w:left w:val="none" w:sz="0" w:space="0" w:color="auto"/>
            <w:bottom w:val="none" w:sz="0" w:space="0" w:color="auto"/>
            <w:right w:val="none" w:sz="0" w:space="0" w:color="auto"/>
          </w:divBdr>
        </w:div>
        <w:div w:id="515927518">
          <w:marLeft w:val="480"/>
          <w:marRight w:val="0"/>
          <w:marTop w:val="0"/>
          <w:marBottom w:val="0"/>
          <w:divBdr>
            <w:top w:val="none" w:sz="0" w:space="0" w:color="auto"/>
            <w:left w:val="none" w:sz="0" w:space="0" w:color="auto"/>
            <w:bottom w:val="none" w:sz="0" w:space="0" w:color="auto"/>
            <w:right w:val="none" w:sz="0" w:space="0" w:color="auto"/>
          </w:divBdr>
        </w:div>
        <w:div w:id="516702196">
          <w:marLeft w:val="480"/>
          <w:marRight w:val="0"/>
          <w:marTop w:val="0"/>
          <w:marBottom w:val="0"/>
          <w:divBdr>
            <w:top w:val="none" w:sz="0" w:space="0" w:color="auto"/>
            <w:left w:val="none" w:sz="0" w:space="0" w:color="auto"/>
            <w:bottom w:val="none" w:sz="0" w:space="0" w:color="auto"/>
            <w:right w:val="none" w:sz="0" w:space="0" w:color="auto"/>
          </w:divBdr>
        </w:div>
        <w:div w:id="518274967">
          <w:marLeft w:val="480"/>
          <w:marRight w:val="0"/>
          <w:marTop w:val="0"/>
          <w:marBottom w:val="0"/>
          <w:divBdr>
            <w:top w:val="none" w:sz="0" w:space="0" w:color="auto"/>
            <w:left w:val="none" w:sz="0" w:space="0" w:color="auto"/>
            <w:bottom w:val="none" w:sz="0" w:space="0" w:color="auto"/>
            <w:right w:val="none" w:sz="0" w:space="0" w:color="auto"/>
          </w:divBdr>
        </w:div>
        <w:div w:id="518666499">
          <w:marLeft w:val="480"/>
          <w:marRight w:val="0"/>
          <w:marTop w:val="0"/>
          <w:marBottom w:val="0"/>
          <w:divBdr>
            <w:top w:val="none" w:sz="0" w:space="0" w:color="auto"/>
            <w:left w:val="none" w:sz="0" w:space="0" w:color="auto"/>
            <w:bottom w:val="none" w:sz="0" w:space="0" w:color="auto"/>
            <w:right w:val="none" w:sz="0" w:space="0" w:color="auto"/>
          </w:divBdr>
        </w:div>
        <w:div w:id="522478629">
          <w:marLeft w:val="480"/>
          <w:marRight w:val="0"/>
          <w:marTop w:val="0"/>
          <w:marBottom w:val="0"/>
          <w:divBdr>
            <w:top w:val="none" w:sz="0" w:space="0" w:color="auto"/>
            <w:left w:val="none" w:sz="0" w:space="0" w:color="auto"/>
            <w:bottom w:val="none" w:sz="0" w:space="0" w:color="auto"/>
            <w:right w:val="none" w:sz="0" w:space="0" w:color="auto"/>
          </w:divBdr>
        </w:div>
        <w:div w:id="526797346">
          <w:marLeft w:val="480"/>
          <w:marRight w:val="0"/>
          <w:marTop w:val="0"/>
          <w:marBottom w:val="0"/>
          <w:divBdr>
            <w:top w:val="none" w:sz="0" w:space="0" w:color="auto"/>
            <w:left w:val="none" w:sz="0" w:space="0" w:color="auto"/>
            <w:bottom w:val="none" w:sz="0" w:space="0" w:color="auto"/>
            <w:right w:val="none" w:sz="0" w:space="0" w:color="auto"/>
          </w:divBdr>
        </w:div>
        <w:div w:id="545603915">
          <w:marLeft w:val="480"/>
          <w:marRight w:val="0"/>
          <w:marTop w:val="0"/>
          <w:marBottom w:val="0"/>
          <w:divBdr>
            <w:top w:val="none" w:sz="0" w:space="0" w:color="auto"/>
            <w:left w:val="none" w:sz="0" w:space="0" w:color="auto"/>
            <w:bottom w:val="none" w:sz="0" w:space="0" w:color="auto"/>
            <w:right w:val="none" w:sz="0" w:space="0" w:color="auto"/>
          </w:divBdr>
        </w:div>
        <w:div w:id="576868135">
          <w:marLeft w:val="480"/>
          <w:marRight w:val="0"/>
          <w:marTop w:val="0"/>
          <w:marBottom w:val="0"/>
          <w:divBdr>
            <w:top w:val="none" w:sz="0" w:space="0" w:color="auto"/>
            <w:left w:val="none" w:sz="0" w:space="0" w:color="auto"/>
            <w:bottom w:val="none" w:sz="0" w:space="0" w:color="auto"/>
            <w:right w:val="none" w:sz="0" w:space="0" w:color="auto"/>
          </w:divBdr>
        </w:div>
        <w:div w:id="610942747">
          <w:marLeft w:val="480"/>
          <w:marRight w:val="0"/>
          <w:marTop w:val="0"/>
          <w:marBottom w:val="0"/>
          <w:divBdr>
            <w:top w:val="none" w:sz="0" w:space="0" w:color="auto"/>
            <w:left w:val="none" w:sz="0" w:space="0" w:color="auto"/>
            <w:bottom w:val="none" w:sz="0" w:space="0" w:color="auto"/>
            <w:right w:val="none" w:sz="0" w:space="0" w:color="auto"/>
          </w:divBdr>
        </w:div>
        <w:div w:id="633873258">
          <w:marLeft w:val="480"/>
          <w:marRight w:val="0"/>
          <w:marTop w:val="0"/>
          <w:marBottom w:val="0"/>
          <w:divBdr>
            <w:top w:val="none" w:sz="0" w:space="0" w:color="auto"/>
            <w:left w:val="none" w:sz="0" w:space="0" w:color="auto"/>
            <w:bottom w:val="none" w:sz="0" w:space="0" w:color="auto"/>
            <w:right w:val="none" w:sz="0" w:space="0" w:color="auto"/>
          </w:divBdr>
        </w:div>
        <w:div w:id="636570975">
          <w:marLeft w:val="480"/>
          <w:marRight w:val="0"/>
          <w:marTop w:val="0"/>
          <w:marBottom w:val="0"/>
          <w:divBdr>
            <w:top w:val="none" w:sz="0" w:space="0" w:color="auto"/>
            <w:left w:val="none" w:sz="0" w:space="0" w:color="auto"/>
            <w:bottom w:val="none" w:sz="0" w:space="0" w:color="auto"/>
            <w:right w:val="none" w:sz="0" w:space="0" w:color="auto"/>
          </w:divBdr>
        </w:div>
        <w:div w:id="674190791">
          <w:marLeft w:val="480"/>
          <w:marRight w:val="0"/>
          <w:marTop w:val="0"/>
          <w:marBottom w:val="0"/>
          <w:divBdr>
            <w:top w:val="none" w:sz="0" w:space="0" w:color="auto"/>
            <w:left w:val="none" w:sz="0" w:space="0" w:color="auto"/>
            <w:bottom w:val="none" w:sz="0" w:space="0" w:color="auto"/>
            <w:right w:val="none" w:sz="0" w:space="0" w:color="auto"/>
          </w:divBdr>
        </w:div>
        <w:div w:id="678584037">
          <w:marLeft w:val="480"/>
          <w:marRight w:val="0"/>
          <w:marTop w:val="0"/>
          <w:marBottom w:val="0"/>
          <w:divBdr>
            <w:top w:val="none" w:sz="0" w:space="0" w:color="auto"/>
            <w:left w:val="none" w:sz="0" w:space="0" w:color="auto"/>
            <w:bottom w:val="none" w:sz="0" w:space="0" w:color="auto"/>
            <w:right w:val="none" w:sz="0" w:space="0" w:color="auto"/>
          </w:divBdr>
        </w:div>
        <w:div w:id="705913046">
          <w:marLeft w:val="480"/>
          <w:marRight w:val="0"/>
          <w:marTop w:val="0"/>
          <w:marBottom w:val="0"/>
          <w:divBdr>
            <w:top w:val="none" w:sz="0" w:space="0" w:color="auto"/>
            <w:left w:val="none" w:sz="0" w:space="0" w:color="auto"/>
            <w:bottom w:val="none" w:sz="0" w:space="0" w:color="auto"/>
            <w:right w:val="none" w:sz="0" w:space="0" w:color="auto"/>
          </w:divBdr>
        </w:div>
        <w:div w:id="714307039">
          <w:marLeft w:val="480"/>
          <w:marRight w:val="0"/>
          <w:marTop w:val="0"/>
          <w:marBottom w:val="0"/>
          <w:divBdr>
            <w:top w:val="none" w:sz="0" w:space="0" w:color="auto"/>
            <w:left w:val="none" w:sz="0" w:space="0" w:color="auto"/>
            <w:bottom w:val="none" w:sz="0" w:space="0" w:color="auto"/>
            <w:right w:val="none" w:sz="0" w:space="0" w:color="auto"/>
          </w:divBdr>
        </w:div>
        <w:div w:id="737243286">
          <w:marLeft w:val="480"/>
          <w:marRight w:val="0"/>
          <w:marTop w:val="0"/>
          <w:marBottom w:val="0"/>
          <w:divBdr>
            <w:top w:val="none" w:sz="0" w:space="0" w:color="auto"/>
            <w:left w:val="none" w:sz="0" w:space="0" w:color="auto"/>
            <w:bottom w:val="none" w:sz="0" w:space="0" w:color="auto"/>
            <w:right w:val="none" w:sz="0" w:space="0" w:color="auto"/>
          </w:divBdr>
        </w:div>
        <w:div w:id="830145083">
          <w:marLeft w:val="480"/>
          <w:marRight w:val="0"/>
          <w:marTop w:val="0"/>
          <w:marBottom w:val="0"/>
          <w:divBdr>
            <w:top w:val="none" w:sz="0" w:space="0" w:color="auto"/>
            <w:left w:val="none" w:sz="0" w:space="0" w:color="auto"/>
            <w:bottom w:val="none" w:sz="0" w:space="0" w:color="auto"/>
            <w:right w:val="none" w:sz="0" w:space="0" w:color="auto"/>
          </w:divBdr>
        </w:div>
        <w:div w:id="943800860">
          <w:marLeft w:val="480"/>
          <w:marRight w:val="0"/>
          <w:marTop w:val="0"/>
          <w:marBottom w:val="0"/>
          <w:divBdr>
            <w:top w:val="none" w:sz="0" w:space="0" w:color="auto"/>
            <w:left w:val="none" w:sz="0" w:space="0" w:color="auto"/>
            <w:bottom w:val="none" w:sz="0" w:space="0" w:color="auto"/>
            <w:right w:val="none" w:sz="0" w:space="0" w:color="auto"/>
          </w:divBdr>
        </w:div>
        <w:div w:id="970092775">
          <w:marLeft w:val="480"/>
          <w:marRight w:val="0"/>
          <w:marTop w:val="0"/>
          <w:marBottom w:val="0"/>
          <w:divBdr>
            <w:top w:val="none" w:sz="0" w:space="0" w:color="auto"/>
            <w:left w:val="none" w:sz="0" w:space="0" w:color="auto"/>
            <w:bottom w:val="none" w:sz="0" w:space="0" w:color="auto"/>
            <w:right w:val="none" w:sz="0" w:space="0" w:color="auto"/>
          </w:divBdr>
        </w:div>
        <w:div w:id="1006713256">
          <w:marLeft w:val="480"/>
          <w:marRight w:val="0"/>
          <w:marTop w:val="0"/>
          <w:marBottom w:val="0"/>
          <w:divBdr>
            <w:top w:val="none" w:sz="0" w:space="0" w:color="auto"/>
            <w:left w:val="none" w:sz="0" w:space="0" w:color="auto"/>
            <w:bottom w:val="none" w:sz="0" w:space="0" w:color="auto"/>
            <w:right w:val="none" w:sz="0" w:space="0" w:color="auto"/>
          </w:divBdr>
        </w:div>
        <w:div w:id="1098520922">
          <w:marLeft w:val="480"/>
          <w:marRight w:val="0"/>
          <w:marTop w:val="0"/>
          <w:marBottom w:val="0"/>
          <w:divBdr>
            <w:top w:val="none" w:sz="0" w:space="0" w:color="auto"/>
            <w:left w:val="none" w:sz="0" w:space="0" w:color="auto"/>
            <w:bottom w:val="none" w:sz="0" w:space="0" w:color="auto"/>
            <w:right w:val="none" w:sz="0" w:space="0" w:color="auto"/>
          </w:divBdr>
        </w:div>
        <w:div w:id="1098981966">
          <w:marLeft w:val="480"/>
          <w:marRight w:val="0"/>
          <w:marTop w:val="0"/>
          <w:marBottom w:val="0"/>
          <w:divBdr>
            <w:top w:val="none" w:sz="0" w:space="0" w:color="auto"/>
            <w:left w:val="none" w:sz="0" w:space="0" w:color="auto"/>
            <w:bottom w:val="none" w:sz="0" w:space="0" w:color="auto"/>
            <w:right w:val="none" w:sz="0" w:space="0" w:color="auto"/>
          </w:divBdr>
        </w:div>
        <w:div w:id="1169295161">
          <w:marLeft w:val="480"/>
          <w:marRight w:val="0"/>
          <w:marTop w:val="0"/>
          <w:marBottom w:val="0"/>
          <w:divBdr>
            <w:top w:val="none" w:sz="0" w:space="0" w:color="auto"/>
            <w:left w:val="none" w:sz="0" w:space="0" w:color="auto"/>
            <w:bottom w:val="none" w:sz="0" w:space="0" w:color="auto"/>
            <w:right w:val="none" w:sz="0" w:space="0" w:color="auto"/>
          </w:divBdr>
        </w:div>
        <w:div w:id="1189681254">
          <w:marLeft w:val="480"/>
          <w:marRight w:val="0"/>
          <w:marTop w:val="0"/>
          <w:marBottom w:val="0"/>
          <w:divBdr>
            <w:top w:val="none" w:sz="0" w:space="0" w:color="auto"/>
            <w:left w:val="none" w:sz="0" w:space="0" w:color="auto"/>
            <w:bottom w:val="none" w:sz="0" w:space="0" w:color="auto"/>
            <w:right w:val="none" w:sz="0" w:space="0" w:color="auto"/>
          </w:divBdr>
        </w:div>
        <w:div w:id="1266882697">
          <w:marLeft w:val="480"/>
          <w:marRight w:val="0"/>
          <w:marTop w:val="0"/>
          <w:marBottom w:val="0"/>
          <w:divBdr>
            <w:top w:val="none" w:sz="0" w:space="0" w:color="auto"/>
            <w:left w:val="none" w:sz="0" w:space="0" w:color="auto"/>
            <w:bottom w:val="none" w:sz="0" w:space="0" w:color="auto"/>
            <w:right w:val="none" w:sz="0" w:space="0" w:color="auto"/>
          </w:divBdr>
        </w:div>
        <w:div w:id="1347171447">
          <w:marLeft w:val="480"/>
          <w:marRight w:val="0"/>
          <w:marTop w:val="0"/>
          <w:marBottom w:val="0"/>
          <w:divBdr>
            <w:top w:val="none" w:sz="0" w:space="0" w:color="auto"/>
            <w:left w:val="none" w:sz="0" w:space="0" w:color="auto"/>
            <w:bottom w:val="none" w:sz="0" w:space="0" w:color="auto"/>
            <w:right w:val="none" w:sz="0" w:space="0" w:color="auto"/>
          </w:divBdr>
        </w:div>
        <w:div w:id="1350376508">
          <w:marLeft w:val="480"/>
          <w:marRight w:val="0"/>
          <w:marTop w:val="0"/>
          <w:marBottom w:val="0"/>
          <w:divBdr>
            <w:top w:val="none" w:sz="0" w:space="0" w:color="auto"/>
            <w:left w:val="none" w:sz="0" w:space="0" w:color="auto"/>
            <w:bottom w:val="none" w:sz="0" w:space="0" w:color="auto"/>
            <w:right w:val="none" w:sz="0" w:space="0" w:color="auto"/>
          </w:divBdr>
        </w:div>
        <w:div w:id="1409887124">
          <w:marLeft w:val="480"/>
          <w:marRight w:val="0"/>
          <w:marTop w:val="0"/>
          <w:marBottom w:val="0"/>
          <w:divBdr>
            <w:top w:val="none" w:sz="0" w:space="0" w:color="auto"/>
            <w:left w:val="none" w:sz="0" w:space="0" w:color="auto"/>
            <w:bottom w:val="none" w:sz="0" w:space="0" w:color="auto"/>
            <w:right w:val="none" w:sz="0" w:space="0" w:color="auto"/>
          </w:divBdr>
        </w:div>
        <w:div w:id="1429350934">
          <w:marLeft w:val="480"/>
          <w:marRight w:val="0"/>
          <w:marTop w:val="0"/>
          <w:marBottom w:val="0"/>
          <w:divBdr>
            <w:top w:val="none" w:sz="0" w:space="0" w:color="auto"/>
            <w:left w:val="none" w:sz="0" w:space="0" w:color="auto"/>
            <w:bottom w:val="none" w:sz="0" w:space="0" w:color="auto"/>
            <w:right w:val="none" w:sz="0" w:space="0" w:color="auto"/>
          </w:divBdr>
        </w:div>
        <w:div w:id="1499806343">
          <w:marLeft w:val="480"/>
          <w:marRight w:val="0"/>
          <w:marTop w:val="0"/>
          <w:marBottom w:val="0"/>
          <w:divBdr>
            <w:top w:val="none" w:sz="0" w:space="0" w:color="auto"/>
            <w:left w:val="none" w:sz="0" w:space="0" w:color="auto"/>
            <w:bottom w:val="none" w:sz="0" w:space="0" w:color="auto"/>
            <w:right w:val="none" w:sz="0" w:space="0" w:color="auto"/>
          </w:divBdr>
        </w:div>
        <w:div w:id="1518732735">
          <w:marLeft w:val="480"/>
          <w:marRight w:val="0"/>
          <w:marTop w:val="0"/>
          <w:marBottom w:val="0"/>
          <w:divBdr>
            <w:top w:val="none" w:sz="0" w:space="0" w:color="auto"/>
            <w:left w:val="none" w:sz="0" w:space="0" w:color="auto"/>
            <w:bottom w:val="none" w:sz="0" w:space="0" w:color="auto"/>
            <w:right w:val="none" w:sz="0" w:space="0" w:color="auto"/>
          </w:divBdr>
        </w:div>
        <w:div w:id="1562595856">
          <w:marLeft w:val="480"/>
          <w:marRight w:val="0"/>
          <w:marTop w:val="0"/>
          <w:marBottom w:val="0"/>
          <w:divBdr>
            <w:top w:val="none" w:sz="0" w:space="0" w:color="auto"/>
            <w:left w:val="none" w:sz="0" w:space="0" w:color="auto"/>
            <w:bottom w:val="none" w:sz="0" w:space="0" w:color="auto"/>
            <w:right w:val="none" w:sz="0" w:space="0" w:color="auto"/>
          </w:divBdr>
        </w:div>
        <w:div w:id="1695224037">
          <w:marLeft w:val="480"/>
          <w:marRight w:val="0"/>
          <w:marTop w:val="0"/>
          <w:marBottom w:val="0"/>
          <w:divBdr>
            <w:top w:val="none" w:sz="0" w:space="0" w:color="auto"/>
            <w:left w:val="none" w:sz="0" w:space="0" w:color="auto"/>
            <w:bottom w:val="none" w:sz="0" w:space="0" w:color="auto"/>
            <w:right w:val="none" w:sz="0" w:space="0" w:color="auto"/>
          </w:divBdr>
        </w:div>
        <w:div w:id="1815294435">
          <w:marLeft w:val="480"/>
          <w:marRight w:val="0"/>
          <w:marTop w:val="0"/>
          <w:marBottom w:val="0"/>
          <w:divBdr>
            <w:top w:val="none" w:sz="0" w:space="0" w:color="auto"/>
            <w:left w:val="none" w:sz="0" w:space="0" w:color="auto"/>
            <w:bottom w:val="none" w:sz="0" w:space="0" w:color="auto"/>
            <w:right w:val="none" w:sz="0" w:space="0" w:color="auto"/>
          </w:divBdr>
        </w:div>
        <w:div w:id="1819878503">
          <w:marLeft w:val="480"/>
          <w:marRight w:val="0"/>
          <w:marTop w:val="0"/>
          <w:marBottom w:val="0"/>
          <w:divBdr>
            <w:top w:val="none" w:sz="0" w:space="0" w:color="auto"/>
            <w:left w:val="none" w:sz="0" w:space="0" w:color="auto"/>
            <w:bottom w:val="none" w:sz="0" w:space="0" w:color="auto"/>
            <w:right w:val="none" w:sz="0" w:space="0" w:color="auto"/>
          </w:divBdr>
        </w:div>
        <w:div w:id="1835604187">
          <w:marLeft w:val="480"/>
          <w:marRight w:val="0"/>
          <w:marTop w:val="0"/>
          <w:marBottom w:val="0"/>
          <w:divBdr>
            <w:top w:val="none" w:sz="0" w:space="0" w:color="auto"/>
            <w:left w:val="none" w:sz="0" w:space="0" w:color="auto"/>
            <w:bottom w:val="none" w:sz="0" w:space="0" w:color="auto"/>
            <w:right w:val="none" w:sz="0" w:space="0" w:color="auto"/>
          </w:divBdr>
        </w:div>
        <w:div w:id="1884441286">
          <w:marLeft w:val="480"/>
          <w:marRight w:val="0"/>
          <w:marTop w:val="0"/>
          <w:marBottom w:val="0"/>
          <w:divBdr>
            <w:top w:val="none" w:sz="0" w:space="0" w:color="auto"/>
            <w:left w:val="none" w:sz="0" w:space="0" w:color="auto"/>
            <w:bottom w:val="none" w:sz="0" w:space="0" w:color="auto"/>
            <w:right w:val="none" w:sz="0" w:space="0" w:color="auto"/>
          </w:divBdr>
        </w:div>
        <w:div w:id="1904754180">
          <w:marLeft w:val="480"/>
          <w:marRight w:val="0"/>
          <w:marTop w:val="0"/>
          <w:marBottom w:val="0"/>
          <w:divBdr>
            <w:top w:val="none" w:sz="0" w:space="0" w:color="auto"/>
            <w:left w:val="none" w:sz="0" w:space="0" w:color="auto"/>
            <w:bottom w:val="none" w:sz="0" w:space="0" w:color="auto"/>
            <w:right w:val="none" w:sz="0" w:space="0" w:color="auto"/>
          </w:divBdr>
        </w:div>
        <w:div w:id="1995572608">
          <w:marLeft w:val="480"/>
          <w:marRight w:val="0"/>
          <w:marTop w:val="0"/>
          <w:marBottom w:val="0"/>
          <w:divBdr>
            <w:top w:val="none" w:sz="0" w:space="0" w:color="auto"/>
            <w:left w:val="none" w:sz="0" w:space="0" w:color="auto"/>
            <w:bottom w:val="none" w:sz="0" w:space="0" w:color="auto"/>
            <w:right w:val="none" w:sz="0" w:space="0" w:color="auto"/>
          </w:divBdr>
        </w:div>
        <w:div w:id="2007440270">
          <w:marLeft w:val="480"/>
          <w:marRight w:val="0"/>
          <w:marTop w:val="0"/>
          <w:marBottom w:val="0"/>
          <w:divBdr>
            <w:top w:val="none" w:sz="0" w:space="0" w:color="auto"/>
            <w:left w:val="none" w:sz="0" w:space="0" w:color="auto"/>
            <w:bottom w:val="none" w:sz="0" w:space="0" w:color="auto"/>
            <w:right w:val="none" w:sz="0" w:space="0" w:color="auto"/>
          </w:divBdr>
        </w:div>
        <w:div w:id="2135244308">
          <w:marLeft w:val="480"/>
          <w:marRight w:val="0"/>
          <w:marTop w:val="0"/>
          <w:marBottom w:val="0"/>
          <w:divBdr>
            <w:top w:val="none" w:sz="0" w:space="0" w:color="auto"/>
            <w:left w:val="none" w:sz="0" w:space="0" w:color="auto"/>
            <w:bottom w:val="none" w:sz="0" w:space="0" w:color="auto"/>
            <w:right w:val="none" w:sz="0" w:space="0" w:color="auto"/>
          </w:divBdr>
        </w:div>
      </w:divsChild>
    </w:div>
    <w:div w:id="2111968310">
      <w:bodyDiv w:val="1"/>
      <w:marLeft w:val="0"/>
      <w:marRight w:val="0"/>
      <w:marTop w:val="0"/>
      <w:marBottom w:val="0"/>
      <w:divBdr>
        <w:top w:val="none" w:sz="0" w:space="0" w:color="auto"/>
        <w:left w:val="none" w:sz="0" w:space="0" w:color="auto"/>
        <w:bottom w:val="none" w:sz="0" w:space="0" w:color="auto"/>
        <w:right w:val="none" w:sz="0" w:space="0" w:color="auto"/>
      </w:divBdr>
    </w:div>
    <w:div w:id="2114861790">
      <w:bodyDiv w:val="1"/>
      <w:marLeft w:val="0"/>
      <w:marRight w:val="0"/>
      <w:marTop w:val="0"/>
      <w:marBottom w:val="0"/>
      <w:divBdr>
        <w:top w:val="none" w:sz="0" w:space="0" w:color="auto"/>
        <w:left w:val="none" w:sz="0" w:space="0" w:color="auto"/>
        <w:bottom w:val="none" w:sz="0" w:space="0" w:color="auto"/>
        <w:right w:val="none" w:sz="0" w:space="0" w:color="auto"/>
      </w:divBdr>
    </w:div>
    <w:div w:id="2116704218">
      <w:bodyDiv w:val="1"/>
      <w:marLeft w:val="0"/>
      <w:marRight w:val="0"/>
      <w:marTop w:val="0"/>
      <w:marBottom w:val="0"/>
      <w:divBdr>
        <w:top w:val="none" w:sz="0" w:space="0" w:color="auto"/>
        <w:left w:val="none" w:sz="0" w:space="0" w:color="auto"/>
        <w:bottom w:val="none" w:sz="0" w:space="0" w:color="auto"/>
        <w:right w:val="none" w:sz="0" w:space="0" w:color="auto"/>
      </w:divBdr>
    </w:div>
    <w:div w:id="2122534326">
      <w:bodyDiv w:val="1"/>
      <w:marLeft w:val="0"/>
      <w:marRight w:val="0"/>
      <w:marTop w:val="0"/>
      <w:marBottom w:val="0"/>
      <w:divBdr>
        <w:top w:val="none" w:sz="0" w:space="0" w:color="auto"/>
        <w:left w:val="none" w:sz="0" w:space="0" w:color="auto"/>
        <w:bottom w:val="none" w:sz="0" w:space="0" w:color="auto"/>
        <w:right w:val="none" w:sz="0" w:space="0" w:color="auto"/>
      </w:divBdr>
    </w:div>
    <w:div w:id="2123724758">
      <w:bodyDiv w:val="1"/>
      <w:marLeft w:val="0"/>
      <w:marRight w:val="0"/>
      <w:marTop w:val="0"/>
      <w:marBottom w:val="0"/>
      <w:divBdr>
        <w:top w:val="none" w:sz="0" w:space="0" w:color="auto"/>
        <w:left w:val="none" w:sz="0" w:space="0" w:color="auto"/>
        <w:bottom w:val="none" w:sz="0" w:space="0" w:color="auto"/>
        <w:right w:val="none" w:sz="0" w:space="0" w:color="auto"/>
      </w:divBdr>
      <w:divsChild>
        <w:div w:id="35011263">
          <w:marLeft w:val="480"/>
          <w:marRight w:val="0"/>
          <w:marTop w:val="0"/>
          <w:marBottom w:val="0"/>
          <w:divBdr>
            <w:top w:val="none" w:sz="0" w:space="0" w:color="auto"/>
            <w:left w:val="none" w:sz="0" w:space="0" w:color="auto"/>
            <w:bottom w:val="none" w:sz="0" w:space="0" w:color="auto"/>
            <w:right w:val="none" w:sz="0" w:space="0" w:color="auto"/>
          </w:divBdr>
        </w:div>
        <w:div w:id="73166631">
          <w:marLeft w:val="480"/>
          <w:marRight w:val="0"/>
          <w:marTop w:val="0"/>
          <w:marBottom w:val="0"/>
          <w:divBdr>
            <w:top w:val="none" w:sz="0" w:space="0" w:color="auto"/>
            <w:left w:val="none" w:sz="0" w:space="0" w:color="auto"/>
            <w:bottom w:val="none" w:sz="0" w:space="0" w:color="auto"/>
            <w:right w:val="none" w:sz="0" w:space="0" w:color="auto"/>
          </w:divBdr>
        </w:div>
        <w:div w:id="88504972">
          <w:marLeft w:val="480"/>
          <w:marRight w:val="0"/>
          <w:marTop w:val="0"/>
          <w:marBottom w:val="0"/>
          <w:divBdr>
            <w:top w:val="none" w:sz="0" w:space="0" w:color="auto"/>
            <w:left w:val="none" w:sz="0" w:space="0" w:color="auto"/>
            <w:bottom w:val="none" w:sz="0" w:space="0" w:color="auto"/>
            <w:right w:val="none" w:sz="0" w:space="0" w:color="auto"/>
          </w:divBdr>
        </w:div>
        <w:div w:id="166789648">
          <w:marLeft w:val="480"/>
          <w:marRight w:val="0"/>
          <w:marTop w:val="0"/>
          <w:marBottom w:val="0"/>
          <w:divBdr>
            <w:top w:val="none" w:sz="0" w:space="0" w:color="auto"/>
            <w:left w:val="none" w:sz="0" w:space="0" w:color="auto"/>
            <w:bottom w:val="none" w:sz="0" w:space="0" w:color="auto"/>
            <w:right w:val="none" w:sz="0" w:space="0" w:color="auto"/>
          </w:divBdr>
        </w:div>
        <w:div w:id="209611144">
          <w:marLeft w:val="480"/>
          <w:marRight w:val="0"/>
          <w:marTop w:val="0"/>
          <w:marBottom w:val="0"/>
          <w:divBdr>
            <w:top w:val="none" w:sz="0" w:space="0" w:color="auto"/>
            <w:left w:val="none" w:sz="0" w:space="0" w:color="auto"/>
            <w:bottom w:val="none" w:sz="0" w:space="0" w:color="auto"/>
            <w:right w:val="none" w:sz="0" w:space="0" w:color="auto"/>
          </w:divBdr>
        </w:div>
        <w:div w:id="211888290">
          <w:marLeft w:val="480"/>
          <w:marRight w:val="0"/>
          <w:marTop w:val="0"/>
          <w:marBottom w:val="0"/>
          <w:divBdr>
            <w:top w:val="none" w:sz="0" w:space="0" w:color="auto"/>
            <w:left w:val="none" w:sz="0" w:space="0" w:color="auto"/>
            <w:bottom w:val="none" w:sz="0" w:space="0" w:color="auto"/>
            <w:right w:val="none" w:sz="0" w:space="0" w:color="auto"/>
          </w:divBdr>
        </w:div>
        <w:div w:id="221913697">
          <w:marLeft w:val="480"/>
          <w:marRight w:val="0"/>
          <w:marTop w:val="0"/>
          <w:marBottom w:val="0"/>
          <w:divBdr>
            <w:top w:val="none" w:sz="0" w:space="0" w:color="auto"/>
            <w:left w:val="none" w:sz="0" w:space="0" w:color="auto"/>
            <w:bottom w:val="none" w:sz="0" w:space="0" w:color="auto"/>
            <w:right w:val="none" w:sz="0" w:space="0" w:color="auto"/>
          </w:divBdr>
        </w:div>
        <w:div w:id="254829456">
          <w:marLeft w:val="480"/>
          <w:marRight w:val="0"/>
          <w:marTop w:val="0"/>
          <w:marBottom w:val="0"/>
          <w:divBdr>
            <w:top w:val="none" w:sz="0" w:space="0" w:color="auto"/>
            <w:left w:val="none" w:sz="0" w:space="0" w:color="auto"/>
            <w:bottom w:val="none" w:sz="0" w:space="0" w:color="auto"/>
            <w:right w:val="none" w:sz="0" w:space="0" w:color="auto"/>
          </w:divBdr>
        </w:div>
        <w:div w:id="288705440">
          <w:marLeft w:val="480"/>
          <w:marRight w:val="0"/>
          <w:marTop w:val="0"/>
          <w:marBottom w:val="0"/>
          <w:divBdr>
            <w:top w:val="none" w:sz="0" w:space="0" w:color="auto"/>
            <w:left w:val="none" w:sz="0" w:space="0" w:color="auto"/>
            <w:bottom w:val="none" w:sz="0" w:space="0" w:color="auto"/>
            <w:right w:val="none" w:sz="0" w:space="0" w:color="auto"/>
          </w:divBdr>
        </w:div>
        <w:div w:id="332072252">
          <w:marLeft w:val="480"/>
          <w:marRight w:val="0"/>
          <w:marTop w:val="0"/>
          <w:marBottom w:val="0"/>
          <w:divBdr>
            <w:top w:val="none" w:sz="0" w:space="0" w:color="auto"/>
            <w:left w:val="none" w:sz="0" w:space="0" w:color="auto"/>
            <w:bottom w:val="none" w:sz="0" w:space="0" w:color="auto"/>
            <w:right w:val="none" w:sz="0" w:space="0" w:color="auto"/>
          </w:divBdr>
        </w:div>
        <w:div w:id="366950866">
          <w:marLeft w:val="480"/>
          <w:marRight w:val="0"/>
          <w:marTop w:val="0"/>
          <w:marBottom w:val="0"/>
          <w:divBdr>
            <w:top w:val="none" w:sz="0" w:space="0" w:color="auto"/>
            <w:left w:val="none" w:sz="0" w:space="0" w:color="auto"/>
            <w:bottom w:val="none" w:sz="0" w:space="0" w:color="auto"/>
            <w:right w:val="none" w:sz="0" w:space="0" w:color="auto"/>
          </w:divBdr>
        </w:div>
        <w:div w:id="370612856">
          <w:marLeft w:val="480"/>
          <w:marRight w:val="0"/>
          <w:marTop w:val="0"/>
          <w:marBottom w:val="0"/>
          <w:divBdr>
            <w:top w:val="none" w:sz="0" w:space="0" w:color="auto"/>
            <w:left w:val="none" w:sz="0" w:space="0" w:color="auto"/>
            <w:bottom w:val="none" w:sz="0" w:space="0" w:color="auto"/>
            <w:right w:val="none" w:sz="0" w:space="0" w:color="auto"/>
          </w:divBdr>
        </w:div>
        <w:div w:id="442572649">
          <w:marLeft w:val="480"/>
          <w:marRight w:val="0"/>
          <w:marTop w:val="0"/>
          <w:marBottom w:val="0"/>
          <w:divBdr>
            <w:top w:val="none" w:sz="0" w:space="0" w:color="auto"/>
            <w:left w:val="none" w:sz="0" w:space="0" w:color="auto"/>
            <w:bottom w:val="none" w:sz="0" w:space="0" w:color="auto"/>
            <w:right w:val="none" w:sz="0" w:space="0" w:color="auto"/>
          </w:divBdr>
        </w:div>
        <w:div w:id="453600761">
          <w:marLeft w:val="480"/>
          <w:marRight w:val="0"/>
          <w:marTop w:val="0"/>
          <w:marBottom w:val="0"/>
          <w:divBdr>
            <w:top w:val="none" w:sz="0" w:space="0" w:color="auto"/>
            <w:left w:val="none" w:sz="0" w:space="0" w:color="auto"/>
            <w:bottom w:val="none" w:sz="0" w:space="0" w:color="auto"/>
            <w:right w:val="none" w:sz="0" w:space="0" w:color="auto"/>
          </w:divBdr>
        </w:div>
        <w:div w:id="532497767">
          <w:marLeft w:val="480"/>
          <w:marRight w:val="0"/>
          <w:marTop w:val="0"/>
          <w:marBottom w:val="0"/>
          <w:divBdr>
            <w:top w:val="none" w:sz="0" w:space="0" w:color="auto"/>
            <w:left w:val="none" w:sz="0" w:space="0" w:color="auto"/>
            <w:bottom w:val="none" w:sz="0" w:space="0" w:color="auto"/>
            <w:right w:val="none" w:sz="0" w:space="0" w:color="auto"/>
          </w:divBdr>
        </w:div>
        <w:div w:id="533268491">
          <w:marLeft w:val="480"/>
          <w:marRight w:val="0"/>
          <w:marTop w:val="0"/>
          <w:marBottom w:val="0"/>
          <w:divBdr>
            <w:top w:val="none" w:sz="0" w:space="0" w:color="auto"/>
            <w:left w:val="none" w:sz="0" w:space="0" w:color="auto"/>
            <w:bottom w:val="none" w:sz="0" w:space="0" w:color="auto"/>
            <w:right w:val="none" w:sz="0" w:space="0" w:color="auto"/>
          </w:divBdr>
        </w:div>
        <w:div w:id="571502608">
          <w:marLeft w:val="480"/>
          <w:marRight w:val="0"/>
          <w:marTop w:val="0"/>
          <w:marBottom w:val="0"/>
          <w:divBdr>
            <w:top w:val="none" w:sz="0" w:space="0" w:color="auto"/>
            <w:left w:val="none" w:sz="0" w:space="0" w:color="auto"/>
            <w:bottom w:val="none" w:sz="0" w:space="0" w:color="auto"/>
            <w:right w:val="none" w:sz="0" w:space="0" w:color="auto"/>
          </w:divBdr>
        </w:div>
        <w:div w:id="638998453">
          <w:marLeft w:val="480"/>
          <w:marRight w:val="0"/>
          <w:marTop w:val="0"/>
          <w:marBottom w:val="0"/>
          <w:divBdr>
            <w:top w:val="none" w:sz="0" w:space="0" w:color="auto"/>
            <w:left w:val="none" w:sz="0" w:space="0" w:color="auto"/>
            <w:bottom w:val="none" w:sz="0" w:space="0" w:color="auto"/>
            <w:right w:val="none" w:sz="0" w:space="0" w:color="auto"/>
          </w:divBdr>
        </w:div>
        <w:div w:id="641038633">
          <w:marLeft w:val="480"/>
          <w:marRight w:val="0"/>
          <w:marTop w:val="0"/>
          <w:marBottom w:val="0"/>
          <w:divBdr>
            <w:top w:val="none" w:sz="0" w:space="0" w:color="auto"/>
            <w:left w:val="none" w:sz="0" w:space="0" w:color="auto"/>
            <w:bottom w:val="none" w:sz="0" w:space="0" w:color="auto"/>
            <w:right w:val="none" w:sz="0" w:space="0" w:color="auto"/>
          </w:divBdr>
        </w:div>
        <w:div w:id="686757515">
          <w:marLeft w:val="480"/>
          <w:marRight w:val="0"/>
          <w:marTop w:val="0"/>
          <w:marBottom w:val="0"/>
          <w:divBdr>
            <w:top w:val="none" w:sz="0" w:space="0" w:color="auto"/>
            <w:left w:val="none" w:sz="0" w:space="0" w:color="auto"/>
            <w:bottom w:val="none" w:sz="0" w:space="0" w:color="auto"/>
            <w:right w:val="none" w:sz="0" w:space="0" w:color="auto"/>
          </w:divBdr>
        </w:div>
        <w:div w:id="768045611">
          <w:marLeft w:val="480"/>
          <w:marRight w:val="0"/>
          <w:marTop w:val="0"/>
          <w:marBottom w:val="0"/>
          <w:divBdr>
            <w:top w:val="none" w:sz="0" w:space="0" w:color="auto"/>
            <w:left w:val="none" w:sz="0" w:space="0" w:color="auto"/>
            <w:bottom w:val="none" w:sz="0" w:space="0" w:color="auto"/>
            <w:right w:val="none" w:sz="0" w:space="0" w:color="auto"/>
          </w:divBdr>
        </w:div>
        <w:div w:id="770442431">
          <w:marLeft w:val="480"/>
          <w:marRight w:val="0"/>
          <w:marTop w:val="0"/>
          <w:marBottom w:val="0"/>
          <w:divBdr>
            <w:top w:val="none" w:sz="0" w:space="0" w:color="auto"/>
            <w:left w:val="none" w:sz="0" w:space="0" w:color="auto"/>
            <w:bottom w:val="none" w:sz="0" w:space="0" w:color="auto"/>
            <w:right w:val="none" w:sz="0" w:space="0" w:color="auto"/>
          </w:divBdr>
        </w:div>
        <w:div w:id="818771697">
          <w:marLeft w:val="480"/>
          <w:marRight w:val="0"/>
          <w:marTop w:val="0"/>
          <w:marBottom w:val="0"/>
          <w:divBdr>
            <w:top w:val="none" w:sz="0" w:space="0" w:color="auto"/>
            <w:left w:val="none" w:sz="0" w:space="0" w:color="auto"/>
            <w:bottom w:val="none" w:sz="0" w:space="0" w:color="auto"/>
            <w:right w:val="none" w:sz="0" w:space="0" w:color="auto"/>
          </w:divBdr>
        </w:div>
        <w:div w:id="839203011">
          <w:marLeft w:val="480"/>
          <w:marRight w:val="0"/>
          <w:marTop w:val="0"/>
          <w:marBottom w:val="0"/>
          <w:divBdr>
            <w:top w:val="none" w:sz="0" w:space="0" w:color="auto"/>
            <w:left w:val="none" w:sz="0" w:space="0" w:color="auto"/>
            <w:bottom w:val="none" w:sz="0" w:space="0" w:color="auto"/>
            <w:right w:val="none" w:sz="0" w:space="0" w:color="auto"/>
          </w:divBdr>
        </w:div>
        <w:div w:id="848838261">
          <w:marLeft w:val="480"/>
          <w:marRight w:val="0"/>
          <w:marTop w:val="0"/>
          <w:marBottom w:val="0"/>
          <w:divBdr>
            <w:top w:val="none" w:sz="0" w:space="0" w:color="auto"/>
            <w:left w:val="none" w:sz="0" w:space="0" w:color="auto"/>
            <w:bottom w:val="none" w:sz="0" w:space="0" w:color="auto"/>
            <w:right w:val="none" w:sz="0" w:space="0" w:color="auto"/>
          </w:divBdr>
        </w:div>
        <w:div w:id="858589796">
          <w:marLeft w:val="480"/>
          <w:marRight w:val="0"/>
          <w:marTop w:val="0"/>
          <w:marBottom w:val="0"/>
          <w:divBdr>
            <w:top w:val="none" w:sz="0" w:space="0" w:color="auto"/>
            <w:left w:val="none" w:sz="0" w:space="0" w:color="auto"/>
            <w:bottom w:val="none" w:sz="0" w:space="0" w:color="auto"/>
            <w:right w:val="none" w:sz="0" w:space="0" w:color="auto"/>
          </w:divBdr>
        </w:div>
        <w:div w:id="872229532">
          <w:marLeft w:val="480"/>
          <w:marRight w:val="0"/>
          <w:marTop w:val="0"/>
          <w:marBottom w:val="0"/>
          <w:divBdr>
            <w:top w:val="none" w:sz="0" w:space="0" w:color="auto"/>
            <w:left w:val="none" w:sz="0" w:space="0" w:color="auto"/>
            <w:bottom w:val="none" w:sz="0" w:space="0" w:color="auto"/>
            <w:right w:val="none" w:sz="0" w:space="0" w:color="auto"/>
          </w:divBdr>
        </w:div>
        <w:div w:id="894124427">
          <w:marLeft w:val="480"/>
          <w:marRight w:val="0"/>
          <w:marTop w:val="0"/>
          <w:marBottom w:val="0"/>
          <w:divBdr>
            <w:top w:val="none" w:sz="0" w:space="0" w:color="auto"/>
            <w:left w:val="none" w:sz="0" w:space="0" w:color="auto"/>
            <w:bottom w:val="none" w:sz="0" w:space="0" w:color="auto"/>
            <w:right w:val="none" w:sz="0" w:space="0" w:color="auto"/>
          </w:divBdr>
        </w:div>
        <w:div w:id="903298240">
          <w:marLeft w:val="480"/>
          <w:marRight w:val="0"/>
          <w:marTop w:val="0"/>
          <w:marBottom w:val="0"/>
          <w:divBdr>
            <w:top w:val="none" w:sz="0" w:space="0" w:color="auto"/>
            <w:left w:val="none" w:sz="0" w:space="0" w:color="auto"/>
            <w:bottom w:val="none" w:sz="0" w:space="0" w:color="auto"/>
            <w:right w:val="none" w:sz="0" w:space="0" w:color="auto"/>
          </w:divBdr>
        </w:div>
        <w:div w:id="918909354">
          <w:marLeft w:val="480"/>
          <w:marRight w:val="0"/>
          <w:marTop w:val="0"/>
          <w:marBottom w:val="0"/>
          <w:divBdr>
            <w:top w:val="none" w:sz="0" w:space="0" w:color="auto"/>
            <w:left w:val="none" w:sz="0" w:space="0" w:color="auto"/>
            <w:bottom w:val="none" w:sz="0" w:space="0" w:color="auto"/>
            <w:right w:val="none" w:sz="0" w:space="0" w:color="auto"/>
          </w:divBdr>
        </w:div>
        <w:div w:id="988558477">
          <w:marLeft w:val="480"/>
          <w:marRight w:val="0"/>
          <w:marTop w:val="0"/>
          <w:marBottom w:val="0"/>
          <w:divBdr>
            <w:top w:val="none" w:sz="0" w:space="0" w:color="auto"/>
            <w:left w:val="none" w:sz="0" w:space="0" w:color="auto"/>
            <w:bottom w:val="none" w:sz="0" w:space="0" w:color="auto"/>
            <w:right w:val="none" w:sz="0" w:space="0" w:color="auto"/>
          </w:divBdr>
        </w:div>
        <w:div w:id="1018504099">
          <w:marLeft w:val="480"/>
          <w:marRight w:val="0"/>
          <w:marTop w:val="0"/>
          <w:marBottom w:val="0"/>
          <w:divBdr>
            <w:top w:val="none" w:sz="0" w:space="0" w:color="auto"/>
            <w:left w:val="none" w:sz="0" w:space="0" w:color="auto"/>
            <w:bottom w:val="none" w:sz="0" w:space="0" w:color="auto"/>
            <w:right w:val="none" w:sz="0" w:space="0" w:color="auto"/>
          </w:divBdr>
        </w:div>
        <w:div w:id="1069959030">
          <w:marLeft w:val="480"/>
          <w:marRight w:val="0"/>
          <w:marTop w:val="0"/>
          <w:marBottom w:val="0"/>
          <w:divBdr>
            <w:top w:val="none" w:sz="0" w:space="0" w:color="auto"/>
            <w:left w:val="none" w:sz="0" w:space="0" w:color="auto"/>
            <w:bottom w:val="none" w:sz="0" w:space="0" w:color="auto"/>
            <w:right w:val="none" w:sz="0" w:space="0" w:color="auto"/>
          </w:divBdr>
        </w:div>
        <w:div w:id="1123957542">
          <w:marLeft w:val="480"/>
          <w:marRight w:val="0"/>
          <w:marTop w:val="0"/>
          <w:marBottom w:val="0"/>
          <w:divBdr>
            <w:top w:val="none" w:sz="0" w:space="0" w:color="auto"/>
            <w:left w:val="none" w:sz="0" w:space="0" w:color="auto"/>
            <w:bottom w:val="none" w:sz="0" w:space="0" w:color="auto"/>
            <w:right w:val="none" w:sz="0" w:space="0" w:color="auto"/>
          </w:divBdr>
        </w:div>
        <w:div w:id="1156262454">
          <w:marLeft w:val="480"/>
          <w:marRight w:val="0"/>
          <w:marTop w:val="0"/>
          <w:marBottom w:val="0"/>
          <w:divBdr>
            <w:top w:val="none" w:sz="0" w:space="0" w:color="auto"/>
            <w:left w:val="none" w:sz="0" w:space="0" w:color="auto"/>
            <w:bottom w:val="none" w:sz="0" w:space="0" w:color="auto"/>
            <w:right w:val="none" w:sz="0" w:space="0" w:color="auto"/>
          </w:divBdr>
        </w:div>
        <w:div w:id="1192652080">
          <w:marLeft w:val="480"/>
          <w:marRight w:val="0"/>
          <w:marTop w:val="0"/>
          <w:marBottom w:val="0"/>
          <w:divBdr>
            <w:top w:val="none" w:sz="0" w:space="0" w:color="auto"/>
            <w:left w:val="none" w:sz="0" w:space="0" w:color="auto"/>
            <w:bottom w:val="none" w:sz="0" w:space="0" w:color="auto"/>
            <w:right w:val="none" w:sz="0" w:space="0" w:color="auto"/>
          </w:divBdr>
        </w:div>
        <w:div w:id="1237201550">
          <w:marLeft w:val="480"/>
          <w:marRight w:val="0"/>
          <w:marTop w:val="0"/>
          <w:marBottom w:val="0"/>
          <w:divBdr>
            <w:top w:val="none" w:sz="0" w:space="0" w:color="auto"/>
            <w:left w:val="none" w:sz="0" w:space="0" w:color="auto"/>
            <w:bottom w:val="none" w:sz="0" w:space="0" w:color="auto"/>
            <w:right w:val="none" w:sz="0" w:space="0" w:color="auto"/>
          </w:divBdr>
        </w:div>
        <w:div w:id="1429039359">
          <w:marLeft w:val="480"/>
          <w:marRight w:val="0"/>
          <w:marTop w:val="0"/>
          <w:marBottom w:val="0"/>
          <w:divBdr>
            <w:top w:val="none" w:sz="0" w:space="0" w:color="auto"/>
            <w:left w:val="none" w:sz="0" w:space="0" w:color="auto"/>
            <w:bottom w:val="none" w:sz="0" w:space="0" w:color="auto"/>
            <w:right w:val="none" w:sz="0" w:space="0" w:color="auto"/>
          </w:divBdr>
        </w:div>
        <w:div w:id="1439909500">
          <w:marLeft w:val="480"/>
          <w:marRight w:val="0"/>
          <w:marTop w:val="0"/>
          <w:marBottom w:val="0"/>
          <w:divBdr>
            <w:top w:val="none" w:sz="0" w:space="0" w:color="auto"/>
            <w:left w:val="none" w:sz="0" w:space="0" w:color="auto"/>
            <w:bottom w:val="none" w:sz="0" w:space="0" w:color="auto"/>
            <w:right w:val="none" w:sz="0" w:space="0" w:color="auto"/>
          </w:divBdr>
        </w:div>
        <w:div w:id="1493136309">
          <w:marLeft w:val="480"/>
          <w:marRight w:val="0"/>
          <w:marTop w:val="0"/>
          <w:marBottom w:val="0"/>
          <w:divBdr>
            <w:top w:val="none" w:sz="0" w:space="0" w:color="auto"/>
            <w:left w:val="none" w:sz="0" w:space="0" w:color="auto"/>
            <w:bottom w:val="none" w:sz="0" w:space="0" w:color="auto"/>
            <w:right w:val="none" w:sz="0" w:space="0" w:color="auto"/>
          </w:divBdr>
        </w:div>
        <w:div w:id="1507937310">
          <w:marLeft w:val="480"/>
          <w:marRight w:val="0"/>
          <w:marTop w:val="0"/>
          <w:marBottom w:val="0"/>
          <w:divBdr>
            <w:top w:val="none" w:sz="0" w:space="0" w:color="auto"/>
            <w:left w:val="none" w:sz="0" w:space="0" w:color="auto"/>
            <w:bottom w:val="none" w:sz="0" w:space="0" w:color="auto"/>
            <w:right w:val="none" w:sz="0" w:space="0" w:color="auto"/>
          </w:divBdr>
        </w:div>
        <w:div w:id="1526745268">
          <w:marLeft w:val="480"/>
          <w:marRight w:val="0"/>
          <w:marTop w:val="0"/>
          <w:marBottom w:val="0"/>
          <w:divBdr>
            <w:top w:val="none" w:sz="0" w:space="0" w:color="auto"/>
            <w:left w:val="none" w:sz="0" w:space="0" w:color="auto"/>
            <w:bottom w:val="none" w:sz="0" w:space="0" w:color="auto"/>
            <w:right w:val="none" w:sz="0" w:space="0" w:color="auto"/>
          </w:divBdr>
        </w:div>
        <w:div w:id="1528064454">
          <w:marLeft w:val="480"/>
          <w:marRight w:val="0"/>
          <w:marTop w:val="0"/>
          <w:marBottom w:val="0"/>
          <w:divBdr>
            <w:top w:val="none" w:sz="0" w:space="0" w:color="auto"/>
            <w:left w:val="none" w:sz="0" w:space="0" w:color="auto"/>
            <w:bottom w:val="none" w:sz="0" w:space="0" w:color="auto"/>
            <w:right w:val="none" w:sz="0" w:space="0" w:color="auto"/>
          </w:divBdr>
        </w:div>
        <w:div w:id="1547764648">
          <w:marLeft w:val="480"/>
          <w:marRight w:val="0"/>
          <w:marTop w:val="0"/>
          <w:marBottom w:val="0"/>
          <w:divBdr>
            <w:top w:val="none" w:sz="0" w:space="0" w:color="auto"/>
            <w:left w:val="none" w:sz="0" w:space="0" w:color="auto"/>
            <w:bottom w:val="none" w:sz="0" w:space="0" w:color="auto"/>
            <w:right w:val="none" w:sz="0" w:space="0" w:color="auto"/>
          </w:divBdr>
        </w:div>
        <w:div w:id="1784885511">
          <w:marLeft w:val="480"/>
          <w:marRight w:val="0"/>
          <w:marTop w:val="0"/>
          <w:marBottom w:val="0"/>
          <w:divBdr>
            <w:top w:val="none" w:sz="0" w:space="0" w:color="auto"/>
            <w:left w:val="none" w:sz="0" w:space="0" w:color="auto"/>
            <w:bottom w:val="none" w:sz="0" w:space="0" w:color="auto"/>
            <w:right w:val="none" w:sz="0" w:space="0" w:color="auto"/>
          </w:divBdr>
        </w:div>
        <w:div w:id="1833567756">
          <w:marLeft w:val="480"/>
          <w:marRight w:val="0"/>
          <w:marTop w:val="0"/>
          <w:marBottom w:val="0"/>
          <w:divBdr>
            <w:top w:val="none" w:sz="0" w:space="0" w:color="auto"/>
            <w:left w:val="none" w:sz="0" w:space="0" w:color="auto"/>
            <w:bottom w:val="none" w:sz="0" w:space="0" w:color="auto"/>
            <w:right w:val="none" w:sz="0" w:space="0" w:color="auto"/>
          </w:divBdr>
        </w:div>
        <w:div w:id="1939678065">
          <w:marLeft w:val="480"/>
          <w:marRight w:val="0"/>
          <w:marTop w:val="0"/>
          <w:marBottom w:val="0"/>
          <w:divBdr>
            <w:top w:val="none" w:sz="0" w:space="0" w:color="auto"/>
            <w:left w:val="none" w:sz="0" w:space="0" w:color="auto"/>
            <w:bottom w:val="none" w:sz="0" w:space="0" w:color="auto"/>
            <w:right w:val="none" w:sz="0" w:space="0" w:color="auto"/>
          </w:divBdr>
        </w:div>
        <w:div w:id="2021664343">
          <w:marLeft w:val="480"/>
          <w:marRight w:val="0"/>
          <w:marTop w:val="0"/>
          <w:marBottom w:val="0"/>
          <w:divBdr>
            <w:top w:val="none" w:sz="0" w:space="0" w:color="auto"/>
            <w:left w:val="none" w:sz="0" w:space="0" w:color="auto"/>
            <w:bottom w:val="none" w:sz="0" w:space="0" w:color="auto"/>
            <w:right w:val="none" w:sz="0" w:space="0" w:color="auto"/>
          </w:divBdr>
        </w:div>
        <w:div w:id="2045522074">
          <w:marLeft w:val="480"/>
          <w:marRight w:val="0"/>
          <w:marTop w:val="0"/>
          <w:marBottom w:val="0"/>
          <w:divBdr>
            <w:top w:val="none" w:sz="0" w:space="0" w:color="auto"/>
            <w:left w:val="none" w:sz="0" w:space="0" w:color="auto"/>
            <w:bottom w:val="none" w:sz="0" w:space="0" w:color="auto"/>
            <w:right w:val="none" w:sz="0" w:space="0" w:color="auto"/>
          </w:divBdr>
        </w:div>
        <w:div w:id="2047757863">
          <w:marLeft w:val="480"/>
          <w:marRight w:val="0"/>
          <w:marTop w:val="0"/>
          <w:marBottom w:val="0"/>
          <w:divBdr>
            <w:top w:val="none" w:sz="0" w:space="0" w:color="auto"/>
            <w:left w:val="none" w:sz="0" w:space="0" w:color="auto"/>
            <w:bottom w:val="none" w:sz="0" w:space="0" w:color="auto"/>
            <w:right w:val="none" w:sz="0" w:space="0" w:color="auto"/>
          </w:divBdr>
        </w:div>
        <w:div w:id="2081712074">
          <w:marLeft w:val="480"/>
          <w:marRight w:val="0"/>
          <w:marTop w:val="0"/>
          <w:marBottom w:val="0"/>
          <w:divBdr>
            <w:top w:val="none" w:sz="0" w:space="0" w:color="auto"/>
            <w:left w:val="none" w:sz="0" w:space="0" w:color="auto"/>
            <w:bottom w:val="none" w:sz="0" w:space="0" w:color="auto"/>
            <w:right w:val="none" w:sz="0" w:space="0" w:color="auto"/>
          </w:divBdr>
        </w:div>
        <w:div w:id="2099131156">
          <w:marLeft w:val="480"/>
          <w:marRight w:val="0"/>
          <w:marTop w:val="0"/>
          <w:marBottom w:val="0"/>
          <w:divBdr>
            <w:top w:val="none" w:sz="0" w:space="0" w:color="auto"/>
            <w:left w:val="none" w:sz="0" w:space="0" w:color="auto"/>
            <w:bottom w:val="none" w:sz="0" w:space="0" w:color="auto"/>
            <w:right w:val="none" w:sz="0" w:space="0" w:color="auto"/>
          </w:divBdr>
        </w:div>
        <w:div w:id="2115861919">
          <w:marLeft w:val="480"/>
          <w:marRight w:val="0"/>
          <w:marTop w:val="0"/>
          <w:marBottom w:val="0"/>
          <w:divBdr>
            <w:top w:val="none" w:sz="0" w:space="0" w:color="auto"/>
            <w:left w:val="none" w:sz="0" w:space="0" w:color="auto"/>
            <w:bottom w:val="none" w:sz="0" w:space="0" w:color="auto"/>
            <w:right w:val="none" w:sz="0" w:space="0" w:color="auto"/>
          </w:divBdr>
        </w:div>
      </w:divsChild>
    </w:div>
    <w:div w:id="2124687280">
      <w:bodyDiv w:val="1"/>
      <w:marLeft w:val="0"/>
      <w:marRight w:val="0"/>
      <w:marTop w:val="0"/>
      <w:marBottom w:val="0"/>
      <w:divBdr>
        <w:top w:val="none" w:sz="0" w:space="0" w:color="auto"/>
        <w:left w:val="none" w:sz="0" w:space="0" w:color="auto"/>
        <w:bottom w:val="none" w:sz="0" w:space="0" w:color="auto"/>
        <w:right w:val="none" w:sz="0" w:space="0" w:color="auto"/>
      </w:divBdr>
    </w:div>
    <w:div w:id="2125417131">
      <w:bodyDiv w:val="1"/>
      <w:marLeft w:val="0"/>
      <w:marRight w:val="0"/>
      <w:marTop w:val="0"/>
      <w:marBottom w:val="0"/>
      <w:divBdr>
        <w:top w:val="none" w:sz="0" w:space="0" w:color="auto"/>
        <w:left w:val="none" w:sz="0" w:space="0" w:color="auto"/>
        <w:bottom w:val="none" w:sz="0" w:space="0" w:color="auto"/>
        <w:right w:val="none" w:sz="0" w:space="0" w:color="auto"/>
      </w:divBdr>
    </w:div>
    <w:div w:id="2126145349">
      <w:bodyDiv w:val="1"/>
      <w:marLeft w:val="0"/>
      <w:marRight w:val="0"/>
      <w:marTop w:val="0"/>
      <w:marBottom w:val="0"/>
      <w:divBdr>
        <w:top w:val="none" w:sz="0" w:space="0" w:color="auto"/>
        <w:left w:val="none" w:sz="0" w:space="0" w:color="auto"/>
        <w:bottom w:val="none" w:sz="0" w:space="0" w:color="auto"/>
        <w:right w:val="none" w:sz="0" w:space="0" w:color="auto"/>
      </w:divBdr>
    </w:div>
    <w:div w:id="2126733707">
      <w:bodyDiv w:val="1"/>
      <w:marLeft w:val="0"/>
      <w:marRight w:val="0"/>
      <w:marTop w:val="0"/>
      <w:marBottom w:val="0"/>
      <w:divBdr>
        <w:top w:val="none" w:sz="0" w:space="0" w:color="auto"/>
        <w:left w:val="none" w:sz="0" w:space="0" w:color="auto"/>
        <w:bottom w:val="none" w:sz="0" w:space="0" w:color="auto"/>
        <w:right w:val="none" w:sz="0" w:space="0" w:color="auto"/>
      </w:divBdr>
    </w:div>
    <w:div w:id="2130708377">
      <w:bodyDiv w:val="1"/>
      <w:marLeft w:val="0"/>
      <w:marRight w:val="0"/>
      <w:marTop w:val="0"/>
      <w:marBottom w:val="0"/>
      <w:divBdr>
        <w:top w:val="none" w:sz="0" w:space="0" w:color="auto"/>
        <w:left w:val="none" w:sz="0" w:space="0" w:color="auto"/>
        <w:bottom w:val="none" w:sz="0" w:space="0" w:color="auto"/>
        <w:right w:val="none" w:sz="0" w:space="0" w:color="auto"/>
      </w:divBdr>
    </w:div>
    <w:div w:id="2130779164">
      <w:bodyDiv w:val="1"/>
      <w:marLeft w:val="0"/>
      <w:marRight w:val="0"/>
      <w:marTop w:val="0"/>
      <w:marBottom w:val="0"/>
      <w:divBdr>
        <w:top w:val="none" w:sz="0" w:space="0" w:color="auto"/>
        <w:left w:val="none" w:sz="0" w:space="0" w:color="auto"/>
        <w:bottom w:val="none" w:sz="0" w:space="0" w:color="auto"/>
        <w:right w:val="none" w:sz="0" w:space="0" w:color="auto"/>
      </w:divBdr>
    </w:div>
    <w:div w:id="2131125410">
      <w:bodyDiv w:val="1"/>
      <w:marLeft w:val="0"/>
      <w:marRight w:val="0"/>
      <w:marTop w:val="0"/>
      <w:marBottom w:val="0"/>
      <w:divBdr>
        <w:top w:val="none" w:sz="0" w:space="0" w:color="auto"/>
        <w:left w:val="none" w:sz="0" w:space="0" w:color="auto"/>
        <w:bottom w:val="none" w:sz="0" w:space="0" w:color="auto"/>
        <w:right w:val="none" w:sz="0" w:space="0" w:color="auto"/>
      </w:divBdr>
    </w:div>
    <w:div w:id="2137017886">
      <w:bodyDiv w:val="1"/>
      <w:marLeft w:val="0"/>
      <w:marRight w:val="0"/>
      <w:marTop w:val="0"/>
      <w:marBottom w:val="0"/>
      <w:divBdr>
        <w:top w:val="none" w:sz="0" w:space="0" w:color="auto"/>
        <w:left w:val="none" w:sz="0" w:space="0" w:color="auto"/>
        <w:bottom w:val="none" w:sz="0" w:space="0" w:color="auto"/>
        <w:right w:val="none" w:sz="0" w:space="0" w:color="auto"/>
      </w:divBdr>
    </w:div>
    <w:div w:id="2140371198">
      <w:bodyDiv w:val="1"/>
      <w:marLeft w:val="0"/>
      <w:marRight w:val="0"/>
      <w:marTop w:val="0"/>
      <w:marBottom w:val="0"/>
      <w:divBdr>
        <w:top w:val="none" w:sz="0" w:space="0" w:color="auto"/>
        <w:left w:val="none" w:sz="0" w:space="0" w:color="auto"/>
        <w:bottom w:val="none" w:sz="0" w:space="0" w:color="auto"/>
        <w:right w:val="none" w:sz="0" w:space="0" w:color="auto"/>
      </w:divBdr>
    </w:div>
    <w:div w:id="2141148914">
      <w:bodyDiv w:val="1"/>
      <w:marLeft w:val="0"/>
      <w:marRight w:val="0"/>
      <w:marTop w:val="0"/>
      <w:marBottom w:val="0"/>
      <w:divBdr>
        <w:top w:val="none" w:sz="0" w:space="0" w:color="auto"/>
        <w:left w:val="none" w:sz="0" w:space="0" w:color="auto"/>
        <w:bottom w:val="none" w:sz="0" w:space="0" w:color="auto"/>
        <w:right w:val="none" w:sz="0" w:space="0" w:color="auto"/>
      </w:divBdr>
    </w:div>
    <w:div w:id="214600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sv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3339BB43D8465B99B888B7C8311433"/>
        <w:category>
          <w:name w:val="General"/>
          <w:gallery w:val="placeholder"/>
        </w:category>
        <w:types>
          <w:type w:val="bbPlcHdr"/>
        </w:types>
        <w:behaviors>
          <w:behavior w:val="content"/>
        </w:behaviors>
        <w:guid w:val="{F3192911-65EB-4EE6-9229-46628F73EEDA}"/>
      </w:docPartPr>
      <w:docPartBody>
        <w:p w:rsidR="00A50E51" w:rsidRDefault="002A17D2" w:rsidP="002A17D2">
          <w:pPr>
            <w:pStyle w:val="BD3339BB43D8465B99B888B7C8311433"/>
          </w:pPr>
          <w:r w:rsidRPr="009B030D">
            <w:rPr>
              <w:rStyle w:val="PlaceholderText"/>
            </w:rPr>
            <w:t>Click or tap here to enter text.</w:t>
          </w:r>
        </w:p>
      </w:docPartBody>
    </w:docPart>
    <w:docPart>
      <w:docPartPr>
        <w:name w:val="E7E1B4D1E4C04980A1D7F42F87F271C7"/>
        <w:category>
          <w:name w:val="General"/>
          <w:gallery w:val="placeholder"/>
        </w:category>
        <w:types>
          <w:type w:val="bbPlcHdr"/>
        </w:types>
        <w:behaviors>
          <w:behavior w:val="content"/>
        </w:behaviors>
        <w:guid w:val="{CDAAE575-B849-4A6C-9A6C-F73AB60A03E9}"/>
      </w:docPartPr>
      <w:docPartBody>
        <w:p w:rsidR="00A50E51" w:rsidRDefault="002A17D2" w:rsidP="002A17D2">
          <w:pPr>
            <w:pStyle w:val="E7E1B4D1E4C04980A1D7F42F87F271C7"/>
          </w:pPr>
          <w:r w:rsidRPr="009B030D">
            <w:rPr>
              <w:rStyle w:val="PlaceholderText"/>
            </w:rPr>
            <w:t>Click or tap here to enter text.</w:t>
          </w:r>
        </w:p>
      </w:docPartBody>
    </w:docPart>
    <w:docPart>
      <w:docPartPr>
        <w:name w:val="5E189D4E75ED415DB9CEB89E1B9A110A"/>
        <w:category>
          <w:name w:val="General"/>
          <w:gallery w:val="placeholder"/>
        </w:category>
        <w:types>
          <w:type w:val="bbPlcHdr"/>
        </w:types>
        <w:behaviors>
          <w:behavior w:val="content"/>
        </w:behaviors>
        <w:guid w:val="{072BC029-D5F6-410E-B00D-D312F307B650}"/>
      </w:docPartPr>
      <w:docPartBody>
        <w:p w:rsidR="00A50E51" w:rsidRDefault="002A17D2" w:rsidP="002A17D2">
          <w:pPr>
            <w:pStyle w:val="5E189D4E75ED415DB9CEB89E1B9A110A"/>
          </w:pPr>
          <w:r w:rsidRPr="009B030D">
            <w:rPr>
              <w:rStyle w:val="PlaceholderText"/>
            </w:rPr>
            <w:t>Click or tap here to enter text.</w:t>
          </w:r>
        </w:p>
      </w:docPartBody>
    </w:docPart>
    <w:docPart>
      <w:docPartPr>
        <w:name w:val="A438B08285A24B2F954CEA9B01F5B270"/>
        <w:category>
          <w:name w:val="General"/>
          <w:gallery w:val="placeholder"/>
        </w:category>
        <w:types>
          <w:type w:val="bbPlcHdr"/>
        </w:types>
        <w:behaviors>
          <w:behavior w:val="content"/>
        </w:behaviors>
        <w:guid w:val="{B7B6F9FC-3109-4EA9-977C-367E8A774FA0}"/>
      </w:docPartPr>
      <w:docPartBody>
        <w:p w:rsidR="00A50E51" w:rsidRDefault="00A50E51" w:rsidP="00A50E51">
          <w:pPr>
            <w:pStyle w:val="A438B08285A24B2F954CEA9B01F5B270"/>
          </w:pPr>
          <w:r w:rsidRPr="009B030D">
            <w:rPr>
              <w:rStyle w:val="PlaceholderText"/>
            </w:rPr>
            <w:t>Click or tap here to enter text.</w:t>
          </w:r>
        </w:p>
      </w:docPartBody>
    </w:docPart>
    <w:docPart>
      <w:docPartPr>
        <w:name w:val="9B18AF226970441595BF0CE522FAB840"/>
        <w:category>
          <w:name w:val="General"/>
          <w:gallery w:val="placeholder"/>
        </w:category>
        <w:types>
          <w:type w:val="bbPlcHdr"/>
        </w:types>
        <w:behaviors>
          <w:behavior w:val="content"/>
        </w:behaviors>
        <w:guid w:val="{DB1DCA07-B31F-4807-98E4-7C0BEECD05E4}"/>
      </w:docPartPr>
      <w:docPartBody>
        <w:p w:rsidR="00A50E51" w:rsidRDefault="00A50E51" w:rsidP="00A50E51">
          <w:pPr>
            <w:pStyle w:val="9B18AF226970441595BF0CE522FAB840"/>
          </w:pPr>
          <w:r w:rsidRPr="009B030D">
            <w:rPr>
              <w:rStyle w:val="PlaceholderText"/>
            </w:rPr>
            <w:t>Click or tap here to enter text.</w:t>
          </w:r>
        </w:p>
      </w:docPartBody>
    </w:docPart>
    <w:docPart>
      <w:docPartPr>
        <w:name w:val="8AF48CEBBEEF44428DBF55385F18238C"/>
        <w:category>
          <w:name w:val="General"/>
          <w:gallery w:val="placeholder"/>
        </w:category>
        <w:types>
          <w:type w:val="bbPlcHdr"/>
        </w:types>
        <w:behaviors>
          <w:behavior w:val="content"/>
        </w:behaviors>
        <w:guid w:val="{899FB8B7-51B9-4739-A6B7-1D373D34A16A}"/>
      </w:docPartPr>
      <w:docPartBody>
        <w:p w:rsidR="00A50E51" w:rsidRDefault="00A50E51" w:rsidP="00A50E51">
          <w:pPr>
            <w:pStyle w:val="8AF48CEBBEEF44428DBF55385F18238C"/>
          </w:pPr>
          <w:r w:rsidRPr="009B030D">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5F40623-0E79-4A85-B7BD-095116A6B3A2}"/>
      </w:docPartPr>
      <w:docPartBody>
        <w:p w:rsidR="00A50E51" w:rsidRDefault="00A50E51">
          <w:r w:rsidRPr="003A28DF">
            <w:rPr>
              <w:rStyle w:val="PlaceholderText"/>
            </w:rPr>
            <w:t>Click or tap here to enter text.</w:t>
          </w:r>
        </w:p>
      </w:docPartBody>
    </w:docPart>
    <w:docPart>
      <w:docPartPr>
        <w:name w:val="9672E3EFDEDE466196E5FFD01C37792A"/>
        <w:category>
          <w:name w:val="General"/>
          <w:gallery w:val="placeholder"/>
        </w:category>
        <w:types>
          <w:type w:val="bbPlcHdr"/>
        </w:types>
        <w:behaviors>
          <w:behavior w:val="content"/>
        </w:behaviors>
        <w:guid w:val="{0AF60EAD-12E4-45BF-905B-C160F2A71B26}"/>
      </w:docPartPr>
      <w:docPartBody>
        <w:p w:rsidR="00A50E51" w:rsidRDefault="00A50E51" w:rsidP="00A50E51">
          <w:pPr>
            <w:pStyle w:val="9672E3EFDEDE466196E5FFD01C37792A"/>
          </w:pPr>
          <w:r w:rsidRPr="009B030D">
            <w:rPr>
              <w:rStyle w:val="PlaceholderText"/>
            </w:rPr>
            <w:t>Click or tap here to enter text.</w:t>
          </w:r>
        </w:p>
      </w:docPartBody>
    </w:docPart>
    <w:docPart>
      <w:docPartPr>
        <w:name w:val="67276D651B1D4157805EC02AAF7BC587"/>
        <w:category>
          <w:name w:val="General"/>
          <w:gallery w:val="placeholder"/>
        </w:category>
        <w:types>
          <w:type w:val="bbPlcHdr"/>
        </w:types>
        <w:behaviors>
          <w:behavior w:val="content"/>
        </w:behaviors>
        <w:guid w:val="{EC303EF6-809E-4B5A-AC0F-39082AB717DB}"/>
      </w:docPartPr>
      <w:docPartBody>
        <w:p w:rsidR="004A01FE" w:rsidRDefault="008B511C" w:rsidP="008B511C">
          <w:pPr>
            <w:pStyle w:val="67276D651B1D4157805EC02AAF7BC587"/>
          </w:pPr>
          <w:r w:rsidRPr="003A28DF">
            <w:rPr>
              <w:rStyle w:val="PlaceholderText"/>
            </w:rPr>
            <w:t>Click or tap here to enter text.</w:t>
          </w:r>
        </w:p>
      </w:docPartBody>
    </w:docPart>
    <w:docPart>
      <w:docPartPr>
        <w:name w:val="F4BC164602B84F5F9308E79F0C9483DD"/>
        <w:category>
          <w:name w:val="General"/>
          <w:gallery w:val="placeholder"/>
        </w:category>
        <w:types>
          <w:type w:val="bbPlcHdr"/>
        </w:types>
        <w:behaviors>
          <w:behavior w:val="content"/>
        </w:behaviors>
        <w:guid w:val="{6F0F3F9A-E0BF-4400-A9A5-73DD97F33D61}"/>
      </w:docPartPr>
      <w:docPartBody>
        <w:p w:rsidR="004A01FE" w:rsidRDefault="008B511C" w:rsidP="008B511C">
          <w:pPr>
            <w:pStyle w:val="F4BC164602B84F5F9308E79F0C9483DD"/>
          </w:pPr>
          <w:r w:rsidRPr="009B030D">
            <w:rPr>
              <w:rStyle w:val="PlaceholderText"/>
            </w:rPr>
            <w:t>Click or tap here to enter text.</w:t>
          </w:r>
        </w:p>
      </w:docPartBody>
    </w:docPart>
    <w:docPart>
      <w:docPartPr>
        <w:name w:val="2874FD7FB1DC4928B6DD9242A0072F16"/>
        <w:category>
          <w:name w:val="General"/>
          <w:gallery w:val="placeholder"/>
        </w:category>
        <w:types>
          <w:type w:val="bbPlcHdr"/>
        </w:types>
        <w:behaviors>
          <w:behavior w:val="content"/>
        </w:behaviors>
        <w:guid w:val="{F1172A29-18E7-42D7-9D7E-B884FC8892C6}"/>
      </w:docPartPr>
      <w:docPartBody>
        <w:p w:rsidR="004A01FE" w:rsidRDefault="008B511C" w:rsidP="008B511C">
          <w:pPr>
            <w:pStyle w:val="2874FD7FB1DC4928B6DD9242A0072F16"/>
          </w:pPr>
          <w:r w:rsidRPr="003A28D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7D2"/>
    <w:rsid w:val="00141916"/>
    <w:rsid w:val="00183F24"/>
    <w:rsid w:val="001E49BF"/>
    <w:rsid w:val="002A17D2"/>
    <w:rsid w:val="00317640"/>
    <w:rsid w:val="004A01FE"/>
    <w:rsid w:val="0068757C"/>
    <w:rsid w:val="007C4A7F"/>
    <w:rsid w:val="008B511C"/>
    <w:rsid w:val="00A50E51"/>
    <w:rsid w:val="00A93D59"/>
    <w:rsid w:val="00C10B04"/>
    <w:rsid w:val="00D1276F"/>
    <w:rsid w:val="00D57B0E"/>
    <w:rsid w:val="00D977EB"/>
    <w:rsid w:val="00EA0C4B"/>
    <w:rsid w:val="00F349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511C"/>
    <w:rPr>
      <w:color w:val="808080"/>
    </w:rPr>
  </w:style>
  <w:style w:type="paragraph" w:customStyle="1" w:styleId="BD3339BB43D8465B99B888B7C8311433">
    <w:name w:val="BD3339BB43D8465B99B888B7C8311433"/>
    <w:rsid w:val="002A17D2"/>
  </w:style>
  <w:style w:type="paragraph" w:customStyle="1" w:styleId="E7E1B4D1E4C04980A1D7F42F87F271C7">
    <w:name w:val="E7E1B4D1E4C04980A1D7F42F87F271C7"/>
    <w:rsid w:val="002A17D2"/>
  </w:style>
  <w:style w:type="paragraph" w:customStyle="1" w:styleId="5E189D4E75ED415DB9CEB89E1B9A110A">
    <w:name w:val="5E189D4E75ED415DB9CEB89E1B9A110A"/>
    <w:rsid w:val="002A17D2"/>
  </w:style>
  <w:style w:type="paragraph" w:customStyle="1" w:styleId="A438B08285A24B2F954CEA9B01F5B270">
    <w:name w:val="A438B08285A24B2F954CEA9B01F5B270"/>
    <w:rsid w:val="00A50E51"/>
  </w:style>
  <w:style w:type="paragraph" w:customStyle="1" w:styleId="9B18AF226970441595BF0CE522FAB840">
    <w:name w:val="9B18AF226970441595BF0CE522FAB840"/>
    <w:rsid w:val="00A50E51"/>
  </w:style>
  <w:style w:type="paragraph" w:customStyle="1" w:styleId="8AF48CEBBEEF44428DBF55385F18238C">
    <w:name w:val="8AF48CEBBEEF44428DBF55385F18238C"/>
    <w:rsid w:val="00A50E51"/>
  </w:style>
  <w:style w:type="paragraph" w:customStyle="1" w:styleId="9672E3EFDEDE466196E5FFD01C37792A">
    <w:name w:val="9672E3EFDEDE466196E5FFD01C37792A"/>
    <w:rsid w:val="00A50E51"/>
  </w:style>
  <w:style w:type="paragraph" w:customStyle="1" w:styleId="67276D651B1D4157805EC02AAF7BC587">
    <w:name w:val="67276D651B1D4157805EC02AAF7BC587"/>
    <w:rsid w:val="008B511C"/>
  </w:style>
  <w:style w:type="paragraph" w:customStyle="1" w:styleId="F4BC164602B84F5F9308E79F0C9483DD">
    <w:name w:val="F4BC164602B84F5F9308E79F0C9483DD"/>
    <w:rsid w:val="008B511C"/>
  </w:style>
  <w:style w:type="paragraph" w:customStyle="1" w:styleId="2874FD7FB1DC4928B6DD9242A0072F16">
    <w:name w:val="2874FD7FB1DC4928B6DD9242A0072F16"/>
    <w:rsid w:val="008B51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64CADD-36DA-4C58-BD47-ED5FF8747FE0}">
  <we:reference id="wa104382081" version="1.55.1.0" store="en-001" storeType="OMEX"/>
  <we:alternateReferences>
    <we:reference id="WA104382081" version="1.55.1.0" store="" storeType="OMEX"/>
  </we:alternateReferences>
  <we:properties>
    <we:property name="MENDELEY_CITATIONS" value="[{&quot;citationID&quot;:&quot;MENDELEY_CITATION_289724e1-96ec-4ab3-bffd-d3f1cc8d9871&quot;,&quot;properties&quot;:{&quot;noteIndex&quot;:0},&quot;isEdited&quot;:false,&quot;manualOverride&quot;:{&quot;isManuallyOverridden&quot;:false,&quot;citeprocText&quot;:&quot;(Scharlemann et al., 2014)&quot;,&quot;manualOverrideText&quot;:&quot;&quot;},&quot;citationTag&quot;:&quot;MENDELEY_CITATION_v3_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&quot;,&quot;citationItems&quot;:[{&quot;id&quot;:&quot;674fe87c-a47e-3835-ba36-78e8bafee558&quot;,&quot;itemData&quot;:{&quot;type&quot;:&quot;article-journal&quot;,&quot;id&quot;:&quot;674fe87c-a47e-3835-ba36-78e8bafee558&quot;,&quot;title&quot;:&quot;Global soil carbon: Understanding and managing the largest terrestrial carbon pool&quot;,&quot;author&quot;:[{&quot;family&quot;:&quot;Scharlemann&quot;,&quot;given&quot;:&quot;Jörn P.W.&quot;,&quot;parse-names&quot;:false,&quot;dropping-particle&quot;:&quot;&quot;,&quot;non-dropping-particle&quot;:&quot;&quot;},{&quot;family&quot;:&quot;Tanner&quot;,&quot;given&quot;:&quot;Edmund V.J.&quot;,&quot;parse-names&quot;:false,&quot;dropping-particle&quot;:&quot;&quot;,&quot;non-dropping-particle&quot;:&quot;&quot;},{&quot;family&quot;:&quot;Hiederer&quot;,&quot;given&quot;:&quot;Roland&quot;,&quot;parse-names&quot;:false,&quot;dropping-particle&quot;:&quot;&quot;,&quot;non-dropping-particle&quot;:&quot;&quot;},{&quot;family&quot;:&quot;Kapos&quot;,&quot;given&quot;:&quot;Valerie&quot;,&quot;parse-names&quot;:false,&quot;dropping-particle&quot;:&quot;&quot;,&quot;non-dropping-particle&quot;:&quot;&quot;}],&quot;container-title&quot;:&quot;Carbon Management&quot;,&quot;container-title-short&quot;:&quot;Carbon Manag&quot;,&quot;accessed&quot;:{&quot;date-parts&quot;:[[2022,11,13]]},&quot;DOI&quot;:&quot;10.4155/CMT.13.77/SUPPL_FILE/TCMT_A_10816421_SM0001.DOC&quot;,&quot;ISSN&quot;:&quot;17583004&quot;,&quot;URL&quot;:&quot;https://www.tandfonline.com/doi/abs/10.4155/cmt.13.77&quot;,&quot;issued&quot;:{&quot;date-parts&quot;:[[2014,2]]},&quot;page&quot;:&quot;81-91&quot;,&quot;abstract&quot;:&quot;Carbon stored in soils worldwide exceeds the amount of carbon stored in phytomass and the atmosphere. Despite the large quantity of carbon stored as soil organic carbon (SOC), consensus is lacking on the size of global SOC stocks, their spatial distribution, and the carbon emissions from soils due to changes in land use and land cover. This article summarizes published estimates of global SOC stocks through time and provides an overview of the likely impacts of management options on SOC stocks. We then discuss the implications of existing knowledge of SOC stocks, their geographical distribution and the emissions due to management regimes on policy decisions, and the need for better soil carbon science to mitigate losses and enhance soil carbon stocks. © 2014 Future Science Ltd.&quot;,&quot;publisher&quot;:&quot;Future Science LtdLondon, UK&quot;,&quot;issue&quot;:&quot;1&quot;,&quot;volume&quot;:&quot;5&quot;},&quot;isTemporary&quot;:false}]},{&quot;citationID&quot;:&quot;MENDELEY_CITATION_24d3c6aa-9817-4a3e-b239-2a751a97b1ab&quot;,&quot;properties&quot;:{&quot;noteIndex&quot;:0},&quot;isEdited&quot;:false,&quot;manualOverride&quot;:{&quot;isManuallyOverridden&quot;:false,&quot;citeprocText&quot;:&quot;(Dynarski et al., 2020; Kögel-Knabner, 2002; McDaniel et al., 2014; Paul, 2016)&quot;,&quot;manualOverrideText&quot;:&quot;&quot;},&quot;citationTag&quot;:&quot;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&quot;,&quot;citationItems&quot;:[{&quot;id&quot;:&quot;9dd7f9f6-b0f9-388d-a18f-a31baa8490e9&quot;,&quot;itemData&quot;:{&quot;type&quot;:&quot;article-journal&quot;,&quot;id&quot;:&quot;9dd7f9f6-b0f9-388d-a18f-a31baa8490e9&quot;,&quot;title&quot;:&quot;The macromolecular organic composition of plant and microbial residues as inputs to soil organic matter&quot;,&quot;author&quot;:[{&quot;family&quot;:&quot;Kögel-Knabner&quot;,&quot;given&quot;:&quot;I&quot;,&quot;parse-names&quot;:false,&quot;dropping-particle&quot;:&quot;&quot;,&quot;non-dropping-particle&quot;:&quot;&quot;}],&quot;container-title&quot;:&quot;Soil Biol. Biochem.&quot;,&quot;accessed&quot;:{&quot;date-parts&quot;:[[2022,1,10]]},&quot;issued&quot;:{&quot;date-parts&quot;:[[2002]]},&quot;page&quot;:&quot;139-162&quot;,&quot;volume&quot;:&quot;34&quot;,&quot;container-title-short&quot;:&quot;&quot;},&quot;isTemporary&quot;:false},{&quot;id&quot;:&quot;c0cc633e-68bd-3e7a-b2b5-de86401b4b3d&quot;,&quot;itemData&quot;:{&quot;type&quot;:&quot;article-journal&quot;,&quot;id&quot;:&quot;c0cc633e-68bd-3e7a-b2b5-de86401b4b3d&quot;,&quot;title&quot;:&quot;Crop rotation complexity regulates the decomposition of high and low quality residues&quot;,&quot;author&quot;:[{&quot;family&quot;:&quot;McDaniel&quot;,&quot;given&quot;:&quot;M. D.&quot;,&quot;parse-names&quot;:false,&quot;dropping-particle&quot;:&quot;&quot;,&quot;non-dropping-particle&quot;:&quot;&quot;},{&quot;family&quot;:&quot;Grandy&quot;,&quot;given&quot;:&quot;A. S.&quot;,&quot;parse-names&quot;:false,&quot;dropping-particle&quot;:&quot;&quot;,&quot;non-dropping-particle&quot;:&quot;&quot;},{&quot;family&quot;:&quot;Tiemann&quot;,&quot;given&quot;:&quot;L. K.&quot;,&quot;parse-names&quot;:false,&quot;dropping-particle&quot;:&quot;&quot;,&quot;non-dropping-particle&quot;:&quot;&quot;},{&quot;family&quot;:&quot;Weintraub&quot;,&quot;given&quot;:&quot;M. N.&quot;,&quot;parse-names&quot;:false,&quot;dropping-particle&quot;:&quot;&quot;,&quot;non-dropping-particle&quot;:&quot;&quot;}],&quot;container-title&quot;:&quot;Soil Biology and Biochemistry&quot;,&quot;container-title-short&quot;:&quot;Soil Biol Biochem&quot;,&quot;accessed&quot;:{&quot;date-parts&quot;:[[2022,1,23]]},&quot;DOI&quot;:&quot;10.1016/J.SOILBIO.2014.07.027&quot;,&quot;ISSN&quot;:&quot;0038-0717&quot;,&quot;issued&quot;:{&quot;date-parts&quot;:[[2014,11,1]]},&quot;page&quot;:&quot;243-254&quot;,&quot;abstract&quot;:&quot;While many ecosystem processes depend on biodiversity, the relationships between agricultural plant diversity and soil carbon (C) and nitrogen (N) dynamics remains controversial. Our objective was to examine how temporal plant diversity (i.e. crop rotation) influences residue decomposition, a key ecosystem function that regulates nutrient cycling, greenhouse gas emissions, and soil organic matter formation. We incubated soils from five long-term crop rotations, located at W.K. Kellogg Biological Station LTER in southwestern Michigan, USA, with and without four chemically diverse crop residues. Increasing crop biodiversity increased soil potentially mineralizable C by 125%, increased hydrolytic enzyme activity by 46%, but decreased oxidative enzyme activity by 20% in soils before residue was added. After residue additions, soils from more diverse cropping systems decomposed all residues more rapidly (0.2-8.3% greater mass loss) compared to monoculture corn. The fast-cycling, 'Active C' pool and microbial biomass N increased with higher cropping diversity, but the differences among rotations in Active C pools was higher for the most recalcitrant residues. Further, the ratio of the cellulose degrading enzyme (β-glucosidase) to the lignin degrading enzyme (phenol oxidase) was highest in the two most diverse crop rotations regardless of residue additions, providing additional evidence of enhanced microbial activity and substrate acquisition in more diverse rotations. Our study shows that crop diversity over time influences the processing of newly-added residues, microbial dynamics, and nutrient cycling. Diversifying crop rotations has the potential to enhance soil ecosystem functions and is critical to maintaining soil services in agricultural systems.&quot;,&quot;publisher&quot;:&quot;Pergamon&quot;,&quot;volume&quot;:&quot;78&quot;},&quot;isTemporary&quot;:false},{&quot;id&quot;:&quot;bf9d964e-52d0-3ada-98c8-7b16ea0bdc4d&quot;,&quot;itemData&quot;:{&quot;type&quot;:&quot;article-journal&quot;,&quot;id&quot;:&quot;bf9d964e-52d0-3ada-98c8-7b16ea0bdc4d&quot;,&quot;title&quot;:&quot;The nature and dynamics of soil organic matter: plant inputs, microbial transformations, and organic matter stabilization&quot;,&quot;author&quot;:[{&quot;family&quot;:&quot;Paul&quot;,&quot;given&quot;:&quot;EA&quot;,&quot;parse-names&quot;:false,&quot;dropping-particle&quot;:&quot;&quot;,&quot;non-dropping-particle&quot;:&quot;&quot;}],&quot;container-title&quot;:&quot;Soil Biol. Biochem.&quot;,&quot;accessed&quot;:{&quot;date-parts&quot;:[[2022,1,10]]},&quot;issued&quot;:{&quot;date-parts&quot;:[[2016]]},&quot;page&quot;:&quot;109-126&quot;,&quot;volume&quot;:&quot;98&quot;,&quot;container-title-short&quot;:&quot;&quot;},&quot;isTemporary&quot;:false},{&quot;id&quot;:&quot;564f0a66-f1b6-3899-be3d-6bf14f840d01&quot;,&quot;itemData&quot;:{&quot;type&quot;:&quot;article-journal&quot;,&quot;id&quot;:&quot;564f0a66-f1b6-3899-be3d-6bf14f840d01&quot;,&quot;title&quot;:&quot;Dynamic Stability of Soil Carbon: Reassessing the “Permanence” of Soil Carbon Sequestration&quot;,&quot;author&quot;:[{&quot;family&quot;:&quot;Dynarski&quot;,&quot;given&quot;:&quot;Katherine A.&quot;,&quot;parse-names&quot;:false,&quot;dropping-particle&quot;:&quot;&quot;,&quot;non-dropping-particle&quot;:&quot;&quot;},{&quot;family&quot;:&quot;Bossio&quot;,&quot;given&quot;:&quot;Deborah A.&quot;,&quot;parse-names&quot;:false,&quot;dropping-particle&quot;:&quot;&quot;,&quot;non-dropping-particle&quot;:&quot;&quot;},{&quot;family&quot;:&quot;Scow&quot;,&quot;given&quot;:&quot;Kate M.&quot;,&quot;parse-names&quot;:false,&quot;dropping-particle&quot;:&quot;&quot;,&quot;non-dropping-particle&quot;:&quot;&quot;}],&quot;container-title&quot;:&quot;Frontiers in Environmental Science&quot;,&quot;container-title-short&quot;:&quot;Front Environ Sci&quot;,&quot;accessed&quot;:{&quot;date-parts&quot;:[[2022,11,13]]},&quot;DOI&quot;:&quot;10.3389/FENVS.2020.514701/BIBTEX&quot;,&quot;ISSN&quot;:&quot;2296665X&quot;,&quot;issued&quot;:{&quot;date-parts&quot;:[[2020,11,13]]},&quot;page&quot;:&quot;218&quot;,&quot;abstract&quot;:&quot;Enhancing soil organic matter in agricultural soils has potential to contribute to climate mitigation while also promoting soil health and resilience. However, soil carbon (C) sequestration projects are rare in C markets. One concern surrounding soil C is uncertainty regarding the permanence of newly sequestered soil C. This scientific uncertainty is exacerbated by differences in terminology used by scientists and policymakers, which impedes the integration of new scientific findings regarding soil carbon longevity into evidence-based policies. Here, we review the evolution of understanding of soil C lifespan and the language used to describe it in both scientific and policy sectors. We find that recent scientific findings that have bearing on soil C lifespan are not part of discussions surrounding C policy, and conversely, policymaker concerns are not clearly addressed by scientific research. From a policy perspective, soil C is generally assumed to be a vulnerable pool at risk of being quickly lost via microbial degradation or other avenues of physical loss if soil C building practices are not maintained indefinitely. This assumption has been challenged by recent scientific advances demonstrating that microbial consumption and transformation of plant-derived C actually necessary for the long-term storage of soil organic matter. Here, we argue that soil C longevity can best be understood as resulting from continual movement and transformation of organic compounds throughout the soil matrix, and show that this definition is directly at odds with how soil C longevity is represented in current policies. Given current interest in new policies to promote soil C sequestration activities, resolving these definitions is critical. We further identify priority areas for future research in order to answer key policymaker questions about soil C lifespan, and to help develop new tools and benchmarks necessary to assess efficacy of agricultural soil C sequestration efforts.&quot;,&quot;publisher&quot;:&quot;Frontiers Media S.A.&quot;,&quot;volume&quot;:&quot;8&quot;},&quot;isTemporary&quot;:false}]},{&quot;citationID&quot;:&quot;MENDELEY_CITATION_16cdcf56-0a45-4a43-bc3a-85ebc50b514e&quot;,&quot;properties&quot;:{&quot;noteIndex&quot;:0},&quot;isEdited&quot;:false,&quot;manualOverride&quot;:{&quot;isManuallyOverridden&quot;:false,&quot;citeprocText&quot;:&quot;(Scharlemann et al., 2014)&quot;,&quot;manualOverrideText&quot;:&quot;&quot;},&quot;citationTag&quot;:&quot;MENDELEY_CITATION_v3_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&quot;,&quot;citationItems&quot;:[{&quot;id&quot;:&quot;674fe87c-a47e-3835-ba36-78e8bafee558&quot;,&quot;itemData&quot;:{&quot;type&quot;:&quot;article-journal&quot;,&quot;id&quot;:&quot;674fe87c-a47e-3835-ba36-78e8bafee558&quot;,&quot;title&quot;:&quot;Global soil carbon: Understanding and managing the largest terrestrial carbon pool&quot;,&quot;author&quot;:[{&quot;family&quot;:&quot;Scharlemann&quot;,&quot;given&quot;:&quot;Jörn P.W.&quot;,&quot;parse-names&quot;:false,&quot;dropping-particle&quot;:&quot;&quot;,&quot;non-dropping-particle&quot;:&quot;&quot;},{&quot;family&quot;:&quot;Tanner&quot;,&quot;given&quot;:&quot;Edmund V.J.&quot;,&quot;parse-names&quot;:false,&quot;dropping-particle&quot;:&quot;&quot;,&quot;non-dropping-particle&quot;:&quot;&quot;},{&quot;family&quot;:&quot;Hiederer&quot;,&quot;given&quot;:&quot;Roland&quot;,&quot;parse-names&quot;:false,&quot;dropping-particle&quot;:&quot;&quot;,&quot;non-dropping-particle&quot;:&quot;&quot;},{&quot;family&quot;:&quot;Kapos&quot;,&quot;given&quot;:&quot;Valerie&quot;,&quot;parse-names&quot;:false,&quot;dropping-particle&quot;:&quot;&quot;,&quot;non-dropping-particle&quot;:&quot;&quot;}],&quot;container-title&quot;:&quot;Carbon Management&quot;,&quot;container-title-short&quot;:&quot;Carbon Manag&quot;,&quot;accessed&quot;:{&quot;date-parts&quot;:[[2022,11,13]]},&quot;DOI&quot;:&quot;10.4155/CMT.13.77/SUPPL_FILE/TCMT_A_10816421_SM0001.DOC&quot;,&quot;ISSN&quot;:&quot;17583004&quot;,&quot;URL&quot;:&quot;https://www.tandfonline.com/doi/abs/10.4155/cmt.13.77&quot;,&quot;issued&quot;:{&quot;date-parts&quot;:[[2014,2]]},&quot;page&quot;:&quot;81-91&quot;,&quot;abstract&quot;:&quot;Carbon stored in soils worldwide exceeds the amount of carbon stored in phytomass and the atmosphere. Despite the large quantity of carbon stored as soil organic carbon (SOC), consensus is lacking on the size of global SOC stocks, their spatial distribution, and the carbon emissions from soils due to changes in land use and land cover. This article summarizes published estimates of global SOC stocks through time and provides an overview of the likely impacts of management options on SOC stocks. We then discuss the implications of existing knowledge of SOC stocks, their geographical distribution and the emissions due to management regimes on policy decisions, and the need for better soil carbon science to mitigate losses and enhance soil carbon stocks. © 2014 Future Science Ltd.&quot;,&quot;publisher&quot;:&quot;Future Science LtdLondon, UK&quot;,&quot;issue&quot;:&quot;1&quot;,&quot;volume&quot;:&quot;5&quot;},&quot;isTemporary&quot;:false}]},{&quot;citationID&quot;:&quot;MENDELEY_CITATION_2f5183e8-a12b-40fd-bd2c-669b1681fe8b&quot;,&quot;properties&quot;:{&quot;noteIndex&quot;:0},&quot;isEdited&quot;:false,&quot;manualOverride&quot;:{&quot;isManuallyOverridden&quot;:false,&quot;citeprocText&quot;:&quot;(Gaiser &amp;#38; Stahr, 2013)&quot;,&quot;manualOverrideText&quot;:&quot;&quot;},&quot;citationTag&quot;:&quot;MENDELEY_CITATION_v3_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&quot;,&quot;citationItems&quot;:[{&quot;id&quot;:&quot;743e9447-c7fe-3cbe-bdd3-a4d6865cb384&quot;,&quot;itemData&quot;:{&quot;type&quot;:&quot;article-journal&quot;,&quot;id&quot;:&quot;743e9447-c7fe-3cbe-bdd3-a4d6865cb384&quot;,&quot;title&quot;:&quot;Soil organic carbon, soil formation and soil fertility&quot;,&quot;author&quot;:[{&quot;family&quot;:&quot;Gaiser&quot;,&quot;given&quot;:&quot;Thomas&quot;,&quot;parse-names&quot;:false,&quot;dropping-particle&quot;:&quot;&quot;,&quot;non-dropping-particle&quot;:&quot;&quot;},{&quot;family&quot;:&quot;Stahr&quot;,&quot;given&quot;:&quot;Karl&quot;,&quot;parse-names&quot;:false,&quot;dropping-particle&quot;:&quot;&quot;,&quot;non-dropping-particle&quot;:&quot;&quot;}],&quot;container-title&quot;:&quot;Ecosystem Services and Carbon Sequestration in the Biosphere&quot;,&quot;accessed&quot;:{&quot;date-parts&quot;:[[2022,11,13]]},&quot;DOI&quot;:&quot;10.1007/978-94-007-6455-2_17/FIGURES/00177&quot;,&quot;ISBN&quot;:&quot;9789400764552&quot;,&quot;URL&quot;:&quot;https://link.springer.com/chapter/10.1007/978-94-007-6455-2_17&quot;,&quot;issued&quot;:{&quot;date-parts&quot;:[[2013,1,1]]},&quot;page&quot;:&quot;407-418&quot;,&quot;abstract&quot;:&quot;Soil organic carbon (SOC) plays a vital role in soil formation. The accumulation of SOC is one of the initial soil forming processes and is determined by physical, chemical, biological and anthropogenic factors with complex interactions. On the other hand, SOC and its composition influences other soil forming processes like leaching of cations, soil acidification, gleying including Fe-reduction and podzolization. As SOC is strongly correlated with soil organic nitrogen (SON) and nitrogen being the most widespread constraint for biomass production on cropland, SOC content and composition is a determining factor for soil productivity on well drained soils. Thus, SOC is an effective contributor to the supporting ecosystem services of soil formation on the global land surface and at the same time it positively affects the provisioning ecosystem services (ESs) for supplying food, feed and fiber.&quot;,&quot;publisher&quot;:&quot;Springer Netherlands&quot;,&quot;container-title-short&quot;:&quot;&quot;},&quot;isTemporary&quot;:false}]},{&quot;citationID&quot;:&quot;MENDELEY_CITATION_57cc6dd4-8d4b-444d-a475-aa01d8cfd514&quot;,&quot;properties&quot;:{&quot;noteIndex&quot;:0},&quot;isEdited&quot;:false,&quot;manualOverride&quot;:{&quot;isManuallyOverridden&quot;:false,&quot;citeprocText&quot;:&quot;(Landsberg &amp;#38; Gower, 1997; Mukul et al., 2020; Walker et al., 2018)&quot;,&quot;manualOverrideText&quot;:&quot;&quot;},&quot;citationTag&quot;:&quot;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&quot;,&quot;citationItems&quot;:[{&quot;id&quot;:&quot;88ef53a8-83b6-3e09-9c5a-cfcd085016ff&quot;,&quot;itemData&quot;:{&quot;type&quot;:&quot;article-journal&quot;,&quot;id&quot;:&quot;88ef53a8-83b6-3e09-9c5a-cfcd085016ff&quot;,&quot;title&quot;:&quot;Carbon Balance of Forests&quot;,&quot;author&quot;:[{&quot;family&quot;:&quot;Landsberg&quot;,&quot;given&quot;:&quot;J.J.&quot;,&quot;parse-names&quot;:false,&quot;dropping-particle&quot;:&quot;&quot;,&quot;non-dropping-particle&quot;:&quot;&quot;},{&quot;family&quot;:&quot;Gower&quot;,&quot;given&quot;:&quot;S.T.&quot;,&quot;parse-names&quot;:false,&quot;dropping-particle&quot;:&quot;&quot;,&quot;non-dropping-particle&quot;:&quot;&quot;}],&quot;container-title&quot;:&quot;Applications of Physiological Ecology to Forest Management&quot;,&quot;accessed&quot;:{&quot;date-parts&quot;:[[2022,2,9]]},&quot;DOI&quot;:&quot;10.1016/B978-012435955-0/50005-4&quot;,&quot;ISBN&quot;:&quot;978-0-12-435955-0&quot;,&quot;issued&quot;:{&quot;date-parts&quot;:[[1997,1,1]]},&quot;page&quot;:&quot;125-160&quot;,&quot;publisher&quot;:&quot;Academic Press&quot;,&quot;container-title-short&quot;:&quot;&quot;},&quot;isTemporary&quot;:false},{&quot;id&quot;:&quot;bd162e36-e0c1-3bbb-ab3d-9bd4e6fb3677&quot;,&quot;itemData&quot;:{&quot;type&quot;:&quot;article-journal&quot;,&quot;id&quot;:&quot;bd162e36-e0c1-3bbb-ab3d-9bd4e6fb3677&quot;,&quot;title&quot;:&quot;Microbial temperature sensitivity and biomass change explain soil carbon loss with warming&quot;,&quot;author&quot;:[{&quot;family&quot;:&quot;Walker&quot;,&quot;given&quot;:&quot;Tom W.N.&quot;,&quot;parse-names&quot;:false,&quot;dropping-particle&quot;:&quot;&quot;,&quot;non-dropping-particle&quot;:&quot;&quot;},{&quot;family&quot;:&quot;Kaiser&quot;,&quot;given&quot;:&quot;Christina&quot;,&quot;parse-names&quot;:false,&quot;dropping-particle&quot;:&quot;&quot;,&quot;non-dropping-particle&quot;:&quot;&quot;},{&quot;family&quot;:&quot;Strasser&quot;,&quot;given&quot;:&quot;Florian&quot;,&quot;parse-names&quot;:false,&quot;dropping-particle&quot;:&quot;&quot;,&quot;non-dropping-particle&quot;:&quot;&quot;},{&quot;family&quot;:&quot;Herbold&quot;,&quot;given&quot;:&quot;Craig W.&quot;,&quot;parse-names&quot;:false,&quot;dropping-particle&quot;:&quot;&quot;,&quot;non-dropping-particle&quot;:&quot;&quot;},{&quot;family&quot;:&quot;Leblans&quot;,&quot;given&quot;:&quot;Niki I.W.&quot;,&quot;parse-names&quot;:false,&quot;dropping-particle&quot;:&quot;&quot;,&quot;non-dropping-particle&quot;:&quot;&quot;},{&quot;family&quot;:&quot;Woebken&quot;,&quot;given&quot;:&quot;Dagmar&quot;,&quot;parse-names&quot;:false,&quot;dropping-particle&quot;:&quot;&quot;,&quot;non-dropping-particle&quot;:&quot;&quot;},{&quot;family&quot;:&quot;Janssens&quot;,&quot;given&quot;:&quot;Ivan A.&quot;,&quot;parse-names&quot;:false,&quot;dropping-particle&quot;:&quot;&quot;,&quot;non-dropping-particle&quot;:&quot;&quot;},{&quot;family&quot;:&quot;Sigurdsson&quot;,&quot;given&quot;:&quot;Bjarni D.&quot;,&quot;parse-names&quot;:false,&quot;dropping-particle&quot;:&quot;&quot;,&quot;non-dropping-particle&quot;:&quot;&quot;},{&quot;family&quot;:&quot;Richter&quot;,&quot;given&quot;:&quot;Andreas&quot;,&quot;parse-names&quot;:false,&quot;dropping-particle&quot;:&quot;&quot;,&quot;non-dropping-particle&quot;:&quot;&quot;}],&quot;container-title&quot;:&quot;Nature Climate Change 2018 8:10&quot;,&quot;accessed&quot;:{&quot;date-parts&quot;:[[2022,11,13]]},&quot;DOI&quot;:&quot;10.1038/s41558-018-0259-x&quot;,&quot;ISSN&quot;:&quot;1758-6798&quot;,&quot;URL&quot;:&quot;https://www.nature.com/articles/s41558-018-0259-x&quot;,&quot;issued&quot;:{&quot;date-parts&quot;:[[2018,9,17]]},&quot;page&quot;:&quot;885-889&quot;,&quot;abstract&quot;:&quot;Soil microorganisms control carbon losses from soils to the atmosphere1–3, yet their responses to climate warming are often short-lived and unpredictable4–7. Two mechanisms, microbial acclimation and substrate depletion, have been proposed to explain temporary warming effects on soil microbial activity8–10. However, empirical support for either mechanism is unconvincing. Here we used geothermal temperature gradients (&amp;gt;50 years of field warming)11 and a short-term experiment to show that microbial activity (gross rates of growth, turnover, respiration and carbon uptake) is intrinsically temperature sensitive and does not acclimate to warming (+6 °C) over weeks or decades. Permanently accelerated microbial activity caused carbon loss from soil. However, soil carbon loss was temporary because substrate depletion reduced microbial biomass and constrained the influence of microbes over the ecosystem. A microbial biogeochemical model12–14 showed that these observations are reproducible through a modest, but permanent, acceleration in microbial physiology. These findings reveal a mechanism by which intrinsic microbial temperature sensitivity and substrate depletion together dictate warming effects on soil carbon loss via their control over microbial biomass. We thus provide a framework for interpreting the links between temperature, microbial activity and soil carbon loss on timescales relevant to Earth’s climate system. Soil microbial activity is accelerated by warming and does not acclimate over periods of at least 50 years. Resulting soil carbon loss is nevertheless temporary because substrate depletion reduces microbial biomass and constrains the influence of microbes over the ecosystem.&quot;,&quot;publisher&quot;:&quot;Nature Publishing Group&quot;,&quot;issue&quot;:&quot;10&quot;,&quot;volume&quot;:&quot;8&quot;,&quot;container-title-short&quot;:&quot;&quot;},&quot;isTemporary&quot;:false},{&quot;id&quot;:&quot;38d841dc-082a-34e0-9e5d-9125d8e6e476&quot;,&quot;itemData&quot;:{&quot;type&quot;:&quot;article-journal&quot;,&quot;id&quot;:&quot;38d841dc-082a-34e0-9e5d-9125d8e6e476&quot;,&quot;title&quot;:&quot;Forest Carbon Stock and Fluxes: Distribution, Biogeochemical Cycles, and Measurement Techniques&quot;,&quot;author&quot;:[{&quot;family&quot;:&quot;Mukul&quot;,&quot;given&quot;:&quot;Sharif A.&quot;,&quot;parse-names&quot;:false,&quot;dropping-particle&quot;:&quot;&quot;,&quot;non-dropping-particle&quot;:&quot;&quot;},{&quot;family&quot;:&quot;Halim&quot;,&quot;given&quot;:&quot;Md. Abdul&quot;,&quot;parse-names&quot;:false,&quot;dropping-particle&quot;:&quot;&quot;,&quot;non-dropping-particle&quot;:&quot;&quot;},{&quot;family&quot;:&quot;Herbohn&quot;,&quot;given&quot;:&quot;John&quot;,&quot;parse-names&quot;:false,&quot;dropping-particle&quot;:&quot;&quot;,&quot;non-dropping-particle&quot;:&quot;&quot;}],&quot;accessed&quot;:{&quot;date-parts&quot;:[[2022,2,9]]},&quot;DOI&quot;:&quot;10.1007/978-3-319-71065-5_23-1&quot;,&quot;issued&quot;:{&quot;date-parts&quot;:[[2020]]},&quot;page&quot;:&quot;1-16&quot;,&quot;abstract&quot;:&quot;Forests cover about thirty percent of the Earth’s land surface and are important in providing critical ecosystem services, including carbon sequestration, storage, and cycling. Forests sequester and store more carbon than any other terrestrial ecosystem on Earth. In forests, plants take up carbon dioxide from the atmosphere and release oxygen during photosynthesis, which transfers carbon to their stems, roots, and leaves as they grow. Forests store carbon in five major pools, these are: i) aboveground biomass, ii) belowground biomass, iii) litter, iv) deadwood and v) soil. Forests are also a major source of global anthropogenic carbon emissions, the second largest after fossil fuel. Protecting forests from deforestation and degradation and expansion of forest in new areas is, therefore, considered as amongst the most cost-effective strategy for climate change mitigation. Here, we provide a synthesis of current knowledge regarding forest carbon stock and fluxes, their distribution across different biomes, biogeochemical cycles, their measurement and drivers of change in global forest carbon stock and fluxes. Finally, we provide recommendations on strategies for improving forest carbon stocks to achieve sustainable development goals, biodiversity conservation, and future climate stabilization.&quot;,&quot;container-title-short&quot;:&quot;&quot;},&quot;isTemporary&quot;:false}]},{&quot;citationID&quot;:&quot;MENDELEY_CITATION_2a294964-2c5b-4f92-b1ad-82b5b9bde2ad&quot;,&quot;properties&quot;:{&quot;noteIndex&quot;:0},&quot;isEdited&quot;:false,&quot;manualOverride&quot;:{&quot;isManuallyOverridden&quot;:false,&quot;citeprocText&quot;:&quot;(Hanson et al., 2000)&quot;,&quot;manualOverrideText&quot;:&quot;&quot;},&quot;citationTag&quot;:&quot;MENDELEY_CITATION_v3_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&quot;,&quot;citationItems&quot;:[{&quot;id&quot;:&quot;92e5c1fb-9d2f-3161-af3b-c99535ca1c71&quot;,&quot;itemData&quot;:{&quot;type&quot;:&quot;article-journal&quot;,&quot;id&quot;:&quot;92e5c1fb-9d2f-3161-af3b-c99535ca1c71&quot;,&quot;title&quot;:&quot;Separating root and soil microbial contributions to soil respiration: A review of methods and observations&quot;,&quot;author&quot;:[{&quot;family&quot;:&quot;Hanson&quot;,&quot;given&quot;:&quot;P.J.&quot;,&quot;parse-names&quot;:false,&quot;dropping-particle&quot;:&quot;&quot;,&quot;non-dropping-particle&quot;:&quot;&quot;},{&quot;family&quot;:&quot;Edwards&quot;,&quot;given&quot;:&quot;N.T.&quot;,&quot;parse-names&quot;:false,&quot;dropping-particle&quot;:&quot;&quot;,&quot;non-dropping-particle&quot;:&quot;&quot;},{&quot;family&quot;:&quot;Garten&quot;,&quot;given&quot;:&quot;C.T.&quot;,&quot;parse-names&quot;:false,&quot;dropping-particle&quot;:&quot;&quot;,&quot;non-dropping-particle&quot;:&quot;&quot;},{&quot;family&quot;:&quot;Andrews&quot;,&quot;given&quot;:&quot;J.A.&quot;,&quot;parse-names&quot;:false,&quot;dropping-particle&quot;:&quot;&quot;,&quot;non-dropping-particle&quot;:&quot;&quot;}],&quot;container-title&quot;:&quot;Biogeochemistry 2000 48:1&quot;,&quot;accessed&quot;:{&quot;date-parts&quot;:[[2021,9,12]]},&quot;DOI&quot;:&quot;10.1023/A:1006244819642&quot;,&quot;ISSN&quot;:&quot;1573-515X&quot;,&quot;URL&quot;:&quot;https://link.springer.com/article/10.1023/A:1006244819642&quot;,&quot;issued&quot;:{&quot;date-parts&quot;:[[2000]]},&quot;page&quot;:&quot;115-146&quot;,&quot;abstract&quot;:&quot;Forest soil respiration is the sum of heterotrophic (microbes, soil fauna) and autotrophic (root) respiration. The contribution of each group needs to be understood to evaluate implications of environmental change on soil carbon cycling and sequestration. Three primary methods have been used to distinguish hetero- versus autotrophic soil respiration including: integration of components contributing to in situ forest soil CO2 efflux (i.e., litter, roots, soil), comparison of soils with and without root exclusion, and application of stable or radioactive isotope methods. Each approach has advantages and disadvantages, but isotope based methods provide quantitative answers with the least amount of disturbance to the soil and roots. Published data from all methods indicate that root/rhizosphere respiration can account for as little as 10 percent to greater than 90 percent of total in situ soil respiration depending on vegetation type and season of the year. Studies which have integrated percent root contribution to total soil respiration throughout an entire year or growing season show mean values of 45.8 and 60.4 percent for forest and nonforest vegetation, respectively. Such average annual values must be extrapolated with caution, however, because the root contribution to total soil respiration is commonly higher during the growing season and lower during the dormant periods of the year.&quot;,&quot;publisher&quot;:&quot;Springer&quot;,&quot;issue&quot;:&quot;1&quot;,&quot;volume&quot;:&quot;48&quot;,&quot;container-title-short&quot;:&quot;&quot;},&quot;isTemporary&quot;:false}]},{&quot;citationID&quot;:&quot;MENDELEY_CITATION_d9d1eeff-1240-4f2d-91c9-21adb754c597&quot;,&quot;properties&quot;:{&quot;noteIndex&quot;:0},&quot;isEdited&quot;:false,&quot;manualOverride&quot;:{&quot;isManuallyOverridden&quot;:false,&quot;citeprocText&quot;:&quot;(Scott-Denton et al., 2006)&quot;,&quot;manualOverrideText&quot;:&quot;&quot;},&quot;citationTag&quot;:&quot;MENDELEY_CITATION_v3_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&quot;,&quot;citationItems&quot;:[{&quot;id&quot;:&quot;73b30379-f110-3fee-bcc4-d84cae39cf24&quot;,&quot;itemData&quot;:{&quot;type&quot;:&quot;article-journal&quot;,&quot;id&quot;:&quot;73b30379-f110-3fee-bcc4-d84cae39cf24&quot;,&quot;title&quot;:&quot;Differential controls by climate and substrate over the heterotrophic and rhizospheric components of soil respiration&quot;,&quot;author&quot;:[{&quot;family&quot;:&quot;Scott-Denton&quot;,&quot;given&quot;:&quot;Laura E.&quot;,&quot;parse-names&quot;:false,&quot;dropping-particle&quot;:&quot;&quot;,&quot;non-dropping-particle&quot;:&quot;&quot;},{&quot;family&quot;:&quot;Rosenstiel&quot;,&quot;given&quot;:&quot;Todd N.&quot;,&quot;parse-names&quot;:false,&quot;dropping-particle&quot;:&quot;&quot;,&quot;non-dropping-particle&quot;:&quot;&quot;},{&quot;family&quot;:&quot;Monson&quot;,&quot;given&quot;:&quot;Russell K.&quot;,&quot;parse-names&quot;:false,&quot;dropping-particle&quot;:&quot;&quot;,&quot;non-dropping-particle&quot;:&quot;&quot;}],&quot;container-title&quot;:&quot;Global Change Biology&quot;,&quot;container-title-short&quot;:&quot;Glob Chang Biol&quot;,&quot;accessed&quot;:{&quot;date-parts&quot;:[[2023,1,17]]},&quot;DOI&quot;:&quot;10.1111/J.1365-2486.2005.01064.X&quot;,&quot;ISSN&quot;:&quot;1365-2486&quot;,&quot;URL&quot;:&quot;https://onlinelibrary.wiley.com/doi/full/10.1111/j.1365-2486.2005.01064.x&quot;,&quot;issued&quot;:{&quot;date-parts&quot;:[[2006,2,1]]},&quot;page&quot;:&quot;205-216&quot;,&quot;abstract&quot;:&quot;The partitioning of soil respiration rates into the component processes of rhizospheric respiration (because of live roots and those microorganisms that subsist on root exudations) and heterotrophic respiration (because of decomposer microorganisms that subsist on the oxidation of soil organic matter) is difficult to accomplish through experimental observation. In order to minimize disturbance to the soil and maximize preservation of the natural relationships among roots, rhizospheric microorganisms, and decomposers, we conducted a girdling experiment in a subalpine forest dominated by lodgepole pine trees. In two separate years, we girdled trees in small forest plots (5-7 m in diameter) and trenched around the plots to sever invading roots in order to experimentally stop the transport of photosynthate from needles to roots, and eliminate rhizospheric respiration. Soil respiration rates in plots with trees girdled over 1 year prior to measurement were higher than those in plots with trees girdled 2-3 months prior to measurement. These results suggest that any stimulation of respiration because of the experimental artifact of fine root death and addition of labile carbon to the pool of decomposer substrates is slow, and occurs beyond the first growing season after girdling. Compared with control plots with nongirdled trees, soil respiration rates in plots with girdled trees were reduced by 31-44% at the mid-summer respiratory maximum. An extreme drought during one of the 2 years used for observations caused greater reductions in the heterotrophic component of soil respiration compared with the rhizospheric component. In control plots, we observed a pulse in K2SO4-extractable carbon during the spring snowmelt period, which was absent in plots with girdled trees. In control plots, soil microbial biomass increased from spring to summer, coincident with a seasonal increase in the rhizospheric component of soil respiration. In plots with girdled trees, the seasonal increase in microbial biomass was lower than in control plots. These results suggest that the observed seasonal increase in rhizospheric respiration rate in control plots was because of an increase in rhizospheric microbial biomass following 'soil priming' by a spring-time pulse in dissolved organic carbon. Winter-time, beneath-snow microbial biomass was relatively high in control plots. Soil sucrose concentrations were approximately eight times higher during winter than during spring or summer, possibly being derived from the mechanical damage of shallow roots that use sucrose as protection against low-temperature extremes. The winter-time sucrose pulse was not observed in plots with girdled trees. The results of this study demonstrate that (1) the rhizospheric component of soil respiration rate at this site is significant in magnitude, (2) the heterotrophic component of soil respiration rate is more susceptible to seasonal drought than the rhizospheric component, and (3) the trees in this ecosystem exert a major control over soil carbon dynamics by 'priming' the soil with sugar exudates during the late-spring snowmelt period and releasing high concentrations of sucrose to the soil during winter. © 2005 Blackwell Publishing Ltd.&quot;,&quot;publisher&quot;:&quot;John Wiley &amp; Sons, Ltd&quot;,&quot;issue&quot;:&quot;2&quot;,&quot;volume&quot;:&quot;12&quot;},&quot;isTemporary&quot;:false}]},{&quot;citationID&quot;:&quot;MENDELEY_CITATION_2d160e94-01a1-474d-aca5-42daa5e6f5b4&quot;,&quot;properties&quot;:{&quot;noteIndex&quot;:0},&quot;isEdited&quot;:false,&quot;manualOverride&quot;:{&quot;isManuallyOverridden&quot;:false,&quot;citeprocText&quot;:&quot;(Adingo et al., 2021; J. P. Schimel &amp;#38; Weintraub, 2003; J. Schimel &amp;#38; Schaeffer, 2012; Sinsabaugh et al., 2013)&quot;,&quot;manualOverrideText&quot;:&quot;&quot;},&quot;citationTag&quot;:&quot;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&quot;,&quot;citationItems&quot;:[{&quot;id&quot;:&quot;09fd4a51-fe6a-323c-90d2-7caba4e0a943&quot;,&quot;itemData&quot;:{&quot;type&quot;:&quot;article-journal&quot;,&quot;id&quot;:&quot;09fd4a51-fe6a-323c-90d2-7caba4e0a943&quot;,&quot;title&quot;:&quot;The implications of exoenzyme activity on microbial carbon and nitrogen limitation in soil: a theoretical model&quot;,&quot;author&quot;:[{&quot;family&quot;:&quot;Schimel&quot;,&quot;given&quot;:&quot;Joshua P.&quot;,&quot;parse-names&quot;:false,&quot;dropping-particle&quot;:&quot;&quot;,&quot;non-dropping-particle&quot;:&quot;&quot;},{&quot;family&quot;:&quot;Weintraub&quot;,&quot;given&quot;:&quot;Michael N.&quot;,&quot;parse-names&quot;:false,&quot;dropping-particle&quot;:&quot;&quot;,&quot;non-dropping-particle&quot;:&quot;&quot;}],&quot;container-title&quot;:&quot;Soil Biology and Biochemistry&quot;,&quot;container-title-short&quot;:&quot;Soil Biol Biochem&quot;,&quot;accessed&quot;:{&quot;date-parts&quot;:[[2022,5,25]]},&quot;DOI&quot;:&quot;10.1016/S0038-0717(03)00015-4&quot;,&quot;ISSN&quot;:&quot;0038-0717&quot;,&quot;issued&quot;:{&quot;date-parts&quot;:[[2003,4,1]]},&quot;page&quot;:&quot;549-563&quot;,&quot;abstract&quot;:&quot;Traditional models of soil organic matter (SOM) decomposition are all based on first order kinetics in which the decomposition rate of a particular C pool is proportional to the size of the pool and a simple decomposition constant (dC/dt = kC). In fact, SOM decomposition is catalyzed by extracellular enzymes that are produced by microorganisms. We built a simple theoretical model to explore the behavior of the decomposition-microbial growth system when the fundamental kinetic assumption is changed from first order kinetics to exoenzymes catalyzed decomposition (dC/dt = KC x Enzymes). An analysis of the enzyme kinetics showed that there must be some mechanism to produce a non-linear response of decomposition rates to enzyme concentration - the most likely is competition for enzyme binding on solid substrates as predicted by Langmuir adsorption isotherm theory. This non-linearity also induces C limitation, regardless of the potential supply of C. The linked C and N version of the model showed that actual polymer breakdown and microbial use of the released monomers can be disconnected, and that it requires relatively little N to maintain the maximal rate of decomposition, regardless of the microbial biomass' ability to use the breakdown products. In this model, adding a pulse of C to an N limited system increases respiration, while adding N actually decreases respiration (as C is redirected from waste respiration to microbial growth). For many years, researchers have argued that the lack of a respiratory response by soil microbes to added N indicates that they are not N limited. This model suggests that conclusion may be wrong. While total C flow may be limited by the functioning of the exoenzyme system, actual microbial growth may be N limited. © 2003 Elsevier Science Ltd. All rights reserved.&quot;,&quot;publisher&quot;:&quot;Pergamon&quot;,&quot;issue&quot;:&quot;4&quot;,&quot;volume&quot;:&quot;35&quot;},&quot;isTemporary&quot;:false},{&quot;id&quot;:&quot;fa468339-1c99-3f55-ba6c-04c066472e12&quot;,&quot;itemData&quot;:{&quot;type&quot;:&quot;article-journal&quot;,&quot;id&quot;:&quot;fa468339-1c99-3f55-ba6c-04c066472e12&quot;,&quot;title&quot;:&quot;Microbial control over carbon cycling in soil&quot;,&quot;author&quot;:[{&quot;family&quot;:&quot;Schimel&quot;,&quot;given&quot;:&quot;J&quot;,&quot;parse-names&quot;:false,&quot;dropping-particle&quot;:&quot;&quot;,&quot;non-dropping-particle&quot;:&quot;&quot;},{&quot;family&quot;:&quot;Schaeffer&quot;,&quot;given&quot;:&quot;SM&quot;,&quot;parse-names&quot;:false,&quot;dropping-particle&quot;:&quot;&quot;,&quot;non-dropping-particle&quot;:&quot;&quot;}],&quot;container-title&quot;:&quot;Frontiers in Microbiology&quot;,&quot;container-title-short&quot;:&quot;Front Microbiol&quot;,&quot;accessed&quot;:{&quot;date-parts&quot;:[[2022,9,11]]},&quot;issued&quot;:{&quot;date-parts&quot;:[[2012]]},&quot;volume&quot;:&quot;3&quot;},&quot;isTemporary&quot;:false},{&quot;id&quot;:&quot;fe676c68-1969-3428-b78b-a02dce93709b&quot;,&quot;itemData&quot;:{&quot;type&quot;:&quot;article-journal&quot;,&quot;id&quot;:&quot;fe676c68-1969-3428-b78b-a02dce93709b&quot;,&quot;title&quot;:&quot;Carbon use efficiency of microbial communities: Stoichiometry, methodology and modelling&quot;,&quot;author&quot;:[{&quot;family&quot;:&quot;Sinsabaugh&quot;,&quot;given&quot;:&quot;Robert L.&quot;,&quot;parse-names&quot;:false,&quot;dropping-particle&quot;:&quot;&quot;,&quot;non-dropping-particle&quot;:&quot;&quot;},{&quot;family&quot;:&quot;Manzoni&quot;,&quot;given&quot;:&quot;Stefano&quot;,&quot;parse-names&quot;:false,&quot;dropping-particle&quot;:&quot;&quot;,&quot;non-dropping-particle&quot;:&quot;&quot;},{&quot;family&quot;:&quot;Moorhead&quot;,&quot;given&quot;:&quot;Daryl L.&quot;,&quot;parse-names&quot;:false,&quot;dropping-particle&quot;:&quot;&quot;,&quot;non-dropping-particle&quot;:&quot;&quot;},{&quot;family&quot;:&quot;Richter&quot;,&quot;given&quot;:&quot;Andreas&quot;,&quot;parse-names&quot;:false,&quot;dropping-particle&quot;:&quot;&quot;,&quot;non-dropping-particle&quot;:&quot;&quot;}],&quot;container-title&quot;:&quot;Ecology Letters&quot;,&quot;container-title-short&quot;:&quot;Ecol Lett&quot;,&quot;accessed&quot;:{&quot;date-parts&quot;:[[2022,1,26]]},&quot;DOI&quot;:&quot;10.1111/ELE.12113&quot;,&quot;ISSN&quot;:&quot;1461023X&quot;,&quot;PMID&quot;:&quot;23627730&quot;,&quot;issued&quot;:{&quot;date-parts&quot;:[[2013,7]]},&quot;page&quot;:&quot;930-939&quot;,&quot;abstract&quot;:&quot;Carbon use efficiency (CUE) is a fundamental parameter for ecological models based on the physiology of microorganisms. CUE determines energy and material flows to higher trophic levels, conversion of plant-produced carbon into microbial products and rates of ecosystem carbon storage. Thermodynamic calculations support a maximum CUE value of ~ 0.60 (CUE max). Kinetic and stoichiometric constraints on microbial growth suggest that CUE in multi-resource limited natural systems should approach ~ 0.3 (CUE max/2). However, the mean CUE values reported for aquatic and terrestrial ecosystems differ by twofold (~ 0.26 vs. ~ 0.55) because the methods used to estimate CUE in aquatic and terrestrial systems generally differ and soil estimates are less likely to capture the full maintenance costs of community metabolism given the difficulty of measurements in water-limited environments. Moreover, many simulation models lack adequate representation of energy spilling pathways and stoichiometric constraints on metabolism, which can also lead to overestimates of CUE. We recommend that broad-scale models use a CUE value of 0.30, unless there is evidence for lower values as a result of pervasive nutrient limitations. Ecosystem models operating at finer scales should consider resource composition, stoichiometric constraints and biomass composition, as well as environmental drivers, to predict the CUE of microbial communities. © 2013 John Wiley &amp; Sons Ltd/CNRS.&quot;,&quot;issue&quot;:&quot;7&quot;,&quot;volume&quot;:&quot;16&quot;},&quot;isTemporary&quot;:false},{&quot;id&quot;:&quot;a848464a-1c6d-3a0d-8c17-de76c18720dd&quot;,&quot;itemData&quot;:{&quot;type&quot;:&quot;article-journal&quot;,&quot;id&quot;:&quot;a848464a-1c6d-3a0d-8c17-de76c18720dd&quot;,&quot;title&quot;:&quot;Variation of soil microbial carbon use efficiency (CUE) and its Influence mechanism in the context of global environmental change: a review&quot;,&quot;author&quot;:[{&quot;family&quot;:&quot;Adingo&quot;,&quot;given&quot;:&quot;Samuel&quot;,&quot;parse-names&quot;:false,&quot;dropping-particle&quot;:&quot;&quot;,&quot;non-dropping-particle&quot;:&quot;&quot;},{&quot;family&quot;:&quot;Yu&quot;,&quot;given&quot;:&quot;Jie Ru&quot;,&quot;parse-names&quot;:false,&quot;dropping-particle&quot;:&quot;&quot;,&quot;non-dropping-particle&quot;:&quot;&quot;},{&quot;family&quot;:&quot;Xuelu&quot;,&quot;given&quot;:&quot;Liu&quot;,&quot;parse-names&quot;:false,&quot;dropping-particle&quot;:&quot;&quot;,&quot;non-dropping-particle&quot;:&quot;&quot;},{&quot;family&quot;:&quot;Li&quot;,&quot;given&quot;:&quot;Xiaodan&quot;,&quot;parse-names&quot;:false,&quot;dropping-particle&quot;:&quot;&quot;,&quot;non-dropping-particle&quot;:&quot;&quot;},{&quot;family&quot;:&quot;Jing&quot;,&quot;given&quot;:&quot;Sun&quot;,&quot;parse-names&quot;:false,&quot;dropping-particle&quot;:&quot;&quot;,&quot;non-dropping-particle&quot;:&quot;&quot;},{&quot;family&quot;:&quot;Xiaong&quot;,&quot;given&quot;:&quot;Zhang&quot;,&quot;parse-names&quot;:false,&quot;dropping-particle&quot;:&quot;&quot;,&quot;non-dropping-particle&quot;:&quot;&quot;}],&quot;container-title&quot;:&quot;PeerJ&quot;,&quot;container-title-short&quot;:&quot;PeerJ&quot;,&quot;accessed&quot;:{&quot;date-parts&quot;:[[2022,5,31]]},&quot;DOI&quot;:&quot;10.7717/PEERJ.12131&quot;,&quot;ISSN&quot;:&quot;21678359&quot;,&quot;PMID&quot;:&quot;34721956&quot;,&quot;URL&quot;:&quot;/pmc/articles/PMC8522642/&quot;,&quot;issued&quot;:{&quot;date-parts&quot;:[[2021,10,15]]},&quot;abstract&quot;:&quot;Soil microbial carbon utilization efficiency (CUE) is the efficiency with which microorganisms convert absorbed carbon (C) into their own biomass C, also referred to as microorganism growth efficiency. Soil microbial CUE is a critical physiological and ecological parameter in the ecosystem's C cycle, influencing the processes of C retention, turnover, soil mineralization, and greenhouse gas emission. Understanding the variation of soil microbial CUE and its influence mechanism in the context of global environmental change is critical for a better understanding of the ecosystem's C cycle process and its response to global changes. In this review, the definition of CUE and its measurement methods are reviewed, and the research progress of soil microbial CUE variation and influencing factors is primarily reviewed and analyzed. Soil microbial CUE is usually expressed as the ratio of microbial growth and absorption, which is divided into methods based on the microbial growth rate, microbial biomass, substrate absorption rate, and substrate concentration change, and varies from 0.2 to 0.8. Thermodynamics, ecological environmental factors, substrate nutrient quality and availability, stoichiometric balance, and microbial community composition all influence this variation. In the future, soil microbial CUE research should focus on quantitative analysis of trace metabolic components, analysis of the regulation mechanism of biological-environmental interactions, and optimization of the carbon cycle model of microorganisms' dynamic physiological response process.&quot;,&quot;publisher&quot;:&quot;PeerJ, Inc&quot;,&quot;volume&quot;:&quot;9&quot;},&quot;isTemporary&quot;:false}]},{&quot;citationID&quot;:&quot;MENDELEY_CITATION_50df2643-55be-4dc7-8f7e-f0013cab0b79&quot;,&quot;properties&quot;:{&quot;noteIndex&quot;:0},&quot;isEdited&quot;:false,&quot;manualOverride&quot;:{&quot;isManuallyOverridden&quot;:false,&quot;citeprocText&quot;:&quot;(A Miltner, 2012; Cotrufo et al., 2015; MF Cotrufo, 2013; W Wieder, 2014)&quot;,&quot;manualOverrideText&quot;:&quot;&quot;},&quot;citationTag&quot;:&quot;MENDELEY_CITATION_v3_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&quot;,&quot;citationItems&quot;:[{&quot;id&quot;:&quot;a679a8de-750f-3c10-863e-0fddd4135101&quot;,&quot;itemData&quot;:{&quot;type&quot;:&quot;article-journal&quot;,&quot;id&quot;:&quot;a679a8de-750f-3c10-863e-0fddd4135101&quot;,&quot;title&quot;:&quot;SOM genesis: microbial biomass as a significant source&quot;,&quot;author&quot;:[{&quot;family&quot;:&quot;A Miltner&quot;,&quot;given&quot;:&quot;P Bombach, B Schmidt-Brücken, M Kästner&quot;,&quot;parse-names&quot;:false,&quot;dropping-particle&quot;:&quot;&quot;,&quot;non-dropping-particle&quot;:&quot;&quot;}],&quot;container-title&quot;:&quot;Biogeochemistry&quot;,&quot;container-title-short&quot;:&quot;Biogeochemistry&quot;,&quot;accessed&quot;:{&quot;date-parts&quot;:[[2022,1,10]]},&quot;issued&quot;:{&quot;date-parts&quot;:[[2012]]},&quot;page&quot;:&quot;41-55&quot;,&quot;volume&quot;:&quot;111&quot;},&quot;isTemporary&quot;:false},{&quot;id&quot;:&quot;69351024-d18e-32e6-be69-ad2820e1434a&quot;,&quot;itemData&quot;:{&quot;type&quot;:&quot;article-journal&quot;,&quot;id&quot;:&quot;69351024-d18e-32e6-be69-ad2820e1434a&quot;,&quot;title&quot;:&quot;The Microbial Efficiency-Matrix Stabilization (MEMS) framework integrates plant litter decomposition with soil organic matter stabilization: do labile plant inputs form stable soil organic matter?&quot;,&quot;author&quot;:[{&quot;family&quot;:&quot;MF Cotrufo&quot;,&quot;given&quot;:&quot;MD Wallenstein, CM Boot, K Denef, E Paul&quot;,&quot;parse-names&quot;:false,&quot;dropping-particle&quot;:&quot;&quot;,&quot;non-dropping-particle&quot;:&quot;&quot;}],&quot;container-title&quot;:&quot;Glob. Change Biol.&quot;,&quot;accessed&quot;:{&quot;date-parts&quot;:[[2022,1,10]]},&quot;issued&quot;:{&quot;date-parts&quot;:[[2013]]},&quot;page&quot;:&quot;988-995&quot;,&quot;volume&quot;:&quot;19&quot;,&quot;container-title-short&quot;:&quot;&quot;},&quot;isTemporary&quot;:false},{&quot;id&quot;:&quot;850d4508-32f7-3844-9b81-f09264c0a3b1&quot;,&quot;itemData&quot;:{&quot;type&quot;:&quot;article-journal&quot;,&quot;id&quot;:&quot;850d4508-32f7-3844-9b81-f09264c0a3b1&quot;,&quot;title&quot;:&quot;Formation of soil organic matter via biochemical and physical pathways of litter mass loss&quot;,&quot;author&quot;:[{&quot;family&quot;:&quot;Cotrufo&quot;,&quot;given&quot;:&quot;M. Francesca&quot;,&quot;parse-names&quot;:false,&quot;dropping-particle&quot;:&quot;&quot;,&quot;non-dropping-particle&quot;:&quot;&quot;},{&quot;family&quot;:&quot;Soong&quot;,&quot;given&quot;:&quot;Jennifer L.&quot;,&quot;parse-names&quot;:false,&quot;dropping-particle&quot;:&quot;&quot;,&quot;non-dropping-particle&quot;:&quot;&quot;},{&quot;family&quot;:&quot;Horton&quot;,&quot;given&quot;:&quot;Andrew J.&quot;,&quot;parse-names&quot;:false,&quot;dropping-particle&quot;:&quot;&quot;,&quot;non-dropping-particle&quot;:&quot;&quot;},{&quot;family&quot;:&quot;Campbell&quot;,&quot;given&quot;:&quot;Eleanor E.&quot;,&quot;parse-names&quot;:false,&quot;dropping-particle&quot;:&quot;&quot;,&quot;non-dropping-particle&quot;:&quot;&quot;},{&quot;family&quot;:&quot;Haddix&quot;,&quot;given&quot;:&quot;Michelle L.&quot;,&quot;parse-names&quot;:false,&quot;dropping-particle&quot;:&quot;&quot;,&quot;non-dropping-particle&quot;:&quot;&quot;},{&quot;family&quot;:&quot;Wall&quot;,&quot;given&quot;:&quot;Diana H.&quot;,&quot;parse-names&quot;:false,&quot;dropping-particle&quot;:&quot;&quot;,&quot;non-dropping-particle&quot;:&quot;&quot;},{&quot;family&quot;:&quot;Parton&quot;,&quot;given&quot;:&quot;William J.&quot;,&quot;parse-names&quot;:false,&quot;dropping-particle&quot;:&quot;&quot;,&quot;non-dropping-particle&quot;:&quot;&quot;}],&quot;container-title&quot;:&quot;Nature Geoscience 2015 8:10&quot;,&quot;accessed&quot;:{&quot;date-parts&quot;:[[2022,11,13]]},&quot;DOI&quot;:&quot;10.1038/ngeo2520&quot;,&quot;ISSN&quot;:&quot;1752-0908&quot;,&quot;URL&quot;:&quot;https://www.nature.com/articles/ngeo2520&quot;,&quot;issued&quot;:{&quot;date-parts&quot;:[[2015,9,7]]},&quot;page&quot;:&quot;776-779&quot;,&quot;abstract&quot;:&quot;Soil organic matter is a large global carbon pool. Isotopic labelling of litter in the lab and the field reveals that soil organic matter forms from labile organic compounds and litter fragments early and late in decomposition, respectively. Soil organic matter is the largest terrestrial carbon pool1. The pool size depends on the balance between formation of soil organic matter from decomposition of plant litter and its mineralization to inorganic carbon. Knowledge of soil organic matter formation remains limited2 and current C numerical models assume that stable soil organic matter is formed primarily from recalcitrant plant litter3. However, labile components of plant litter could also form mineral-stabilized soil organic matter4. Here we followed the decomposition of isotopically labelled above-ground litter and its incorporation into soil organic matter over three years in a grassland in Kansas, USA, and used laboratory incubations to determine the decay rates and pool structure of litter-derived organic matter. Early in decomposition, soil organic matter formed when non-structural compounds were lost from litter. Soil organic matter also formed at the end of decomposition, when both non-structural and structural compounds were lost at similar rates. We conclude that two pathways yield soil organic matter efficiently. A dissolved organic matter–microbial path occurs early in decomposition when litter loses mostly non-structural compounds, which are incorporated into microbial biomass at high rates, resulting in efficient soil organic matter formation. An equally efficient physical-transfer path occurs when litter fragments move into soil.&quot;,&quot;publisher&quot;:&quot;Nature Publishing Group&quot;,&quot;issue&quot;:&quot;10&quot;,&quot;volume&quot;:&quot;8&quot;,&quot;container-title-short&quot;:&quot;&quot;},&quot;isTemporary&quot;:false},{&quot;id&quot;:&quot;3c7dd048-d1c3-3ba7-bd57-34884f3208f9&quot;,&quot;itemData&quot;:{&quot;type&quot;:&quot;article-journal&quot;,&quot;id&quot;:&quot;3c7dd048-d1c3-3ba7-bd57-34884f3208f9&quot;,&quot;title&quot;:&quot;Integrating microbial physiology and physiochemical principles in soils with the MIcrobial-MIneral Carbon Stabilization (MIMICS) model&quot;,&quot;author&quot;:[{&quot;family&quot;:&quot;W Wieder&quot;,&quot;given&quot;:&quot;AS Grandy, CM Kallenbach, GB Bonan&quot;,&quot;parse-names&quot;:false,&quot;dropping-particle&quot;:&quot;&quot;,&quot;non-dropping-particle&quot;:&quot;&quot;}],&quot;container-title&quot;:&quot;Biogeoscience&quot;,&quot;accessed&quot;:{&quot;date-parts&quot;:[[2022,1,10]]},&quot;issued&quot;:{&quot;date-parts&quot;:[[2014]]},&quot;page&quot;:&quot;3899-3917&quot;,&quot;volume&quot;:&quot;11&quot;,&quot;container-title-short&quot;:&quot;&quot;},&quot;isTemporary&quot;:false}]},{&quot;citationID&quot;:&quot;MENDELEY_CITATION_eff66e83-d2ce-428f-93a0-5f517061ffdb&quot;,&quot;properties&quot;:{&quot;noteIndex&quot;:0},&quot;isEdited&quot;:false,&quot;manualOverride&quot;:{&quot;isManuallyOverridden&quot;:false,&quot;citeprocText&quot;:&quot;(Lavigne et al., 2004)&quot;,&quot;manualOverrideText&quot;:&quot;&quot;},&quot;citationTag&quot;:&quot;MENDELEY_CITATION_v3_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&quot;,&quot;citationItems&quot;:[{&quot;id&quot;:&quot;2a52d7e3-63e0-3a7c-b635-6e05b1e9254f&quot;,&quot;itemData&quot;:{&quot;type&quot;:&quot;article-journal&quot;,&quot;id&quot;:&quot;2a52d7e3-63e0-3a7c-b635-6e05b1e9254f&quot;,&quot;title&quot;:&quot;Seasonal and annual changes in soil respiration in relation to soil temperature, water potential and trenching&quot;,&quot;author&quot;:[{&quot;family&quot;:&quot;Lavigne&quot;,&quot;given&quot;:&quot;M B&quot;,&quot;parse-names&quot;:false,&quot;dropping-particle&quot;:&quot;&quot;,&quot;non-dropping-particle&quot;:&quot;&quot;},{&quot;family&quot;:&quot;Foster&quot;,&quot;given&quot;:&quot;R J&quot;,&quot;parse-names&quot;:false,&quot;dropping-particle&quot;:&quot;&quot;,&quot;non-dropping-particle&quot;:&quot;&quot;},{&quot;family&quot;:&quot;Goodine&quot;,&quot;given&quot;:&quot;G&quot;,&quot;parse-names&quot;:false,&quot;dropping-particle&quot;:&quot;&quot;,&quot;non-dropping-particle&quot;:&quot;&quot;}],&quot;container-title&quot;:&quot;Tree physiology&quot;,&quot;container-title-short&quot;:&quot;Tree Physiol&quot;,&quot;ISSN&quot;:&quot;1758-4469&quot;,&quot;issued&quot;:{&quot;date-parts&quot;:[[2004]]},&quot;page&quot;:&quot;415-424&quot;,&quot;publisher&quot;:&quot;Heron Publishing&quot;,&quot;issue&quot;:&quot;4&quot;,&quot;volume&quot;:&quot;24&quot;},&quot;isTemporary&quot;:false}]},{&quot;citationID&quot;:&quot;MENDELEY_CITATION_d003a9e6-c6b3-472b-af4a-1582d2f0277f&quot;,&quot;properties&quot;:{&quot;noteIndex&quot;:0},&quot;isEdited&quot;:false,&quot;manualOverride&quot;:{&quot;isManuallyOverridden&quot;:false,&quot;citeprocText&quot;:&quot;(Adingo et al., 2021; Blagodatskaya et al., 2014; KM Geyer, 2016; Manzoni et al., 2018; Sinsabaugh et al., 2013)&quot;,&quot;manualOverrideText&quot;:&quot;&quot;},&quot;citationTag&quot;:&quot;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&quot;,&quot;citationItems&quot;:[{&quot;id&quot;:&quot;fe676c68-1969-3428-b78b-a02dce93709b&quot;,&quot;itemData&quot;:{&quot;type&quot;:&quot;article-journal&quot;,&quot;id&quot;:&quot;fe676c68-1969-3428-b78b-a02dce93709b&quot;,&quot;title&quot;:&quot;Carbon use efficiency of microbial communities: Stoichiometry, methodology and modelling&quot;,&quot;author&quot;:[{&quot;family&quot;:&quot;Sinsabaugh&quot;,&quot;given&quot;:&quot;Robert L.&quot;,&quot;parse-names&quot;:false,&quot;dropping-particle&quot;:&quot;&quot;,&quot;non-dropping-particle&quot;:&quot;&quot;},{&quot;family&quot;:&quot;Manzoni&quot;,&quot;given&quot;:&quot;Stefano&quot;,&quot;parse-names&quot;:false,&quot;dropping-particle&quot;:&quot;&quot;,&quot;non-dropping-particle&quot;:&quot;&quot;},{&quot;family&quot;:&quot;Moorhead&quot;,&quot;given&quot;:&quot;Daryl L.&quot;,&quot;parse-names&quot;:false,&quot;dropping-particle&quot;:&quot;&quot;,&quot;non-dropping-particle&quot;:&quot;&quot;},{&quot;family&quot;:&quot;Richter&quot;,&quot;given&quot;:&quot;Andreas&quot;,&quot;parse-names&quot;:false,&quot;dropping-particle&quot;:&quot;&quot;,&quot;non-dropping-particle&quot;:&quot;&quot;}],&quot;container-title&quot;:&quot;Ecology Letters&quot;,&quot;container-title-short&quot;:&quot;Ecol Lett&quot;,&quot;accessed&quot;:{&quot;date-parts&quot;:[[2022,1,26]]},&quot;DOI&quot;:&quot;10.1111/ELE.12113&quot;,&quot;ISSN&quot;:&quot;1461023X&quot;,&quot;PMID&quot;:&quot;23627730&quot;,&quot;issued&quot;:{&quot;date-parts&quot;:[[2013,7]]},&quot;page&quot;:&quot;930-939&quot;,&quot;abstract&quot;:&quot;Carbon use efficiency (CUE) is a fundamental parameter for ecological models based on the physiology of microorganisms. CUE determines energy and material flows to higher trophic levels, conversion of plant-produced carbon into microbial products and rates of ecosystem carbon storage. Thermodynamic calculations support a maximum CUE value of ~ 0.60 (CUE max). Kinetic and stoichiometric constraints on microbial growth suggest that CUE in multi-resource limited natural systems should approach ~ 0.3 (CUE max/2). However, the mean CUE values reported for aquatic and terrestrial ecosystems differ by twofold (~ 0.26 vs. ~ 0.55) because the methods used to estimate CUE in aquatic and terrestrial systems generally differ and soil estimates are less likely to capture the full maintenance costs of community metabolism given the difficulty of measurements in water-limited environments. Moreover, many simulation models lack adequate representation of energy spilling pathways and stoichiometric constraints on metabolism, which can also lead to overestimates of CUE. We recommend that broad-scale models use a CUE value of 0.30, unless there is evidence for lower values as a result of pervasive nutrient limitations. Ecosystem models operating at finer scales should consider resource composition, stoichiometric constraints and biomass composition, as well as environmental drivers, to predict the CUE of microbial communities. © 2013 John Wiley &amp; Sons Ltd/CNRS.&quot;,&quot;issue&quot;:&quot;7&quot;,&quot;volume&quot;:&quot;16&quot;},&quot;isTemporary&quot;:false},{&quot;id&quot;:&quot;666481c3-21f7-34d9-beb3-ccdc23734bbe&quot;,&quot;itemData&quot;:{&quot;type&quot;:&quot;article-journal&quot;,&quot;id&quot;:&quot;666481c3-21f7-34d9-beb3-ccdc23734bbe&quot;,&quot;title&quot;:&quot;Microbial Growth and Carbon Use Efficiency in the Rhizosphere and Root-Free Soil&quot;,&quot;author&quot;:[{&quot;family&quot;:&quot;Blagodatskaya&quot;,&quot;given&quot;:&quot;Evgenia&quot;,&quot;parse-names&quot;:false,&quot;dropping-particle&quot;:&quot;&quot;,&quot;non-dropping-particle&quot;:&quot;&quot;},{&quot;family&quot;:&quot;Blagodatsky&quot;,&quot;given&quot;:&quot;Sergey&quot;,&quot;parse-names&quot;:false,&quot;dropping-particle&quot;:&quot;&quot;,&quot;non-dropping-particle&quot;:&quot;&quot;},{&quot;family&quot;:&quot;Anderson&quot;,&quot;given&quot;:&quot;Traute Heidi&quot;,&quot;parse-names&quot;:false,&quot;dropping-particle&quot;:&quot;&quot;,&quot;non-dropping-particle&quot;:&quot;&quot;},{&quot;family&quot;:&quot;Kuzyakov&quot;,&quot;given&quot;:&quot;Yakov&quot;,&quot;parse-names&quot;:false,&quot;dropping-particle&quot;:&quot;&quot;,&quot;non-dropping-particle&quot;:&quot;&quot;}],&quot;container-title&quot;:&quot;PLOS ONE&quot;,&quot;container-title-short&quot;:&quot;PLoS One&quot;,&quot;accessed&quot;:{&quot;date-parts&quot;:[[2022,9,11]]},&quot;DOI&quot;:&quot;10.1371/JOURNAL.PONE.0093282&quot;,&quot;ISSN&quot;:&quot;1932-6203&quot;,&quot;PMID&quot;:&quot;24722409&quot;,&quot;URL&quot;:&quot;https://journals.plos.org/plosone/article?id=10.1371/journal.pone.0093282&quot;,&quot;issued&quot;:{&quot;date-parts&quot;:[[2014,4,10]]},&quot;page&quot;:&quot;e93282&quot;,&quot;abstract&quot;:&quot;Plant-microbial interactions alter C and N balance in the rhizosphere and affect the microbial carbon use efficiency (CUE)–the fundamental characteristic of microbial metabolism. Estimation of CUE in microbial hotspots with high dynamics of activity and changes of microbial physiological state from dormancy to activity is a challenge in soil microbiology. We analyzed respiratory activity, microbial DNA content and CUE by manipulation the C and nutrients availability in the soil under Beta vulgaris. All measurements were done in root-free and rhizosphere soil under steady-state conditions and during microbial growth induced by addition of glucose. Microorganisms in the rhizosphere and root-free soil differed in their CUE dynamics due to varying time delays between respiration burst and DNA increase. Constant CUE in an exponentially-growing microbial community in rhizosphere demonstrated the balanced growth. In contrast, the CUE in the root-free soil increased more than three times at the end of exponential growth and was 1.5 times higher than in the rhizosphere. Plants alter the dynamics of microbial CUE by balancing the catabolic and anabolic processes, which were decoupled in the root-free soil. The effects of N and C availability on CUE in rhizosphere and root-free soil are discussed.&quot;,&quot;publisher&quot;:&quot;Public Library of Science&quot;,&quot;issue&quot;:&quot;4&quot;,&quot;volume&quot;:&quot;9&quot;},&quot;isTemporary&quot;:false},{&quot;id&quot;:&quot;cb655d4f-6cff-3755-99c3-93a9b8c2a232&quot;,&quot;itemData&quot;:{&quot;type&quot;:&quot;article-journal&quot;,&quot;id&quot;:&quot;cb655d4f-6cff-3755-99c3-93a9b8c2a232&quot;,&quot;title&quot;:&quot;Reviews and syntheses: Carbon use efficiency from organisms to ecosystems - Definitions, theories, and empirical evidence&quot;,&quot;author&quot;:[{&quot;family&quot;:&quot;Manzoni&quot;,&quot;given&quot;:&quot;Stefano&quot;,&quot;parse-names&quot;:false,&quot;dropping-particle&quot;:&quot;&quot;,&quot;non-dropping-particle&quot;:&quot;&quot;},{&quot;family&quot;:&quot;Čapek&quot;,&quot;given&quot;:&quot;Petr&quot;,&quot;parse-names&quot;:false,&quot;dropping-particle&quot;:&quot;&quot;,&quot;non-dropping-particle&quot;:&quot;&quot;},{&quot;family&quot;:&quot;Porada&quot;,&quot;given&quot;:&quot;Philipp&quot;,&quot;parse-names&quot;:false,&quot;dropping-particle&quot;:&quot;&quot;,&quot;non-dropping-particle&quot;:&quot;&quot;},{&quot;family&quot;:&quot;Thurner&quot;,&quot;given&quot;:&quot;Martin&quot;,&quot;parse-names&quot;:false,&quot;dropping-particle&quot;:&quot;&quot;,&quot;non-dropping-particle&quot;:&quot;&quot;},{&quot;family&quot;:&quot;Winterdahl&quot;,&quot;given&quot;:&quot;Mattias&quot;,&quot;parse-names&quot;:false,&quot;dropping-particle&quot;:&quot;&quot;,&quot;non-dropping-particle&quot;:&quot;&quot;},{&quot;family&quot;:&quot;Beer&quot;,&quot;given&quot;:&quot;Christian&quot;,&quot;parse-names&quot;:false,&quot;dropping-particle&quot;:&quot;&quot;,&quot;non-dropping-particle&quot;:&quot;&quot;},{&quot;family&quot;:&quot;Brüchert&quot;,&quot;given&quot;:&quot;Volker&quot;,&quot;parse-names&quot;:false,&quot;dropping-particle&quot;:&quot;&quot;,&quot;non-dropping-particle&quot;:&quot;&quot;},{&quot;family&quot;:&quot;Frouz&quot;,&quot;given&quot;:&quot;Jan&quot;,&quot;parse-names&quot;:false,&quot;dropping-particle&quot;:&quot;&quot;,&quot;non-dropping-particle&quot;:&quot;&quot;},{&quot;family&quot;:&quot;Herrmann&quot;,&quot;given&quot;:&quot;Anke M.&quot;,&quot;parse-names&quot;:false,&quot;dropping-particle&quot;:&quot;&quot;,&quot;non-dropping-particle&quot;:&quot;&quot;},{&quot;family&quot;:&quot;Lyon&quot;,&quot;given&quot;:&quot;Steve W.&quot;,&quot;parse-names&quot;:false,&quot;dropping-particle&quot;:&quot;&quot;,&quot;non-dropping-particle&quot;:&quot;&quot;},{&quot;family&quot;:&quot;SantrÅčkova&quot;,&quot;given&quot;:&quot;Hana&quot;,&quot;parse-names&quot;:false,&quot;dropping-particle&quot;:&quot;&quot;,&quot;non-dropping-particle&quot;:&quot;&quot;},{&quot;family&quot;:&quot;Vico&quot;,&quot;given&quot;:&quot;Giulia&quot;,&quot;parse-names&quot;:false,&quot;dropping-particle&quot;:&quot;&quot;,&quot;non-dropping-particle&quot;:&quot;&quot;},{&quot;family&quot;:&quot;Way&quot;,&quot;given&quot;:&quot;Danielle&quot;,&quot;parse-names&quot;:false,&quot;dropping-particle&quot;:&quot;&quot;,&quot;non-dropping-particle&quot;:&quot;&quot;}],&quot;container-title&quot;:&quot;Biogeosciences&quot;,&quot;accessed&quot;:{&quot;date-parts&quot;:[[2022,9,11]]},&quot;DOI&quot;:&quot;10.5194/BG-15-5929-2018&quot;,&quot;ISSN&quot;:&quot;17264189&quot;,&quot;issued&quot;:{&quot;date-parts&quot;:[[2018,10,9]]},&quot;page&quot;:&quot;5929-5949&quot;,&quot;abstract&quot;:&quot;The cycling of carbon (C) between the Earth surface and the atmosphere is controlled by biological and abiotic processes that regulate C storage in biogeochemical compartments and release to the atmosphere. This partitioning is quantified using various forms of C-use efficiency (CUE) - the ratio of C remaining in a system to C entering that system. Biological CUE is the fraction of C taken up allocated to biosynthesis. In soils and sediments, C storage depends also on abiotic processes, so the term C-storage efficiency (CSE) can be used. Here we first review and reconcile CUE and CSE definitions proposed for autotrophic and heterotrophic organisms and communities, food webs, whole ecosystems and watersheds, and soils and sediments using a common mathematical framework. Second, we identify general CUE patterns; for example, the actual CUE increases with improving growth conditions, and apparent CUE decreases with increasing turnover. We then synthesize 5000 CUE estimates showing that CUE decreases with increasing biological and ecological organization - from unicellular to multicellular organisms and from individuals to ecosystems. We conclude that CUE is an emergent property of coupled biological-abiotic systems, and it should be regarded as a flexible and scale-dependent index of the capacity of a given system to effectively retain C.&quot;,&quot;publisher&quot;:&quot;Copernicus GmbH&quot;,&quot;issue&quot;:&quot;19&quot;,&quot;volume&quot;:&quot;15&quot;,&quot;container-title-short&quot;:&quot;&quot;},&quot;isTemporary&quot;:false},{&quot;id&quot;:&quot;8b88e499-0d45-37d5-994d-fbd3214f0e3d&quot;,&quot;itemData&quot;:{&quot;type&quot;:&quot;article-journal&quot;,&quot;id&quot;:&quot;8b88e499-0d45-37d5-994d-fbd3214f0e3d&quot;,&quot;title&quot;:&quot;Microbial carbon use efficiency: accounting for population, community, and ecosystem-scale controls over the fate of metabolized organic matter&quot;,&quot;author&quot;:[{&quot;family&quot;:&quot;KM Geyer&quot;,&quot;given&quot;:&quot;E Kyker-Snowman, AS Grandy, SD Frey&quot;,&quot;parse-names&quot;:false,&quot;dropping-particle&quot;:&quot;&quot;,&quot;non-dropping-particle&quot;:&quot;&quot;}],&quot;container-title&quot;:&quot;Biogeochemistry&quot;,&quot;container-title-short&quot;:&quot;Biogeochemistry&quot;,&quot;accessed&quot;:{&quot;date-parts&quot;:[[2022,1,10]]},&quot;issued&quot;:{&quot;date-parts&quot;:[[2016]]},&quot;page&quot;:&quot;173-188&quot;,&quot;volume&quot;:&quot;127&quot;},&quot;isTemporary&quot;:false},{&quot;id&quot;:&quot;a848464a-1c6d-3a0d-8c17-de76c18720dd&quot;,&quot;itemData&quot;:{&quot;type&quot;:&quot;article-journal&quot;,&quot;id&quot;:&quot;a848464a-1c6d-3a0d-8c17-de76c18720dd&quot;,&quot;title&quot;:&quot;Variation of soil microbial carbon use efficiency (CUE) and its Influence mechanism in the context of global environmental change: a review&quot;,&quot;author&quot;:[{&quot;family&quot;:&quot;Adingo&quot;,&quot;given&quot;:&quot;Samuel&quot;,&quot;parse-names&quot;:false,&quot;dropping-particle&quot;:&quot;&quot;,&quot;non-dropping-particle&quot;:&quot;&quot;},{&quot;family&quot;:&quot;Yu&quot;,&quot;given&quot;:&quot;Jie Ru&quot;,&quot;parse-names&quot;:false,&quot;dropping-particle&quot;:&quot;&quot;,&quot;non-dropping-particle&quot;:&quot;&quot;},{&quot;family&quot;:&quot;Xuelu&quot;,&quot;given&quot;:&quot;Liu&quot;,&quot;parse-names&quot;:false,&quot;dropping-particle&quot;:&quot;&quot;,&quot;non-dropping-particle&quot;:&quot;&quot;},{&quot;family&quot;:&quot;Li&quot;,&quot;given&quot;:&quot;Xiaodan&quot;,&quot;parse-names&quot;:false,&quot;dropping-particle&quot;:&quot;&quot;,&quot;non-dropping-particle&quot;:&quot;&quot;},{&quot;family&quot;:&quot;Jing&quot;,&quot;given&quot;:&quot;Sun&quot;,&quot;parse-names&quot;:false,&quot;dropping-particle&quot;:&quot;&quot;,&quot;non-dropping-particle&quot;:&quot;&quot;},{&quot;family&quot;:&quot;Xiaong&quot;,&quot;given&quot;:&quot;Zhang&quot;,&quot;parse-names&quot;:false,&quot;dropping-particle&quot;:&quot;&quot;,&quot;non-dropping-particle&quot;:&quot;&quot;}],&quot;container-title&quot;:&quot;PeerJ&quot;,&quot;container-title-short&quot;:&quot;PeerJ&quot;,&quot;accessed&quot;:{&quot;date-parts&quot;:[[2022,5,31]]},&quot;DOI&quot;:&quot;10.7717/PEERJ.12131&quot;,&quot;ISSN&quot;:&quot;21678359&quot;,&quot;PMID&quot;:&quot;34721956&quot;,&quot;URL&quot;:&quot;/pmc/articles/PMC8522642/&quot;,&quot;issued&quot;:{&quot;date-parts&quot;:[[2021,10,15]]},&quot;abstract&quot;:&quot;Soil microbial carbon utilization efficiency (CUE) is the efficiency with which microorganisms convert absorbed carbon (C) into their own biomass C, also referred to as microorganism growth efficiency. Soil microbial CUE is a critical physiological and ecological parameter in the ecosystem's C cycle, influencing the processes of C retention, turnover, soil mineralization, and greenhouse gas emission. Understanding the variation of soil microbial CUE and its influence mechanism in the context of global environmental change is critical for a better understanding of the ecosystem's C cycle process and its response to global changes. In this review, the definition of CUE and its measurement methods are reviewed, and the research progress of soil microbial CUE variation and influencing factors is primarily reviewed and analyzed. Soil microbial CUE is usually expressed as the ratio of microbial growth and absorption, which is divided into methods based on the microbial growth rate, microbial biomass, substrate absorption rate, and substrate concentration change, and varies from 0.2 to 0.8. Thermodynamics, ecological environmental factors, substrate nutrient quality and availability, stoichiometric balance, and microbial community composition all influence this variation. In the future, soil microbial CUE research should focus on quantitative analysis of trace metabolic components, analysis of the regulation mechanism of biological-environmental interactions, and optimization of the carbon cycle model of microorganisms' dynamic physiological response process.&quot;,&quot;publisher&quot;:&quot;PeerJ, Inc&quot;,&quot;volume&quot;:&quot;9&quot;},&quot;isTemporary&quot;:false}]},{&quot;citationID&quot;:&quot;MENDELEY_CITATION_3d845180-3225-4684-91c6-6fd04496cad0&quot;,&quot;properties&quot;:{&quot;noteIndex&quot;:0},&quot;isEdited&quot;:false,&quot;manualOverride&quot;:{&quot;isManuallyOverridden&quot;:false,&quot;citeprocText&quot;:&quot;(Adingo et al., 2021; K. M. Geyer et al., 2019; KM Geyer, 2016)&quot;,&quot;manualOverrideText&quot;:&quot;&quot;},&quot;citationTag&quot;:&quot;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&quot;,&quot;citationItems&quot;:[{&quot;id&quot;:&quot;5d38a31a-a8c9-3f26-8d03-66b719c58feb&quot;,&quot;itemData&quot;:{&quot;type&quot;:&quot;article-journal&quot;,&quot;id&quot;:&quot;5d38a31a-a8c9-3f26-8d03-66b719c58feb&quot;,&quot;title&quot;:&quot;Clarifying the interpretation of carbon use efficiency in soil through methods comparison&quot;,&quot;author&quot;:[{&quot;family&quot;:&quot;Geyer&quot;,&quot;given&quot;:&quot;Kevin M.&quot;,&quot;parse-names&quot;:false,&quot;dropping-particle&quot;:&quot;&quot;,&quot;non-dropping-particle&quot;:&quot;&quot;},{&quot;family&quot;:&quot;Dijkstra&quot;,&quot;given&quot;:&quot;Paul&quot;,&quot;parse-names&quot;:false,&quot;dropping-particle&quot;:&quot;&quot;,&quot;non-dropping-particle&quot;:&quot;&quot;},{&quot;family&quot;:&quot;Sinsabaugh&quot;,&quot;given&quot;:&quot;Robert&quot;,&quot;parse-names&quot;:false,&quot;dropping-particle&quot;:&quot;&quot;,&quot;non-dropping-particle&quot;:&quot;&quot;},{&quot;family&quot;:&quot;Frey&quot;,&quot;given&quot;:&quot;Serita D.&quot;,&quot;parse-names&quot;:false,&quot;dropping-particle&quot;:&quot;&quot;,&quot;non-dropping-particle&quot;:&quot;&quot;}],&quot;container-title&quot;:&quot;Soil Biology and Biochemistry&quot;,&quot;container-title-short&quot;:&quot;Soil Biol Biochem&quot;,&quot;accessed&quot;:{&quot;date-parts&quot;:[[2022,1,12]]},&quot;DOI&quot;:&quot;10.1016/J.SOILBIO.2018.09.036&quot;,&quot;ISSN&quot;:&quot;0038-0717&quot;,&quot;issued&quot;:{&quot;date-parts&quot;:[[2019,1,1]]},&quot;page&quot;:&quot;79-88&quot;,&quot;abstract&quot;:&quot;Accurate estimates of microbial carbon use efficiency (CUE) are required to predict how global change will impact microbially-mediated ecosystem functions such as organic matter decomposition. Multiple approaches are currently used to quantify CUE but the extent to which estimates reflect methodological variability is unknown. This limits our ability to apply or cross-compare published CUE values. Here we evaluated the performance of five methods in a single soil under standard conditions. The microbial response to three substrate amendment rates (0.0, 0.05, and 2.0 mg glucose-C g−1 soil) was examined using: 13C and 18O isotope tracing approaches which estimate CUE based on substrate uptake and growth dynamics; calorespirometry which infers growth and CUE from metabolic heat and respiration rates; metabolic flux analysis where CUE is determined as the balance between biosynthesis and respiration using position-specific 13CO2 production of labeled glucose; and stoichiometric modeling which derives CUE from elemental ratios of microbial biomass, substrate, and exoenzyme activity. The CUE estimates we obtained differed by method and substrate concentration, ranging under in situ conditions from &lt;0.4 for the substrate-nonspecific methods that do not use C tracers (18O, stoichiometric modeling) to &gt;0.6 for the substrate-specific methods that trace glucose use (13C method, calorespirometry, metabolic flux analysis). We explore the different aspects of microbial metabolism that each method captures and how this affects the interpretation of CUE estimates. We recommend that users consider the strengths and weaknesses of each method when choosing the technique that will best address their research needs.&quot;,&quot;publisher&quot;:&quot;Pergamon&quot;,&quot;volume&quot;:&quot;128&quot;},&quot;isTemporary&quot;:false},{&quot;id&quot;:&quot;8b88e499-0d45-37d5-994d-fbd3214f0e3d&quot;,&quot;itemData&quot;:{&quot;type&quot;:&quot;article-journal&quot;,&quot;id&quot;:&quot;8b88e499-0d45-37d5-994d-fbd3214f0e3d&quot;,&quot;title&quot;:&quot;Microbial carbon use efficiency: accounting for population, community, and ecosystem-scale controls over the fate of metabolized organic matter&quot;,&quot;author&quot;:[{&quot;family&quot;:&quot;KM Geyer&quot;,&quot;given&quot;:&quot;E Kyker-Snowman, AS Grandy, SD Frey&quot;,&quot;parse-names&quot;:false,&quot;dropping-particle&quot;:&quot;&quot;,&quot;non-dropping-particle&quot;:&quot;&quot;}],&quot;container-title&quot;:&quot;Biogeochemistry&quot;,&quot;container-title-short&quot;:&quot;Biogeochemistry&quot;,&quot;accessed&quot;:{&quot;date-parts&quot;:[[2022,1,10]]},&quot;issued&quot;:{&quot;date-parts&quot;:[[2016]]},&quot;page&quot;:&quot;173-188&quot;,&quot;volume&quot;:&quot;127&quot;},&quot;isTemporary&quot;:false},{&quot;id&quot;:&quot;a848464a-1c6d-3a0d-8c17-de76c18720dd&quot;,&quot;itemData&quot;:{&quot;type&quot;:&quot;article-journal&quot;,&quot;id&quot;:&quot;a848464a-1c6d-3a0d-8c17-de76c18720dd&quot;,&quot;title&quot;:&quot;Variation of soil microbial carbon use efficiency (CUE) and its Influence mechanism in the context of global environmental change: a review&quot;,&quot;author&quot;:[{&quot;family&quot;:&quot;Adingo&quot;,&quot;given&quot;:&quot;Samuel&quot;,&quot;parse-names&quot;:false,&quot;dropping-particle&quot;:&quot;&quot;,&quot;non-dropping-particle&quot;:&quot;&quot;},{&quot;family&quot;:&quot;Yu&quot;,&quot;given&quot;:&quot;Jie Ru&quot;,&quot;parse-names&quot;:false,&quot;dropping-particle&quot;:&quot;&quot;,&quot;non-dropping-particle&quot;:&quot;&quot;},{&quot;family&quot;:&quot;Xuelu&quot;,&quot;given&quot;:&quot;Liu&quot;,&quot;parse-names&quot;:false,&quot;dropping-particle&quot;:&quot;&quot;,&quot;non-dropping-particle&quot;:&quot;&quot;},{&quot;family&quot;:&quot;Li&quot;,&quot;given&quot;:&quot;Xiaodan&quot;,&quot;parse-names&quot;:false,&quot;dropping-particle&quot;:&quot;&quot;,&quot;non-dropping-particle&quot;:&quot;&quot;},{&quot;family&quot;:&quot;Jing&quot;,&quot;given&quot;:&quot;Sun&quot;,&quot;parse-names&quot;:false,&quot;dropping-particle&quot;:&quot;&quot;,&quot;non-dropping-particle&quot;:&quot;&quot;},{&quot;family&quot;:&quot;Xiaong&quot;,&quot;given&quot;:&quot;Zhang&quot;,&quot;parse-names&quot;:false,&quot;dropping-particle&quot;:&quot;&quot;,&quot;non-dropping-particle&quot;:&quot;&quot;}],&quot;container-title&quot;:&quot;PeerJ&quot;,&quot;container-title-short&quot;:&quot;PeerJ&quot;,&quot;accessed&quot;:{&quot;date-parts&quot;:[[2022,5,31]]},&quot;DOI&quot;:&quot;10.7717/PEERJ.12131&quot;,&quot;ISSN&quot;:&quot;21678359&quot;,&quot;PMID&quot;:&quot;34721956&quot;,&quot;URL&quot;:&quot;/pmc/articles/PMC8522642/&quot;,&quot;issued&quot;:{&quot;date-parts&quot;:[[2021,10,15]]},&quot;abstract&quot;:&quot;Soil microbial carbon utilization efficiency (CUE) is the efficiency with which microorganisms convert absorbed carbon (C) into their own biomass C, also referred to as microorganism growth efficiency. Soil microbial CUE is a critical physiological and ecological parameter in the ecosystem's C cycle, influencing the processes of C retention, turnover, soil mineralization, and greenhouse gas emission. Understanding the variation of soil microbial CUE and its influence mechanism in the context of global environmental change is critical for a better understanding of the ecosystem's C cycle process and its response to global changes. In this review, the definition of CUE and its measurement methods are reviewed, and the research progress of soil microbial CUE variation and influencing factors is primarily reviewed and analyzed. Soil microbial CUE is usually expressed as the ratio of microbial growth and absorption, which is divided into methods based on the microbial growth rate, microbial biomass, substrate absorption rate, and substrate concentration change, and varies from 0.2 to 0.8. Thermodynamics, ecological environmental factors, substrate nutrient quality and availability, stoichiometric balance, and microbial community composition all influence this variation. In the future, soil microbial CUE research should focus on quantitative analysis of trace metabolic components, analysis of the regulation mechanism of biological-environmental interactions, and optimization of the carbon cycle model of microorganisms' dynamic physiological response process.&quot;,&quot;publisher&quot;:&quot;PeerJ, Inc&quot;,&quot;volume&quot;:&quot;9&quot;},&quot;isTemporary&quot;:false}]},{&quot;citationID&quot;:&quot;MENDELEY_CITATION_8a2a9f3a-4da7-4738-86d1-1202bb55f490&quot;,&quot;properties&quot;:{&quot;noteIndex&quot;:0},&quot;isEdited&quot;:false,&quot;manualOverride&quot;:{&quot;isManuallyOverridden&quot;:false,&quot;citeprocText&quot;:&quot;(K. M. Geyer et al., 2019; Sinsabaugh et al., 2013)&quot;,&quot;manualOverrideText&quot;:&quot;&quot;},&quot;citationTag&quot;:&quot;MENDELEY_CITATION_v3_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&quot;,&quot;citationItems&quot;:[{&quot;id&quot;:&quot;fe676c68-1969-3428-b78b-a02dce93709b&quot;,&quot;itemData&quot;:{&quot;type&quot;:&quot;article-journal&quot;,&quot;id&quot;:&quot;fe676c68-1969-3428-b78b-a02dce93709b&quot;,&quot;title&quot;:&quot;Carbon use efficiency of microbial communities: Stoichiometry, methodology and modelling&quot;,&quot;author&quot;:[{&quot;family&quot;:&quot;Sinsabaugh&quot;,&quot;given&quot;:&quot;Robert L.&quot;,&quot;parse-names&quot;:false,&quot;dropping-particle&quot;:&quot;&quot;,&quot;non-dropping-particle&quot;:&quot;&quot;},{&quot;family&quot;:&quot;Manzoni&quot;,&quot;given&quot;:&quot;Stefano&quot;,&quot;parse-names&quot;:false,&quot;dropping-particle&quot;:&quot;&quot;,&quot;non-dropping-particle&quot;:&quot;&quot;},{&quot;family&quot;:&quot;Moorhead&quot;,&quot;given&quot;:&quot;Daryl L.&quot;,&quot;parse-names&quot;:false,&quot;dropping-particle&quot;:&quot;&quot;,&quot;non-dropping-particle&quot;:&quot;&quot;},{&quot;family&quot;:&quot;Richter&quot;,&quot;given&quot;:&quot;Andreas&quot;,&quot;parse-names&quot;:false,&quot;dropping-particle&quot;:&quot;&quot;,&quot;non-dropping-particle&quot;:&quot;&quot;}],&quot;container-title&quot;:&quot;Ecology Letters&quot;,&quot;container-title-short&quot;:&quot;Ecol Lett&quot;,&quot;accessed&quot;:{&quot;date-parts&quot;:[[2022,1,26]]},&quot;DOI&quot;:&quot;10.1111/ELE.12113&quot;,&quot;ISSN&quot;:&quot;1461023X&quot;,&quot;PMID&quot;:&quot;23627730&quot;,&quot;issued&quot;:{&quot;date-parts&quot;:[[2013,7]]},&quot;page&quot;:&quot;930-939&quot;,&quot;abstract&quot;:&quot;Carbon use efficiency (CUE) is a fundamental parameter for ecological models based on the physiology of microorganisms. CUE determines energy and material flows to higher trophic levels, conversion of plant-produced carbon into microbial products and rates of ecosystem carbon storage. Thermodynamic calculations support a maximum CUE value of ~ 0.60 (CUE max). Kinetic and stoichiometric constraints on microbial growth suggest that CUE in multi-resource limited natural systems should approach ~ 0.3 (CUE max/2). However, the mean CUE values reported for aquatic and terrestrial ecosystems differ by twofold (~ 0.26 vs. ~ 0.55) because the methods used to estimate CUE in aquatic and terrestrial systems generally differ and soil estimates are less likely to capture the full maintenance costs of community metabolism given the difficulty of measurements in water-limited environments. Moreover, many simulation models lack adequate representation of energy spilling pathways and stoichiometric constraints on metabolism, which can also lead to overestimates of CUE. We recommend that broad-scale models use a CUE value of 0.30, unless there is evidence for lower values as a result of pervasive nutrient limitations. Ecosystem models operating at finer scales should consider resource composition, stoichiometric constraints and biomass composition, as well as environmental drivers, to predict the CUE of microbial communities. © 2013 John Wiley &amp; Sons Ltd/CNRS.&quot;,&quot;issue&quot;:&quot;7&quot;,&quot;volume&quot;:&quot;16&quot;},&quot;isTemporary&quot;:false},{&quot;id&quot;:&quot;5d38a31a-a8c9-3f26-8d03-66b719c58feb&quot;,&quot;itemData&quot;:{&quot;type&quot;:&quot;article-journal&quot;,&quot;id&quot;:&quot;5d38a31a-a8c9-3f26-8d03-66b719c58feb&quot;,&quot;title&quot;:&quot;Clarifying the interpretation of carbon use efficiency in soil through methods comparison&quot;,&quot;author&quot;:[{&quot;family&quot;:&quot;Geyer&quot;,&quot;given&quot;:&quot;Kevin M.&quot;,&quot;parse-names&quot;:false,&quot;dropping-particle&quot;:&quot;&quot;,&quot;non-dropping-particle&quot;:&quot;&quot;},{&quot;family&quot;:&quot;Dijkstra&quot;,&quot;given&quot;:&quot;Paul&quot;,&quot;parse-names&quot;:false,&quot;dropping-particle&quot;:&quot;&quot;,&quot;non-dropping-particle&quot;:&quot;&quot;},{&quot;family&quot;:&quot;Sinsabaugh&quot;,&quot;given&quot;:&quot;Robert&quot;,&quot;parse-names&quot;:false,&quot;dropping-particle&quot;:&quot;&quot;,&quot;non-dropping-particle&quot;:&quot;&quot;},{&quot;family&quot;:&quot;Frey&quot;,&quot;given&quot;:&quot;Serita D.&quot;,&quot;parse-names&quot;:false,&quot;dropping-particle&quot;:&quot;&quot;,&quot;non-dropping-particle&quot;:&quot;&quot;}],&quot;container-title&quot;:&quot;Soil Biology and Biochemistry&quot;,&quot;container-title-short&quot;:&quot;Soil Biol Biochem&quot;,&quot;accessed&quot;:{&quot;date-parts&quot;:[[2022,1,12]]},&quot;DOI&quot;:&quot;10.1016/J.SOILBIO.2018.09.036&quot;,&quot;ISSN&quot;:&quot;0038-0717&quot;,&quot;issued&quot;:{&quot;date-parts&quot;:[[2019,1,1]]},&quot;page&quot;:&quot;79-88&quot;,&quot;abstract&quot;:&quot;Accurate estimates of microbial carbon use efficiency (CUE) are required to predict how global change will impact microbially-mediated ecosystem functions such as organic matter decomposition. Multiple approaches are currently used to quantify CUE but the extent to which estimates reflect methodological variability is unknown. This limits our ability to apply or cross-compare published CUE values. Here we evaluated the performance of five methods in a single soil under standard conditions. The microbial response to three substrate amendment rates (0.0, 0.05, and 2.0 mg glucose-C g−1 soil) was examined using: 13C and 18O isotope tracing approaches which estimate CUE based on substrate uptake and growth dynamics; calorespirometry which infers growth and CUE from metabolic heat and respiration rates; metabolic flux analysis where CUE is determined as the balance between biosynthesis and respiration using position-specific 13CO2 production of labeled glucose; and stoichiometric modeling which derives CUE from elemental ratios of microbial biomass, substrate, and exoenzyme activity. The CUE estimates we obtained differed by method and substrate concentration, ranging under in situ conditions from &lt;0.4 for the substrate-nonspecific methods that do not use C tracers (18O, stoichiometric modeling) to &gt;0.6 for the substrate-specific methods that trace glucose use (13C method, calorespirometry, metabolic flux analysis). We explore the different aspects of microbial metabolism that each method captures and how this affects the interpretation of CUE estimates. We recommend that users consider the strengths and weaknesses of each method when choosing the technique that will best address their research needs.&quot;,&quot;publisher&quot;:&quot;Pergamon&quot;,&quot;volume&quot;:&quot;128&quot;},&quot;isTemporary&quot;:false}]},{&quot;citationID&quot;:&quot;MENDELEY_CITATION_7e046776-b46f-49ba-a99b-b50edf3f27d3&quot;,&quot;properties&quot;:{&quot;noteIndex&quot;:0},&quot;isEdited&quot;:false,&quot;manualOverride&quot;:{&quot;isManuallyOverridden&quot;:false,&quot;citeprocText&quot;:&quot;(Adingo et al., 2021; KM Geyer, 2016; Manzoni et al., 2012, 2018; Sinsabaugh et al., 2013)&quot;,&quot;manualOverrideText&quot;:&quot;&quot;},&quot;citationTag&quot;:&quot;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&quot;,&quot;citationItems&quot;:[{&quot;id&quot;:&quot;5486f570-8bd7-3e6d-a0bf-ccdb5293842e&quot;,&quot;itemData&quot;:{&quot;type&quot;:&quot;article-journal&quot;,&quot;id&quot;:&quot;5486f570-8bd7-3e6d-a0bf-ccdb5293842e&quot;,&quot;title&quot;:&quot;Environmental and stoichiometric controls on microbial carbon‐use efficiency in soils&quot;,&quot;author&quot;:[{&quot;family&quot;:&quot;Manzoni&quot;,&quot;given&quot;:&quot;Stefano&quot;,&quot;parse-names&quot;:false,&quot;dropping-particle&quot;:&quot;&quot;,&quot;non-dropping-particle&quot;:&quot;&quot;},{&quot;family&quot;:&quot;Taylor&quot;,&quot;given&quot;:&quot;Philip&quot;,&quot;parse-names&quot;:false,&quot;dropping-particle&quot;:&quot;&quot;,&quot;non-dropping-particle&quot;:&quot;&quot;},{&quot;family&quot;:&quot;Richter&quot;,&quot;given&quot;:&quot;Andreas&quot;,&quot;parse-names&quot;:false,&quot;dropping-particle&quot;:&quot;&quot;,&quot;non-dropping-particle&quot;:&quot;&quot;},{&quot;family&quot;:&quot;Porporato&quot;,&quot;given&quot;:&quot;Amilcare&quot;,&quot;parse-names&quot;:false,&quot;dropping-particle&quot;:&quot;&quot;,&quot;non-dropping-particle&quot;:&quot;&quot;},{&quot;family&quot;:&quot;Ågren&quot;,&quot;given&quot;:&quot;Göran I.&quot;,&quot;parse-names&quot;:false,&quot;dropping-particle&quot;:&quot;&quot;,&quot;non-dropping-particle&quot;:&quot;&quot;}],&quot;container-title&quot;:&quot;New Phytologist&quot;,&quot;accessed&quot;:{&quot;date-parts&quot;:[[2022,9,11]]},&quot;DOI&quot;:&quot;10.1111/j.1469-8137.2012.04225.x&quot;,&quot;ISSN&quot;:&quot;0028-646X&quot;,&quot;PMID&quot;:&quot;22924405&quot;,&quot;URL&quot;:&quot;https://onlinelibrary.wiley.com/doi/10.1111/j.1469-8137.2012.04225.x&quot;,&quot;issued&quot;:{&quot;date-parts&quot;:[[2012,10,11]]},&quot;page&quot;:&quot;79-91&quot;,&quot;abstract&quot;:&quot;Carbon (C) metabolism is at the core of ecosystem function. Decomposers play a critical role in this metabolism as they drive soil C cycle by mineralizing organic matter to CO2. Their growth depends on the carbon-use efficiency (CUE), defined as the ratio of growth over C uptake. By definition, high CUE promotes growth and possibly C stabilization in soils, while low CUE favors respiration. Despite the importance of this variable, flexibility in CUE for terrestrial decomposers is still poorly characterized and is not represented in most biogeochemical models. Here, we synthesize the theoretical and empirical basis of changes in CUE across aquatic and terrestrial ecosystems, highlighting common patterns and hypothesizing changes in CUE under future climates. Both theoretical considerations and empirical evidence from aquatic organisms indicate that CUE decreases as temperature increases and nutrient availability decreases. More limited evidence shows a similar sensitivity of CUE to temperature and nutrient availability in terrestrial decomposers. Increasing CUE with improved nutrient availability might explain observed declines in respiration from fertilized stands, while decreased CUE with increasing temperature and plant C:N ratios might decrease soil C storage. Current biogeochemical models could be improved by accounting for these CUE responses along environmental and stoichiometric gradients. © 2012 The Authors New Phytologist © 2012 New Phytologist Trust.&quot;,&quot;issue&quot;:&quot;1&quot;,&quot;volume&quot;:&quot;196&quot;,&quot;container-title-short&quot;:&quot;&quot;},&quot;isTemporary&quot;:false},{&quot;id&quot;:&quot;cb655d4f-6cff-3755-99c3-93a9b8c2a232&quot;,&quot;itemData&quot;:{&quot;type&quot;:&quot;article-journal&quot;,&quot;id&quot;:&quot;cb655d4f-6cff-3755-99c3-93a9b8c2a232&quot;,&quot;title&quot;:&quot;Reviews and syntheses: Carbon use efficiency from organisms to ecosystems - Definitions, theories, and empirical evidence&quot;,&quot;author&quot;:[{&quot;family&quot;:&quot;Manzoni&quot;,&quot;given&quot;:&quot;Stefano&quot;,&quot;parse-names&quot;:false,&quot;dropping-particle&quot;:&quot;&quot;,&quot;non-dropping-particle&quot;:&quot;&quot;},{&quot;family&quot;:&quot;Čapek&quot;,&quot;given&quot;:&quot;Petr&quot;,&quot;parse-names&quot;:false,&quot;dropping-particle&quot;:&quot;&quot;,&quot;non-dropping-particle&quot;:&quot;&quot;},{&quot;family&quot;:&quot;Porada&quot;,&quot;given&quot;:&quot;Philipp&quot;,&quot;parse-names&quot;:false,&quot;dropping-particle&quot;:&quot;&quot;,&quot;non-dropping-particle&quot;:&quot;&quot;},{&quot;family&quot;:&quot;Thurner&quot;,&quot;given&quot;:&quot;Martin&quot;,&quot;parse-names&quot;:false,&quot;dropping-particle&quot;:&quot;&quot;,&quot;non-dropping-particle&quot;:&quot;&quot;},{&quot;family&quot;:&quot;Winterdahl&quot;,&quot;given&quot;:&quot;Mattias&quot;,&quot;parse-names&quot;:false,&quot;dropping-particle&quot;:&quot;&quot;,&quot;non-dropping-particle&quot;:&quot;&quot;},{&quot;family&quot;:&quot;Beer&quot;,&quot;given&quot;:&quot;Christian&quot;,&quot;parse-names&quot;:false,&quot;dropping-particle&quot;:&quot;&quot;,&quot;non-dropping-particle&quot;:&quot;&quot;},{&quot;family&quot;:&quot;Brüchert&quot;,&quot;given&quot;:&quot;Volker&quot;,&quot;parse-names&quot;:false,&quot;dropping-particle&quot;:&quot;&quot;,&quot;non-dropping-particle&quot;:&quot;&quot;},{&quot;family&quot;:&quot;Frouz&quot;,&quot;given&quot;:&quot;Jan&quot;,&quot;parse-names&quot;:false,&quot;dropping-particle&quot;:&quot;&quot;,&quot;non-dropping-particle&quot;:&quot;&quot;},{&quot;family&quot;:&quot;Herrmann&quot;,&quot;given&quot;:&quot;Anke M.&quot;,&quot;parse-names&quot;:false,&quot;dropping-particle&quot;:&quot;&quot;,&quot;non-dropping-particle&quot;:&quot;&quot;},{&quot;family&quot;:&quot;Lyon&quot;,&quot;given&quot;:&quot;Steve W.&quot;,&quot;parse-names&quot;:false,&quot;dropping-particle&quot;:&quot;&quot;,&quot;non-dropping-particle&quot;:&quot;&quot;},{&quot;family&quot;:&quot;SantrÅčkova&quot;,&quot;given&quot;:&quot;Hana&quot;,&quot;parse-names&quot;:false,&quot;dropping-particle&quot;:&quot;&quot;,&quot;non-dropping-particle&quot;:&quot;&quot;},{&quot;family&quot;:&quot;Vico&quot;,&quot;given&quot;:&quot;Giulia&quot;,&quot;parse-names&quot;:false,&quot;dropping-particle&quot;:&quot;&quot;,&quot;non-dropping-particle&quot;:&quot;&quot;},{&quot;family&quot;:&quot;Way&quot;,&quot;given&quot;:&quot;Danielle&quot;,&quot;parse-names&quot;:false,&quot;dropping-particle&quot;:&quot;&quot;,&quot;non-dropping-particle&quot;:&quot;&quot;}],&quot;container-title&quot;:&quot;Biogeosciences&quot;,&quot;accessed&quot;:{&quot;date-parts&quot;:[[2022,9,11]]},&quot;DOI&quot;:&quot;10.5194/BG-15-5929-2018&quot;,&quot;ISSN&quot;:&quot;17264189&quot;,&quot;issued&quot;:{&quot;date-parts&quot;:[[2018,10,9]]},&quot;page&quot;:&quot;5929-5949&quot;,&quot;abstract&quot;:&quot;The cycling of carbon (C) between the Earth surface and the atmosphere is controlled by biological and abiotic processes that regulate C storage in biogeochemical compartments and release to the atmosphere. This partitioning is quantified using various forms of C-use efficiency (CUE) - the ratio of C remaining in a system to C entering that system. Biological CUE is the fraction of C taken up allocated to biosynthesis. In soils and sediments, C storage depends also on abiotic processes, so the term C-storage efficiency (CSE) can be used. Here we first review and reconcile CUE and CSE definitions proposed for autotrophic and heterotrophic organisms and communities, food webs, whole ecosystems and watersheds, and soils and sediments using a common mathematical framework. Second, we identify general CUE patterns; for example, the actual CUE increases with improving growth conditions, and apparent CUE decreases with increasing turnover. We then synthesize 5000 CUE estimates showing that CUE decreases with increasing biological and ecological organization - from unicellular to multicellular organisms and from individuals to ecosystems. We conclude that CUE is an emergent property of coupled biological-abiotic systems, and it should be regarded as a flexible and scale-dependent index of the capacity of a given system to effectively retain C.&quot;,&quot;publisher&quot;:&quot;Copernicus GmbH&quot;,&quot;issue&quot;:&quot;19&quot;,&quot;volume&quot;:&quot;15&quot;,&quot;container-title-short&quot;:&quot;&quot;},&quot;isTemporary&quot;:false},{&quot;id&quot;:&quot;fe676c68-1969-3428-b78b-a02dce93709b&quot;,&quot;itemData&quot;:{&quot;type&quot;:&quot;article-journal&quot;,&quot;id&quot;:&quot;fe676c68-1969-3428-b78b-a02dce93709b&quot;,&quot;title&quot;:&quot;Carbon use efficiency of microbial communities: Stoichiometry, methodology and modelling&quot;,&quot;author&quot;:[{&quot;family&quot;:&quot;Sinsabaugh&quot;,&quot;given&quot;:&quot;Robert L.&quot;,&quot;parse-names&quot;:false,&quot;dropping-particle&quot;:&quot;&quot;,&quot;non-dropping-particle&quot;:&quot;&quot;},{&quot;family&quot;:&quot;Manzoni&quot;,&quot;given&quot;:&quot;Stefano&quot;,&quot;parse-names&quot;:false,&quot;dropping-particle&quot;:&quot;&quot;,&quot;non-dropping-particle&quot;:&quot;&quot;},{&quot;family&quot;:&quot;Moorhead&quot;,&quot;given&quot;:&quot;Daryl L.&quot;,&quot;parse-names&quot;:false,&quot;dropping-particle&quot;:&quot;&quot;,&quot;non-dropping-particle&quot;:&quot;&quot;},{&quot;family&quot;:&quot;Richter&quot;,&quot;given&quot;:&quot;Andreas&quot;,&quot;parse-names&quot;:false,&quot;dropping-particle&quot;:&quot;&quot;,&quot;non-dropping-particle&quot;:&quot;&quot;}],&quot;container-title&quot;:&quot;Ecology Letters&quot;,&quot;container-title-short&quot;:&quot;Ecol Lett&quot;,&quot;accessed&quot;:{&quot;date-parts&quot;:[[2022,1,26]]},&quot;DOI&quot;:&quot;10.1111/ELE.12113&quot;,&quot;ISSN&quot;:&quot;1461023X&quot;,&quot;PMID&quot;:&quot;23627730&quot;,&quot;issued&quot;:{&quot;date-parts&quot;:[[2013,7]]},&quot;page&quot;:&quot;930-939&quot;,&quot;abstract&quot;:&quot;Carbon use efficiency (CUE) is a fundamental parameter for ecological models based on the physiology of microorganisms. CUE determines energy and material flows to higher trophic levels, conversion of plant-produced carbon into microbial products and rates of ecosystem carbon storage. Thermodynamic calculations support a maximum CUE value of ~ 0.60 (CUE max). Kinetic and stoichiometric constraints on microbial growth suggest that CUE in multi-resource limited natural systems should approach ~ 0.3 (CUE max/2). However, the mean CUE values reported for aquatic and terrestrial ecosystems differ by twofold (~ 0.26 vs. ~ 0.55) because the methods used to estimate CUE in aquatic and terrestrial systems generally differ and soil estimates are less likely to capture the full maintenance costs of community metabolism given the difficulty of measurements in water-limited environments. Moreover, many simulation models lack adequate representation of energy spilling pathways and stoichiometric constraints on metabolism, which can also lead to overestimates of CUE. We recommend that broad-scale models use a CUE value of 0.30, unless there is evidence for lower values as a result of pervasive nutrient limitations. Ecosystem models operating at finer scales should consider resource composition, stoichiometric constraints and biomass composition, as well as environmental drivers, to predict the CUE of microbial communities. © 2013 John Wiley &amp; Sons Ltd/CNRS.&quot;,&quot;issue&quot;:&quot;7&quot;,&quot;volume&quot;:&quot;16&quot;},&quot;isTemporary&quot;:false},{&quot;id&quot;:&quot;8b88e499-0d45-37d5-994d-fbd3214f0e3d&quot;,&quot;itemData&quot;:{&quot;type&quot;:&quot;article-journal&quot;,&quot;id&quot;:&quot;8b88e499-0d45-37d5-994d-fbd3214f0e3d&quot;,&quot;title&quot;:&quot;Microbial carbon use efficiency: accounting for population, community, and ecosystem-scale controls over the fate of metabolized organic matter&quot;,&quot;author&quot;:[{&quot;family&quot;:&quot;KM Geyer&quot;,&quot;given&quot;:&quot;E Kyker-Snowman, AS Grandy, SD Frey&quot;,&quot;parse-names&quot;:false,&quot;dropping-particle&quot;:&quot;&quot;,&quot;non-dropping-particle&quot;:&quot;&quot;}],&quot;container-title&quot;:&quot;Biogeochemistry&quot;,&quot;container-title-short&quot;:&quot;Biogeochemistry&quot;,&quot;accessed&quot;:{&quot;date-parts&quot;:[[2022,1,10]]},&quot;issued&quot;:{&quot;date-parts&quot;:[[2016]]},&quot;page&quot;:&quot;173-188&quot;,&quot;volume&quot;:&quot;127&quot;},&quot;isTemporary&quot;:false},{&quot;id&quot;:&quot;a848464a-1c6d-3a0d-8c17-de76c18720dd&quot;,&quot;itemData&quot;:{&quot;type&quot;:&quot;article-journal&quot;,&quot;id&quot;:&quot;a848464a-1c6d-3a0d-8c17-de76c18720dd&quot;,&quot;title&quot;:&quot;Variation of soil microbial carbon use efficiency (CUE) and its Influence mechanism in the context of global environmental change: a review&quot;,&quot;author&quot;:[{&quot;family&quot;:&quot;Adingo&quot;,&quot;given&quot;:&quot;Samuel&quot;,&quot;parse-names&quot;:false,&quot;dropping-particle&quot;:&quot;&quot;,&quot;non-dropping-particle&quot;:&quot;&quot;},{&quot;family&quot;:&quot;Yu&quot;,&quot;given&quot;:&quot;Jie Ru&quot;,&quot;parse-names&quot;:false,&quot;dropping-particle&quot;:&quot;&quot;,&quot;non-dropping-particle&quot;:&quot;&quot;},{&quot;family&quot;:&quot;Xuelu&quot;,&quot;given&quot;:&quot;Liu&quot;,&quot;parse-names&quot;:false,&quot;dropping-particle&quot;:&quot;&quot;,&quot;non-dropping-particle&quot;:&quot;&quot;},{&quot;family&quot;:&quot;Li&quot;,&quot;given&quot;:&quot;Xiaodan&quot;,&quot;parse-names&quot;:false,&quot;dropping-particle&quot;:&quot;&quot;,&quot;non-dropping-particle&quot;:&quot;&quot;},{&quot;family&quot;:&quot;Jing&quot;,&quot;given&quot;:&quot;Sun&quot;,&quot;parse-names&quot;:false,&quot;dropping-particle&quot;:&quot;&quot;,&quot;non-dropping-particle&quot;:&quot;&quot;},{&quot;family&quot;:&quot;Xiaong&quot;,&quot;given&quot;:&quot;Zhang&quot;,&quot;parse-names&quot;:false,&quot;dropping-particle&quot;:&quot;&quot;,&quot;non-dropping-particle&quot;:&quot;&quot;}],&quot;container-title&quot;:&quot;PeerJ&quot;,&quot;container-title-short&quot;:&quot;PeerJ&quot;,&quot;accessed&quot;:{&quot;date-parts&quot;:[[2022,5,31]]},&quot;DOI&quot;:&quot;10.7717/PEERJ.12131&quot;,&quot;ISSN&quot;:&quot;21678359&quot;,&quot;PMID&quot;:&quot;34721956&quot;,&quot;URL&quot;:&quot;/pmc/articles/PMC8522642/&quot;,&quot;issued&quot;:{&quot;date-parts&quot;:[[2021,10,15]]},&quot;abstract&quot;:&quot;Soil microbial carbon utilization efficiency (CUE) is the efficiency with which microorganisms convert absorbed carbon (C) into their own biomass C, also referred to as microorganism growth efficiency. Soil microbial CUE is a critical physiological and ecological parameter in the ecosystem's C cycle, influencing the processes of C retention, turnover, soil mineralization, and greenhouse gas emission. Understanding the variation of soil microbial CUE and its influence mechanism in the context of global environmental change is critical for a better understanding of the ecosystem's C cycle process and its response to global changes. In this review, the definition of CUE and its measurement methods are reviewed, and the research progress of soil microbial CUE variation and influencing factors is primarily reviewed and analyzed. Soil microbial CUE is usually expressed as the ratio of microbial growth and absorption, which is divided into methods based on the microbial growth rate, microbial biomass, substrate absorption rate, and substrate concentration change, and varies from 0.2 to 0.8. Thermodynamics, ecological environmental factors, substrate nutrient quality and availability, stoichiometric balance, and microbial community composition all influence this variation. In the future, soil microbial CUE research should focus on quantitative analysis of trace metabolic components, analysis of the regulation mechanism of biological-environmental interactions, and optimization of the carbon cycle model of microorganisms' dynamic physiological response process.&quot;,&quot;publisher&quot;:&quot;PeerJ, Inc&quot;,&quot;volume&quot;:&quot;9&quot;},&quot;isTemporary&quot;:false}]},{&quot;citationID&quot;:&quot;MENDELEY_CITATION_cb84e1f6-50ee-45ac-885a-3b893a521232&quot;,&quot;properties&quot;:{&quot;noteIndex&quot;:0},&quot;isEdited&quot;:false,&quot;manualOverride&quot;:{&quot;isManuallyOverridden&quot;:false,&quot;citeprocText&quot;:&quot;(Allison &amp;#38; Vitousek, 2005)&quot;,&quot;manualOverrideText&quot;:&quot;&quot;},&quot;citationTag&quot;:&quot;MENDELEY_CITATION_v3_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&quot;,&quot;citationItems&quot;:[{&quot;id&quot;:&quot;9aff3447-d020-3360-88f7-2d7abf15c6ca&quot;,&quot;itemData&quot;:{&quot;type&quot;:&quot;article-journal&quot;,&quot;id&quot;:&quot;9aff3447-d020-3360-88f7-2d7abf15c6ca&quot;,&quot;title&quot;:&quot;Responses of extracellular enzymes to simple and complex nutrient inputs&quot;,&quot;author&quot;:[{&quot;family&quot;:&quot;Allison&quot;,&quot;given&quot;:&quot;Steven D.&quot;,&quot;parse-names&quot;:false,&quot;dropping-particle&quot;:&quot;&quot;,&quot;non-dropping-particle&quot;:&quot;&quot;},{&quot;family&quot;:&quot;Vitousek&quot;,&quot;given&quot;:&quot;Peter M.&quot;,&quot;parse-names&quot;:false,&quot;dropping-particle&quot;:&quot;&quot;,&quot;non-dropping-particle&quot;:&quot;&quot;}],&quot;container-title&quot;:&quot;Soil Biology and Biochemistry&quot;,&quot;container-title-short&quot;:&quot;Soil Biol Biochem&quot;,&quot;accessed&quot;:{&quot;date-parts&quot;:[[2024,2,7]]},&quot;DOI&quot;:&quot;10.1016/J.SOILBIO.2004.09.014&quot;,&quot;ISSN&quot;:&quot;0038-0717&quot;,&quot;issued&quot;:{&quot;date-parts&quot;:[[2005,5,1]]},&quot;page&quot;:&quot;937-944&quot;,&quot;abstract&quot;:&quot;Soil microbes produce extracellular enzymes that mineralize organic matter and release carbon and nutrients in forms that can be assimilated. Economic theories of microbial metabolism predict that enzyme production should increase when simple nutrients are scarce and complex nutrients are abundant; however, resource limitation could also constrain enzyme production. We tested these hypotheses by monitoring enzyme activities and nutrient pools in soil incubations with added simple and complex nutrient compounds. Over 28 days of incubation, we found that an enzyme's activity increased when its target nutrient was present in complex but not simple form, and carbon and nitrogen were available. β-Glucosidase and acid phosphatase activities also increased in treatments where only carbon and nitrogen were added. Glycine aminopeptidase and acid phosphatase activities declined in response to ammonium and phosphate additions, respectively. In some cases, mineralization responses paralleled changes in enzyme activity - for example, β-glucosidase activity increased and respiration was 5-fold greater in soil incubations with added cellulose, ammonium, and phosphate. However, a doubling of acid phosphatase activity in response to collagen addition was not associated with any changes in phosphorus mineralization. Our results indicate that microbes produce enzymes according to 'economic rules', but a substantial pool of mineral stabilized or constitutive enzymes mediates this response. Enzyme allocation patterns reflect microbial nutrient demands and may allow microbes to acquire limiting nutrients from complex substrates available in the soil. © 2004 Elsevier Ltd. All rights reserved.&quot;,&quot;publisher&quot;:&quot;Pergamon&quot;,&quot;issue&quot;:&quot;5&quot;,&quot;volume&quot;:&quot;37&quot;},&quot;isTemporary&quot;:false}]},{&quot;citationID&quot;:&quot;MENDELEY_CITATION_53cd9552-5f01-42aa-8ccb-86a2664126ae&quot;,&quot;properties&quot;:{&quot;noteIndex&quot;:0},&quot;isEdited&quot;:false,&quot;manualOverride&quot;:{&quot;isManuallyOverridden&quot;:true,&quot;citeprocText&quot;:&quot;(Beare et al., 1990)&quot;,&quot;manualOverrideText&quot;:&quot;Beare et al., (1990) &quot;},&quot;citationTag&quot;:&quot;MENDELEY_CITATION_v3_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&quot;,&quot;citationItems&quot;:[{&quot;id&quot;:&quot;05242545-0cb9-3351-a999-9b90e338b831&quot;,&quot;itemData&quot;:{&quot;type&quot;:&quot;article-journal&quot;,&quot;id&quot;:&quot;05242545-0cb9-3351-a999-9b90e338b831&quot;,&quot;title&quot;:&quot;A substrate-induced respiration (SIR) method for measurement of fungal and bacterial biomass on plant residues&quot;,&quot;author&quot;:[{&quot;family&quot;:&quot;Beare&quot;,&quot;given&quot;:&quot;Michael H.&quot;,&quot;parse-names&quot;:false,&quot;dropping-particle&quot;:&quot;&quot;,&quot;non-dropping-particle&quot;:&quot;&quot;},{&quot;family&quot;:&quot;Neely&quot;,&quot;given&quot;:&quot;Constance L.&quot;,&quot;parse-names&quot;:false,&quot;dropping-particle&quot;:&quot;&quot;,&quot;non-dropping-particle&quot;:&quot;&quot;},{&quot;family&quot;:&quot;Coleman&quot;,&quot;given&quot;:&quot;David C.&quot;,&quot;parse-names&quot;:false,&quot;dropping-particle&quot;:&quot;&quot;,&quot;non-dropping-particle&quot;:&quot;&quot;},{&quot;family&quot;:&quot;Hargrove&quot;,&quot;given&quot;:&quot;William L.&quot;,&quot;parse-names&quot;:false,&quot;dropping-particle&quot;:&quot;&quot;,&quot;non-dropping-particle&quot;:&quot;&quot;}],&quot;container-title&quot;:&quot;Soil Biology and Biochemistry&quot;,&quot;container-title-short&quot;:&quot;Soil Biol Biochem&quot;,&quot;accessed&quot;:{&quot;date-parts&quot;:[[2023,4,10]]},&quot;DOI&quot;:&quot;10.1016/0038-0717(90)90002-H&quot;,&quot;ISSN&quot;:&quot;0038-0717&quot;,&quot;issued&quot;:{&quot;date-parts&quot;:[[1990,1,1]]},&quot;page&quot;:&quot;585-594&quot;,&quot;abstract&quot;:&quot;The substrate-induced respiration (SIR) method was modified and adapted to measure fungal, bacterial and total microbial contributions to glucose-induced respiration and the potentially active microbial biomass on decaying plant residues of differing composition. Decomposing residues from natural and agricultural ecosystems were chopped and sieved to include the &gt; 1 mm fraction for routine SIR analyses on a continuous flow-through respiration system. SIR procedures were optimized for sample size (0.5-1.0g dry wt), glucose concentration (80mg g-1), antibiotic concentrations (16mg streptomycin g-1; 80 mg cycloheximide g-1), total solution volume (5 ml), antibiotic preincubation conditions (12 h at 4 C), and total assay time following glucose addition (2-3 h). Analyses of antibiotic selectivities for target populations were made from agar plate culture experiments with mixed residue-microbial populations under in vitro and in situ exposure to antibiotics. The results support those concentrations optimized by SIR and emphasize the importance of independent analysis of antibiotic selectivity. Measures of fungal, bacterial and total SIR (μg CO2-C g-1 dry residue h-1) were linearly correlated (P&lt;0.001) with biovolume-derived estimates of total (r2 = 0.91) and FDA-active (r2 = 0.93) fungal biomass, bacterial biomass (r2 = 0.87) and total microbial biomass (r2 = 0.91), respectively. Fungal to bacterial SIR ratios (1.6:1 to 2.5:1) emphasize the dominance of fungi in the early stages of plant residue decay (≤ 3 weeks). Plant residue SIR rates were 38-600 times greater than those of soils. Biomass specific SIR rates from plant residues (72 ng CO2 -Ch-1 μg-1 biomass-C) were 5- 6 times higher than those reported from soil SIR. These findings suggest both a larger microbial biomass as well as a much higher proportion of physiologically active microorganisms on plant residues as compared to soils. © 1990.&quot;,&quot;publisher&quot;:&quot;Pergamon&quot;,&quot;issue&quot;:&quot;5&quot;,&quot;volume&quot;:&quot;22&quot;},&quot;isTemporary&quot;:false}]},{&quot;citationID&quot;:&quot;MENDELEY_CITATION_efea5672-aa7d-42db-a17a-2973cd2a44cb&quot;,&quot;properties&quot;:{&quot;noteIndex&quot;:0},&quot;isEdited&quot;:false,&quot;manualOverride&quot;:{&quot;isManuallyOverridden&quot;:false,&quot;citeprocText&quot;:&quot;(Madrid &amp;#38; Felice, 2008)&quot;,&quot;manualOverrideText&quot;:&quot;&quot;},&quot;citationTag&quot;:&quot;MENDELEY_CITATION_v3_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&quot;,&quot;citationItems&quot;:[{&quot;id&quot;:&quot;8637b150-33ff-3872-92aa-8d3753b7117c&quot;,&quot;itemData&quot;:{&quot;type&quot;:&quot;article-journal&quot;,&quot;id&quot;:&quot;8637b150-33ff-3872-92aa-8d3753b7117c&quot;,&quot;title&quot;:&quot;Microbial Biomass Estimation&quot;,&quot;author&quot;:[{&quot;family&quot;:&quot;Madrid&quot;,&quot;given&quot;:&quot;R. E.&quot;,&quot;parse-names&quot;:false,&quot;dropping-particle&quot;:&quot;&quot;,&quot;non-dropping-particle&quot;:&quot;&quot;},{&quot;family&quot;:&quot;Felice&quot;,&quot;given&quot;:&quot;C. J.&quot;,&quot;parse-names&quot;:false,&quot;dropping-particle&quot;:&quot;&quot;,&quot;non-dropping-particle&quot;:&quot;&quot;}],&quot;container-title&quot;:&quot;https://doi.org/10.1080/07388550500248563&quot;,&quot;accessed&quot;:{&quot;date-parts&quot;:[[2023,4,10]]},&quot;DOI&quot;:&quot;10.1080/07388550500248563&quot;,&quot;ISSN&quot;:&quot;07388551&quot;,&quot;PMID&quot;:&quot;16294829&quot;,&quot;URL&quot;:&quot;https://www.tandfonline.com/doi/abs/10.1080/07388550500248563&quot;,&quot;issued&quot;:{&quot;date-parts&quot;:[[2008]]},&quot;page&quot;:&quot;97-112&quot;,&quot;abstract&quot;:&quot;The development of a fully automated on-line monitoring and control system is very important in bioprocesses. One of the most important parameters in these processes is biomass. This review discuss...&quot;,&quot;publisher&quot;:&quot;Taylor &amp; Francis&quot;,&quot;issue&quot;:&quot;3&quot;,&quot;volume&quot;:&quot;25&quot;,&quot;container-title-short&quot;:&quot;&quot;},&quot;isTemporary&quot;:false}]},{&quot;citationID&quot;:&quot;MENDELEY_CITATION_151490c0-8183-496f-b80a-ea15a4e1ce1b&quot;,&quot;properties&quot;:{&quot;noteIndex&quot;:0},&quot;isEdited&quot;:false,&quot;manualOverride&quot;:{&quot;isManuallyOverridden&quot;:false,&quot;citeprocText&quot;:&quot;(Vance et al., 1987)&quot;,&quot;manualOverrideText&quot;:&quot;&quot;},&quot;citationTag&quot;:&quot;MENDELEY_CITATION_v3_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&quot;,&quot;citationItems&quot;:[{&quot;id&quot;:&quot;81ebdca6-3768-3397-8480-ddf7821f58ef&quot;,&quot;itemData&quot;:{&quot;type&quot;:&quot;article-journal&quot;,&quot;id&quot;:&quot;81ebdca6-3768-3397-8480-ddf7821f58ef&quot;,&quot;title&quot;:&quot;An extraction method for measuring soil microbial biomass C&quot;,&quot;author&quot;:[{&quot;family&quot;:&quot;Vance&quot;,&quot;given&quot;:&quot;E. D.&quot;,&quot;parse-names&quot;:false,&quot;dropping-particle&quot;:&quot;&quot;,&quot;non-dropping-particle&quot;:&quot;&quot;},{&quot;family&quot;:&quot;Brookes&quot;,&quot;given&quot;:&quot;P. C.&quot;,&quot;parse-names&quot;:false,&quot;dropping-particle&quot;:&quot;&quot;,&quot;non-dropping-particle&quot;:&quot;&quot;},{&quot;family&quot;:&quot;Jenkinson&quot;,&quot;given&quot;:&quot;D. S.&quot;,&quot;parse-names&quot;:false,&quot;dropping-particle&quot;:&quot;&quot;,&quot;non-dropping-particle&quot;:&quot;&quot;}],&quot;container-title&quot;:&quot;Soil Biology and Biochemistry&quot;,&quot;container-title-short&quot;:&quot;Soil Biol Biochem&quot;,&quot;accessed&quot;:{&quot;date-parts&quot;:[[2023,1,17]]},&quot;DOI&quot;:&quot;10.1016/0038-0717(87)90052-6&quot;,&quot;ISSN&quot;:&quot;0038-0717&quot;,&quot;issued&quot;:{&quot;date-parts&quot;:[[1987,1,1]]},&quot;page&quot;:&quot;703-707&quot;,&quot;abstract&quot;:&quot;The effects of fumigation on organic C extractable by 0.5 M K2SO4 were examined in a contrasting range of soils. EC (the difference between organic C extracted by 0.5 M K2SO4 from fumigated and non-fumigated soil) was about 70% of FC (the flush of CO2-C caused by fumigation during a 10 day incubation), meaned for ten soils. There was a close relationship between microbial biomass C, measured by fumigation-incubation (from the relationship Biomass C = FC/0.45) and EC given by the equation: Biomass C = (2.64 ± 0.060) EC that accounted for 99.2% of the variance in the data. This relationship held over a wide range of soil pH (3.9-8.0). ATP and microbial biomass N concentrations were measured in four of the soils. The (ATP) (EC) ratios were very similar in the four soils, suggesting that both ATP and the organic C rendered decomposable by CHCl3 came from the soil microbial biomass. The C:N ratio of the biomass in a strongly acid (pH 4.2) soil was greater (9.4) than in the three less-acid soils (mean C:N ratio 5.1). We propose that the organic C rendered extractable to 0.5 m K2SO4 after a 24 h CHCl3-fumigation (EC) comes from the cells of the microbial biomass and can be used to estimate soil microbial biomass C in both neutral and acid soils. © 1987.&quot;,&quot;publisher&quot;:&quot;Pergamon&quot;,&quot;issue&quot;:&quot;6&quot;,&quot;volume&quot;:&quot;19&quot;},&quot;isTemporary&quot;:false}]},{&quot;citationID&quot;:&quot;MENDELEY_CITATION_08711cae-0352-4be6-92ca-9851ed8ced27&quot;,&quot;properties&quot;:{&quot;noteIndex&quot;:0},&quot;isEdited&quot;:false,&quot;manualOverride&quot;:{&quot;isManuallyOverridden&quot;:false,&quot;citeprocText&quot;:&quot;(Beare et al., 1990; Dilly et al., 2011; Godley, 2004; Grogan et al., 2004; Huang et al., n.d.; McDaniel et al., 2014; Mooshammer et al., 2017; J. P. Schimel &amp;#38; Clein, 1996; Spohn et al., 2016; von Lützow et al., 2007; Walker et al., 2018)&quot;,&quot;manualOverrideText&quot;:&quot;&quot;},&quot;citationTag&quot;:&quot;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&quot;,&quot;citationItems&quot;:[{&quot;id&quot;:&quot;d625843a-eec0-33be-89e8-e24c366bb064&quot;,&quot;itemData&quot;:{&quot;type&quot;:&quot;article-journal&quot;,&quot;id&quot;:&quot;d625843a-eec0-33be-89e8-e24c366bb064&quot;,&quot;title&quot;:&quot;Microbial response to freeze-thaw cycles in tundra and taiga soils&quot;,&quot;author&quot;:[{&quot;family&quot;:&quot;Schimel&quot;,&quot;given&quot;:&quot;Joshua P.&quot;,&quot;parse-names&quot;:false,&quot;dropping-particle&quot;:&quot;&quot;,&quot;non-dropping-particle&quot;:&quot;&quot;},{&quot;family&quot;:&quot;Clein&quot;,&quot;given&quot;:&quot;Joy S.&quot;,&quot;parse-names&quot;:false,&quot;dropping-particle&quot;:&quot;&quot;,&quot;non-dropping-particle&quot;:&quot;&quot;}],&quot;container-title&quot;:&quot;Soil Biology and Biochemistry&quot;,&quot;container-title-short&quot;:&quot;Soil Biol Biochem&quot;,&quot;accessed&quot;:{&quot;date-parts&quot;:[[2020,9,19]]},&quot;DOI&quot;:&quot;10.1016/0038-0717(96)00083-1&quot;,&quot;ISSN&quot;:&quot;00380717&quot;,&quot;issued&quot;:{&quot;date-parts&quot;:[[1996,8,1]]},&quot;page&quot;:&quot;1061-1066&quot;,&quot;abstract&quot;:&quot;Four tundra and taiga soils were experimentally subjected to three freeze thaw cycles (5 days each at -5°C and +5°C). After each thaw, there was an initial pulse (&lt;24 h) in microbial respiration. The total amount of C respired in each thaw period was largest during the first cycle and decreased in successive cycles. Three cycles caused a net increase in total respired C relative to the +5°C control in wet meadow tundra soil a reduction in birch soil, and had no net effect in either alder poplar or tussock tundra soil. These different patterns apparently resulted from differences in the quality of the soil organic matter and the relative activity of the microbial biomass. Net N mineralization was generally enhanced relative to the +5°C controls in the first cycle, but was inhibited in the third cycle, similar to what was observed with C. Over multiple freeze thaw cycles, the initial response of C and N mineralization appear to be driven by release from the microbial biomass, while over the longer-term, the response is driven by the reduction in attack on soil organic matter resulting from a reduced microbial population.&quot;,&quot;publisher&quot;:&quot;Elsevier Ltd&quot;,&quot;issue&quot;:&quot;8&quot;,&quot;volume&quot;:&quot;28&quot;},&quot;isTemporary&quot;:false},{&quot;id&quot;:&quot;1ba1b04f-df7c-3aa0-aad8-278157636cb1&quot;,&quot;itemData&quot;:{&quot;type&quot;:&quot;article-journal&quot;,&quot;id&quot;:&quot;1ba1b04f-df7c-3aa0-aad8-278157636cb1&quot;,&quot;title&quot;:&quot;Decoupling of microbial carbon, nitrogen, and phosphorus cycling in response to extreme temperature events&quot;,&quot;author&quot;:[{&quot;family&quot;:&quot;Mooshammer&quot;,&quot;given&quot;:&quot;Maria&quot;,&quot;parse-names&quot;:false,&quot;dropping-particle&quot;:&quot;&quot;,&quot;non-dropping-particle&quot;:&quot;&quot;},{&quot;family&quot;:&quot;Hofhansl&quot;,&quot;given&quot;:&quot;Florian&quot;,&quot;parse-names&quot;:false,&quot;dropping-particle&quot;:&quot;&quot;,&quot;non-dropping-particle&quot;:&quot;&quot;},{&quot;family&quot;:&quot;Frank&quot;,&quot;given&quot;:&quot;Alexander H.&quot;,&quot;parse-names&quot;:false,&quot;dropping-particle&quot;:&quot;&quot;,&quot;non-dropping-particle&quot;:&quot;&quot;},{&quot;family&quot;:&quot;Wanek&quot;,&quot;given&quot;:&quot;Wolfgang&quot;,&quot;parse-names&quot;:false,&quot;dropping-particle&quot;:&quot;&quot;,&quot;non-dropping-particle&quot;:&quot;&quot;},{&quot;family&quot;:&quot;Hämmerle&quot;,&quot;given&quot;:&quot;Ieda&quot;,&quot;parse-names&quot;:false,&quot;dropping-particle&quot;:&quot;&quot;,&quot;non-dropping-particle&quot;:&quot;&quot;},{&quot;family&quot;:&quot;Leitner&quot;,&quot;given&quot;:&quot;Sonja&quot;,&quot;parse-names&quot;:false,&quot;dropping-particle&quot;:&quot;&quot;,&quot;non-dropping-particle&quot;:&quot;&quot;},{&quot;family&quot;:&quot;Schnecker&quot;,&quot;given&quot;:&quot;Jörg&quot;,&quot;parse-names&quot;:false,&quot;dropping-particle&quot;:&quot;&quot;,&quot;non-dropping-particle&quot;:&quot;&quot;},{&quot;family&quot;:&quot;Wild&quot;,&quot;given&quot;:&quot;Birgit&quot;,&quot;parse-names&quot;:false,&quot;dropping-particle&quot;:&quot;&quot;,&quot;non-dropping-particle&quot;:&quot;&quot;},{&quot;family&quot;:&quot;Watzka&quot;,&quot;given&quot;:&quot;Margarete&quot;,&quot;parse-names&quot;:false,&quot;dropping-particle&quot;:&quot;&quot;,&quot;non-dropping-particle&quot;:&quot;&quot;},{&quot;family&quot;:&quot;Keiblinger&quot;,&quot;given&quot;:&quot;Katharina M.&quot;,&quot;parse-names&quot;:false,&quot;dropping-particle&quot;:&quot;&quot;,&quot;non-dropping-particle&quot;:&quot;&quot;},{&quot;family&quot;:&quot;Zechmeister-Boltenstern&quot;,&quot;given&quot;:&quot;Sophie&quot;,&quot;parse-names&quot;:false,&quot;dropping-particle&quot;:&quot;&quot;,&quot;non-dropping-particle&quot;:&quot;&quot;},{&quot;family&quot;:&quot;Richter&quot;,&quot;given&quot;:&quot;Andreas&quot;,&quot;parse-names&quot;:false,&quot;dropping-particle&quot;:&quot;&quot;,&quot;non-dropping-particle&quot;:&quot;&quot;}],&quot;container-title&quot;:&quot;Science Advances&quot;,&quot;container-title-short&quot;:&quot;Sci Adv&quot;,&quot;DOI&quot;:&quot;10.1126/sciadv.1602781&quot;,&quot;ISSN&quot;:&quot;23752548&quot;,&quot;PMID&quot;:&quot;28508070&quot;,&quot;issued&quot;:{&quot;date-parts&quot;:[[2017]]},&quot;page&quot;:&quot;1-14&quot;,&quot;abstract&quot;:&quot;Predicted changes in the intensity and frequency of climate extremes urge a better mechanistic understanding of the stress response of microbially mediated carbon (C) and nutrient cycling processes. We analyzed the resistance and resilience of microbial C, nitrogen (N), and phosphorus (P) cycling processes and microbial community composition in decomposing plant litter to transient, but severe, temperature disturbances, namely, freeze-thaw and heat. Disturbances led temporarily to amore rapid cycling of C and N but caused a down-regulation of P cycling. In contrast to the fast recovery of the initially stimulated C and N processes, we found a slow recovery of P mineralization rates, which was not accompanied by significant changes in community composition. The functional and structural responses to the two distinct temperature disturbances were markedly similar, suggesting that direct negative physical effects and costs associated with the stress response were comparable. Moreover, the stress response of extracellular enzyme activities, but not that of intracellular microbial processes (for example, respiration or N mineralization), was dependent on the nutrient content of the resource through its effect on microbial physiology and community composition. Our laboratory study provides novel insights into the mechanisms of microbial functional stress responses that can serve as a basis for field studies and, in particular, illustrates the need for a closer integration of microbial C-N-P interactions into climate extremes research. 2017&quot;,&quot;issue&quot;:&quot;5&quot;,&quot;volume&quot;:&quot;3&quot;},&quot;isTemporary&quot;:false},{&quot;id&quot;:&quot;1205dc76-6dbc-3053-8d2c-b7a1e948e63e&quot;,&quot;itemData&quot;:{&quot;type&quot;:&quot;article-journal&quot;,&quot;id&quot;:&quot;1205dc76-6dbc-3053-8d2c-b7a1e948e63e&quot;,&quot;title&quot;:&quot;Resilience of microbial respiration, respiratory quotient and stable isotope characteristics to soil hydrocarbon addition&quot;,&quot;author&quot;:[{&quot;family&quot;:&quot;Dilly&quot;,&quot;given&quot;:&quot;Oliver&quot;,&quot;parse-names&quot;:false,&quot;dropping-particle&quot;:&quot;&quot;,&quot;non-dropping-particle&quot;:&quot;&quot;},{&quot;family&quot;:&quot;Nii-Annang&quot;,&quot;given&quot;:&quot;Seth&quot;,&quot;parse-names&quot;:false,&quot;dropping-particle&quot;:&quot;&quot;,&quot;non-dropping-particle&quot;:&quot;&quot;},{&quot;family&quot;:&quot;Franke&quot;,&quot;given&quot;:&quot;Gabriele&quot;,&quot;parse-names&quot;:false,&quot;dropping-particle&quot;:&quot;&quot;,&quot;non-dropping-particle&quot;:&quot;&quot;},{&quot;family&quot;:&quot;Fischer&quot;,&quot;given&quot;:&quot;Thomas&quot;,&quot;parse-names&quot;:false,&quot;dropping-particle&quot;:&quot;&quot;,&quot;non-dropping-particle&quot;:&quot;&quot;},{&quot;family&quot;:&quot;Buegger&quot;,&quot;given&quot;:&quot;Franz&quot;,&quot;parse-names&quot;:false,&quot;dropping-particle&quot;:&quot;&quot;,&quot;non-dropping-particle&quot;:&quot;&quot;},{&quot;family&quot;:&quot;Zyakun&quot;,&quot;given&quot;:&quot;Anatoly&quot;,&quot;parse-names&quot;:false,&quot;dropping-particle&quot;:&quot;&quot;,&quot;non-dropping-particle&quot;:&quot;&quot;}],&quot;container-title&quot;:&quot;Soil Biology and Biochemistry&quot;,&quot;container-title-short&quot;:&quot;Soil Biol Biochem&quot;,&quot;accessed&quot;:{&quot;date-parts&quot;:[[2022,3,23]]},&quot;DOI&quot;:&quot;10.1016/J.SOILBIO.2010.09.026&quot;,&quot;ISSN&quot;:&quot;0038-0717&quot;,&quot;issued&quot;:{&quot;date-parts&quot;:[[2011,9,1]]},&quot;page&quot;:&quot;1808-1811&quot;,&quot;abstract&quot;:&quot;On the basis of CO2 evolution rate, O2 uptake rate, and 13C isotopic signature of respired CO2, the metabolic response to the addition of 13C labelled n-hexadecane and palmitic acid each with supplementary nitrogen was studied for two topsoils, one under continuous agricultural management and the other under beech forest. The CO2 evolution rate was immediately stimulated in the agricultural soil and the respiratory quotient (RQ) decreased from 0.8 to 0.4 mol CO2 evolution rate per mol O2 uptake rate, which was below the theoretically expected value of 0.65 and 0.70 for the degradation of n-hexadecane and palmitic acid, respectively. The microbial response was delayed in the forest soil, but developed better than in the agricultural soil throughout the subsequent 2-4 weeks. Consequently, the respiration rate returned earlier to the initial level for the beech forest soil and the δ13C of respired CO2 and RQ approached values before hydrocarbon addition. Based on the link among respiration rates, RQ and 13C-CO2 value, the added oil-analogue compounds induced a more rapid response in the agricultural soil and were degraded more completely in the forest soil. We concluded that the resilience, which we defined here as the capacity of the soil microbiota to buffer perturbance and to reorganise in response to change resulting in a more desirable system, was higher in our forest soil than for the agricultural soil. © 2010 Elsevier Ltd.&quot;,&quot;publisher&quot;:&quot;Pergamon&quot;,&quot;issue&quot;:&quot;9&quot;,&quot;volume&quot;:&quot;43&quot;},&quot;isTemporary&quot;:false},{&quot;id&quot;:&quot;02588458-cdee-3a52-b8ad-a38811a6c4be&quot;,&quot;itemData&quot;:{&quot;type&quot;:&quot;article-journal&quot;,&quot;id&quot;:&quot;02588458-cdee-3a52-b8ad-a38811a6c4be&quot;,&quot;title&quot;:&quot;Freeze-thaw regime effects on carbon and nitrogen dynamics in sub-arctic heath tundra mesocosms&quot;,&quot;author&quot;:[{&quot;family&quot;:&quot;Grogan&quot;,&quot;given&quot;:&quot;Paul&quot;,&quot;parse-names&quot;:false,&quot;dropping-particle&quot;:&quot;&quot;,&quot;non-dropping-particle&quot;:&quot;&quot;},{&quot;family&quot;:&quot;Michelsen&quot;,&quot;given&quot;:&quot;Anders&quot;,&quot;parse-names&quot;:false,&quot;dropping-particle&quot;:&quot;&quot;,&quot;non-dropping-particle&quot;:&quot;&quot;},{&quot;family&quot;:&quot;Ambus&quot;,&quot;given&quot;:&quot;Per&quot;,&quot;parse-names&quot;:false,&quot;dropping-particle&quot;:&quot;&quot;,&quot;non-dropping-particle&quot;:&quot;&quot;},{&quot;family&quot;:&quot;Jonasson&quot;,&quot;given&quot;:&quot;Sven&quot;,&quot;parse-names&quot;:false,&quot;dropping-particle&quot;:&quot;&quot;,&quot;non-dropping-particle&quot;:&quot;&quot;}],&quot;container-title&quot;:&quot;Soil Biology and Biochemistry&quot;,&quot;container-title-short&quot;:&quot;Soil Biol Biochem&quot;,&quot;accessed&quot;:{&quot;date-parts&quot;:[[2020,9,19]]},&quot;DOI&quot;:&quot;10.1016/j.soilbio.2003.12.007&quot;,&quot;ISSN&quot;:&quot;00380717&quot;,&quot;issued&quot;:{&quot;date-parts&quot;:[[2004,4,1]]},&quot;page&quot;:&quot;641-654&quot;,&quot;abstract&quot;:&quot;Freeze-thaw fluctuations in soil temperature may be critical events in the annual pattern of nutrient mobilisation that supplies plant growth requirements in some temperate, and most high latitude and high altitude ecosystems. We investigated the effects of two differing freeze-thaw regimes, each of which is realistic of in situ spatial and temporal variation in field conditions, on C and N dynamics in sub-arctic heath tundra mesocosms. In addition, 15N isotopic label was used to follow the partitioning of a labile N pool between major ecosystem components, both during the freeze-thaw treatments phase, and in a subsequent equilibration phase. A single deep freeze treatment phase enhanced dissolved total and labelled N pools in the soil solution at initial thaw, and resulted in reduced pool sizes at the end of the equilibration phase. By contrast, a multiple freeze-thaw cycling treatment directly enhanced the dissolved labelled N pool, but did not significantly affect dissolved total N. Furthermore, both dissolved labelled N and dissolved total N pools were significantly enhanced in the equilibration period following multiple freeze-thaw, the latter due to a marked increase in soil solution NH4+. Microbial biomass C was not significantly affected by either of the freezing treatments upon final thaw, but was significantly reduced over the combined treatment and equilibration phases of the multiple freeze-thaw regimes. Furthermore, the treatments had no significant effects on total or labelled N within the microbial biomass over either phase. Total mesocosm CO2 efflux rates remained closely correlated with soil temperature throughout the experiment in both regimes, suggesting that respiratory flushes associated with treatment-induced microbial cell lysis were negligible. Together, these results indicate that moderate freeze-thaw fluctuations may have minimal influences on microbial biomass pools, but nevertheless can have strong contrasting effects on the amounts, forms, and timing of N and organic C supply into the soil solution. Ecosystem losses via N2O effluxes were of greatest magnitude immediately upon thawing in both treatments, and were of similar total magnitude to inorganic N leachates in throughflow. Herb leaves, total fine roots, and vascular stems accumulated some 15N label in one or both of the freezing treatments by the end of the experiment. Together, these results indicating very small N losses relative to the magnitudes of internal transfers, suggest tight ecosystem N cycling both during and after freeze-thaw events. Furthermore, our small and subtle effects on microbial and soluble C and N pools relative to previous studies using more severe regimes, suggests that periods of moderate freeze-thaw fluctuations may have only a minor influence on the annual pattern of C and nutrient dynamics in seasonally cold ecosystems. © 2004 Elsevier Ltd. All rights reserved.&quot;,&quot;publisher&quot;:&quot;Pergamon&quot;,&quot;issue&quot;:&quot;4&quot;,&quot;volume&quot;:&quot;36&quot;},&quot;isTemporary&quot;:false},{&quot;id&quot;:&quot;d53a6390-f852-3efa-903e-eebfef2604c1&quot;,&quot;itemData&quot;:{&quot;type&quot;:&quot;article-journal&quot;,&quot;id&quot;:&quot;d53a6390-f852-3efa-903e-eebfef2604c1&quot;,&quot;title&quot;:&quot;Soil microbial carbon use efficiency and biomass turnover in a long-term fertilization experiment in a temperate grassland&quot;,&quot;author&quot;:[{&quot;family&quot;:&quot;Spohn&quot;,&quot;given&quot;:&quot;Marie&quot;,&quot;parse-names&quot;:false,&quot;dropping-particle&quot;:&quot;&quot;,&quot;non-dropping-particle&quot;:&quot;&quot;},{&quot;family&quot;:&quot;Pötsch&quot;,&quot;given&quot;:&quot;Erich M.&quot;,&quot;parse-names&quot;:false,&quot;dropping-particle&quot;:&quot;&quot;,&quot;non-dropping-particle&quot;:&quot;&quot;},{&quot;family&quot;:&quot;Eichorst&quot;,&quot;given&quot;:&quot;Stephanie A.&quot;,&quot;parse-names&quot;:false,&quot;dropping-particle&quot;:&quot;&quot;,&quot;non-dropping-particle&quot;:&quot;&quot;},{&quot;family&quot;:&quot;Woebken&quot;,&quot;given&quot;:&quot;Dagmar&quot;,&quot;parse-names&quot;:false,&quot;dropping-particle&quot;:&quot;&quot;,&quot;non-dropping-particle&quot;:&quot;&quot;},{&quot;family&quot;:&quot;Wanek&quot;,&quot;given&quot;:&quot;Wolfgang&quot;,&quot;parse-names&quot;:false,&quot;dropping-particle&quot;:&quot;&quot;,&quot;non-dropping-particle&quot;:&quot;&quot;},{&quot;family&quot;:&quot;Richter&quot;,&quot;given&quot;:&quot;Andreas&quot;,&quot;parse-names&quot;:false,&quot;dropping-particle&quot;:&quot;&quot;,&quot;non-dropping-particle&quot;:&quot;&quot;}],&quot;container-title&quot;:&quot;Soil Biology and Biochemistry&quot;,&quot;container-title-short&quot;:&quot;Soil Biol Biochem&quot;,&quot;accessed&quot;:{&quot;date-parts&quot;:[[2022,5,30]]},&quot;DOI&quot;:&quot;10.1016/J.SOILBIO.2016.03.008&quot;,&quot;ISSN&quot;:&quot;0038-0717&quot;,&quot;issued&quot;:{&quot;date-parts&quot;:[[2016,6,1]]},&quot;page&quot;:&quot;168-175&quot;,&quot;abstract&quot;:&quot;Soil microbial carbon use efficiency (CUE), defined as the ratio of organic C allocated to growth over organic C taken up, strongly affects soil carbon (C) cycling. Despite the importance of the microbial CUE for the terrestrial C cycle, very little is known about how it is affected by nutrient availability. Therefore, we studied microbial CUE and microbial biomass turnover time in soils of a long-term fertilization experiment in a temperate grassland comprising five treatments (control, PK, NK, NP, NPK). Microbial CUE and the turnover of microbial biomass were determined using a novel substrate-independent method based on incorporation of 18O from labeled water into microbial DNA. Microbial respiration was 28-37% smaller in all three N treatments (NK, NP, and NPK) compared to the control, whereas the PK treatment did not affect microbial respiration. N-fertilization decreased microbial C uptake, while the microbial growth rate was not affected. Microbial CUE ranged between 0.31 and 0.45, and was 1.3- to 1.4-fold higher in the N-fertilized soils than in the control. The turnover time ranged between 80 and 113 days and was not significantly affected by fertilization. Net primary production (NPP) and the abundance of legumes differed strongly across the treatments, and the fungal:bacterial ratio was very low in all treatments. Structural equation modeling revealed that microbial CUE was exclusively controlled by N fertilization and that neither the abundance of legumes (as a proxy for the quality of the organic matter inputs) nor NPP (as a proxy for C inputs) had an effect on microbial CUE. Our results show that N fertilization did not only decrease microbial respiration, but also microbial C uptake, indicating that less C was intracellularly processed in the N fertilized soils. The reason for reduced C uptake and increased CUE in the N-fertilization treatments is likely an inhibition of oxidative enzymes involved in the degradation of aromatic compounds by N in combination with a reduced energy requirement for microbial N acquisition in the fertilized soils. In conclusion, the study shows that N availability can control soil C cycling by affecting microbial CUE, while plant community-mediated changes in organic matter inputs and P and K availability played no important role for C partitioning of the microbial community in this temperate grassland.&quot;,&quot;publisher&quot;:&quot;Pergamon&quot;,&quot;volume&quot;:&quot;97&quot;},&quot;isTemporary&quot;:false},{&quot;id&quot;:&quot;59408343-ffe6-3822-b5d6-88e1ea5755fc&quot;,&quot;itemData&quot;:{&quot;type&quot;:&quot;article-journal&quot;,&quot;id&quot;:&quot;59408343-ffe6-3822-b5d6-88e1ea5755fc&quot;,&quot;title&quot;:&quot;Factors affecting the soil microbial quality measurements of biomass quotient and respiration quotient&quot;,&quot;author&quot;:[{&quot;family&quot;:&quot;Godley&quot;,&quot;given&quot;:&quot;A. R.&quot;,&quot;parse-names&quot;:false,&quot;dropping-particle&quot;:&quot;&quot;,&quot;non-dropping-particle&quot;:&quot;&quot;}],&quot;container-title&quot;:&quot;Water and Environment Journal&quot;,&quot;accessed&quot;:{&quot;date-parts&quot;:[[2022,3,23]]},&quot;DOI&quot;:&quot;10.1111/J.1747-6593.2004.TB00500.X&quot;,&quot;ISSN&quot;:&quot;17476593&quot;,&quot;issued&quot;:{&quot;date-parts&quot;:[[2004]]},&quot;page&quot;:&quot;73-79&quot;,&quot;abstract&quot;:&quot;The soil microbial biomass quotient (expressed as a percentage of the total soil organic carbon) and the specific rate of carbon-dioxide production by soil microbes (respiration quotient) are often used as indicators of stress on soil microbial populations. A low biomass quotient or a high respiration quotient is considered to be an indication of stress from, for example, toxicity from metals in sewage sludge applied to soils. These metabolic quotients are affected by a wide variety of other factors such as the biodegradability of soil organic-carbon amendments, plant inputs of organic carbon into soils, natural variations in microbial population sizes with depth, and in the rhizosphere of plants. These variations could be sufficiently large to make interpretation of changes in biomass quotient and respiration quotient, as a response to stress, problematical. © 2004 Blackwell Publishing Ltd.&quot;,&quot;issue&quot;:&quot;2&quot;,&quot;volume&quot;:&quot;18&quot;,&quot;container-title-short&quot;:&quot;&quot;},&quot;isTemporary&quot;:false},{&quot;id&quot;:&quot;75822445-6b32-3b71-9705-8af5c78624c0&quot;,&quot;itemData&quot;:{&quot;type&quot;:&quot;article-journal&quot;,&quot;id&quot;:&quot;75822445-6b32-3b71-9705-8af5c78624c0&quot;,&quot;title&quot;:&quot;Biodiversity, abundance, and activity of nitrogen-fixing bacteria during primary succession on a copper mine tailings&quot;,&quot;author&quot;:[{&quot;family&quot;:&quot;Huang&quot;,&quot;given&quot;:&quot;Li-Nan&quot;,&quot;parse-names&quot;:false,&quot;dropping-particle&quot;:&quot;&quot;,&quot;non-dropping-particle&quot;:&quot;&quot;},{&quot;family&quot;:&quot;Tang&quot;,&quot;given&quot;:&quot;Feng-Zao&quot;,&quot;parse-names&quot;:false,&quot;dropping-particle&quot;:&quot;&quot;,&quot;non-dropping-particle&quot;:&quot;&quot;},{&quot;family&quot;:&quot;Song&quot;,&quot;given&quot;:&quot;Yong-Sheng&quot;,&quot;parse-names&quot;:false,&quot;dropping-particle&quot;:&quot;&quot;,&quot;non-dropping-particle&quot;:&quot;&quot;},{&quot;family&quot;:&quot;Wan&quot;,&quot;given&quot;:&quot;Cai-Yun&quot;,&quot;parse-names&quot;:false,&quot;dropping-particle&quot;:&quot;&quot;,&quot;non-dropping-particle&quot;:&quot;&quot;},{&quot;family&quot;:&quot;Wang&quot;,&quot;given&quot;:&quot;Sheng-Long&quot;,&quot;parse-names&quot;:false,&quot;dropping-particle&quot;:&quot;&quot;,&quot;non-dropping-particle&quot;:&quot;&quot;},{&quot;family&quot;:&quot;Liu&quot;,&quot;given&quot;:&quot;Wei-Qiu&quot;,&quot;parse-names&quot;:false,&quot;dropping-particle&quot;:&quot;&quot;,&quot;non-dropping-particle&quot;:&quot;&quot;},{&quot;family&quot;:&quot;Shu&quot;,&quot;given&quot;:&quot;Wen-Sheng&quot;,&quot;parse-names&quot;:false,&quot;dropping-particle&quot;:&quot;&quot;,&quot;non-dropping-particle&quot;:&quot;&quot;}],&quot;DOI&quot;:&quot;10.1111/j.1574-6941.2011.01178.x&quot;,&quot;URL&quot;:&quot;https://academic.oup.com/femsec/article/78/3/439/600679&quot;,&quot;abstract&quot;:&quot;Microorganisms are important in soil development, inputs and biogeochemical cycling of nutrients and organic matter during early stages of ecosystem development , but little is known about their diversity, distribution, and function in relation to the chemical and physical changes associated with the progress of succession. In this study, we characterized the community structure and activity of nitrogen-fixing microbes during primary succession on a copper tailings. Terminal fragment length polymorphism (T-RFLP) and clone sequencing of nifH genes indicated that different N 2-fixing communities developed under primary succession. Phylogenetic analysis revealed a diversity of nifH sequences that were mostly novel, and many of these could be assigned to the taxonomic divisions Proteobacteria, Cyanobacteria, and Firmicutes. Members of the Cyanobacteria, mostly affiliated with Nostocales or not closely related to any known organisms, were detected exclusively in the biological soil crusts and represented a substantial fraction of the respective diazotrophic communities. Quantitative PCR (and statistical analyses) revealed that, overall, copy number of nifH sequences increased with progressing succession and correlated with changes in physio-chemical properties (including elementary elements such as carbon and nitrogen) and the recorded nitrogenase activities of the tailings. Our study provides an initial insight into the biodiversity and community structure evolution of N 2-fixing microorganisms in ecological succession of mine tailings.&quot;,&quot;container-title-short&quot;:&quot;&quot;},&quot;isTemporary&quot;:false},{&quot;id&quot;:&quot;bd162e36-e0c1-3bbb-ab3d-9bd4e6fb3677&quot;,&quot;itemData&quot;:{&quot;type&quot;:&quot;article-journal&quot;,&quot;id&quot;:&quot;bd162e36-e0c1-3bbb-ab3d-9bd4e6fb3677&quot;,&quot;title&quot;:&quot;Microbial temperature sensitivity and biomass change explain soil carbon loss with warming&quot;,&quot;author&quot;:[{&quot;family&quot;:&quot;Walker&quot;,&quot;given&quot;:&quot;Tom W.N.&quot;,&quot;parse-names&quot;:false,&quot;dropping-particle&quot;:&quot;&quot;,&quot;non-dropping-particle&quot;:&quot;&quot;},{&quot;family&quot;:&quot;Kaiser&quot;,&quot;given&quot;:&quot;Christina&quot;,&quot;parse-names&quot;:false,&quot;dropping-particle&quot;:&quot;&quot;,&quot;non-dropping-particle&quot;:&quot;&quot;},{&quot;family&quot;:&quot;Strasser&quot;,&quot;given&quot;:&quot;Florian&quot;,&quot;parse-names&quot;:false,&quot;dropping-particle&quot;:&quot;&quot;,&quot;non-dropping-particle&quot;:&quot;&quot;},{&quot;family&quot;:&quot;Herbold&quot;,&quot;given&quot;:&quot;Craig W.&quot;,&quot;parse-names&quot;:false,&quot;dropping-particle&quot;:&quot;&quot;,&quot;non-dropping-particle&quot;:&quot;&quot;},{&quot;family&quot;:&quot;Leblans&quot;,&quot;given&quot;:&quot;Niki I.W.&quot;,&quot;parse-names&quot;:false,&quot;dropping-particle&quot;:&quot;&quot;,&quot;non-dropping-particle&quot;:&quot;&quot;},{&quot;family&quot;:&quot;Woebken&quot;,&quot;given&quot;:&quot;Dagmar&quot;,&quot;parse-names&quot;:false,&quot;dropping-particle&quot;:&quot;&quot;,&quot;non-dropping-particle&quot;:&quot;&quot;},{&quot;family&quot;:&quot;Janssens&quot;,&quot;given&quot;:&quot;Ivan A.&quot;,&quot;parse-names&quot;:false,&quot;dropping-particle&quot;:&quot;&quot;,&quot;non-dropping-particle&quot;:&quot;&quot;},{&quot;family&quot;:&quot;Sigurdsson&quot;,&quot;given&quot;:&quot;Bjarni D.&quot;,&quot;parse-names&quot;:false,&quot;dropping-particle&quot;:&quot;&quot;,&quot;non-dropping-particle&quot;:&quot;&quot;},{&quot;family&quot;:&quot;Richter&quot;,&quot;given&quot;:&quot;Andreas&quot;,&quot;parse-names&quot;:false,&quot;dropping-particle&quot;:&quot;&quot;,&quot;non-dropping-particle&quot;:&quot;&quot;}],&quot;container-title&quot;:&quot;Nature Climate Change 2018 8:10&quot;,&quot;accessed&quot;:{&quot;date-parts&quot;:[[2022,11,13]]},&quot;DOI&quot;:&quot;10.1038/s41558-018-0259-x&quot;,&quot;ISSN&quot;:&quot;1758-6798&quot;,&quot;URL&quot;:&quot;https://www.nature.com/articles/s41558-018-0259-x&quot;,&quot;issued&quot;:{&quot;date-parts&quot;:[[2018,9,17]]},&quot;page&quot;:&quot;885-889&quot;,&quot;abstract&quot;:&quot;Soil microorganisms control carbon losses from soils to the atmosphere1–3, yet their responses to climate warming are often short-lived and unpredictable4–7. Two mechanisms, microbial acclimation and substrate depletion, have been proposed to explain temporary warming effects on soil microbial activity8–10. However, empirical support for either mechanism is unconvincing. Here we used geothermal temperature gradients (&amp;gt;50 years of field warming)11 and a short-term experiment to show that microbial activity (gross rates of growth, turnover, respiration and carbon uptake) is intrinsically temperature sensitive and does not acclimate to warming (+6 °C) over weeks or decades. Permanently accelerated microbial activity caused carbon loss from soil. However, soil carbon loss was temporary because substrate depletion reduced microbial biomass and constrained the influence of microbes over the ecosystem. A microbial biogeochemical model12–14 showed that these observations are reproducible through a modest, but permanent, acceleration in microbial physiology. These findings reveal a mechanism by which intrinsic microbial temperature sensitivity and substrate depletion together dictate warming effects on soil carbon loss via their control over microbial biomass. We thus provide a framework for interpreting the links between temperature, microbial activity and soil carbon loss on timescales relevant to Earth’s climate system. Soil microbial activity is accelerated by warming and does not acclimate over periods of at least 50 years. Resulting soil carbon loss is nevertheless temporary because substrate depletion reduces microbial biomass and constrains the influence of microbes over the ecosystem.&quot;,&quot;publisher&quot;:&quot;Nature Publishing Group&quot;,&quot;issue&quot;:&quot;10&quot;,&quot;volume&quot;:&quot;8&quot;,&quot;container-title-short&quot;:&quot;&quot;},&quot;isTemporary&quot;:false},{&quot;id&quot;:&quot;c0cc633e-68bd-3e7a-b2b5-de86401b4b3d&quot;,&quot;itemData&quot;:{&quot;type&quot;:&quot;article-journal&quot;,&quot;id&quot;:&quot;c0cc633e-68bd-3e7a-b2b5-de86401b4b3d&quot;,&quot;title&quot;:&quot;Crop rotation complexity regulates the decomposition of high and low quality residues&quot;,&quot;author&quot;:[{&quot;family&quot;:&quot;McDaniel&quot;,&quot;given&quot;:&quot;M. D.&quot;,&quot;parse-names&quot;:false,&quot;dropping-particle&quot;:&quot;&quot;,&quot;non-dropping-particle&quot;:&quot;&quot;},{&quot;family&quot;:&quot;Grandy&quot;,&quot;given&quot;:&quot;A. S.&quot;,&quot;parse-names&quot;:false,&quot;dropping-particle&quot;:&quot;&quot;,&quot;non-dropping-particle&quot;:&quot;&quot;},{&quot;family&quot;:&quot;Tiemann&quot;,&quot;given&quot;:&quot;L. K.&quot;,&quot;parse-names&quot;:false,&quot;dropping-particle&quot;:&quot;&quot;,&quot;non-dropping-particle&quot;:&quot;&quot;},{&quot;family&quot;:&quot;Weintraub&quot;,&quot;given&quot;:&quot;M. N.&quot;,&quot;parse-names&quot;:false,&quot;dropping-particle&quot;:&quot;&quot;,&quot;non-dropping-particle&quot;:&quot;&quot;}],&quot;container-title&quot;:&quot;Soil Biology and Biochemistry&quot;,&quot;container-title-short&quot;:&quot;Soil Biol Biochem&quot;,&quot;accessed&quot;:{&quot;date-parts&quot;:[[2022,1,23]]},&quot;DOI&quot;:&quot;10.1016/J.SOILBIO.2014.07.027&quot;,&quot;ISSN&quot;:&quot;0038-0717&quot;,&quot;issued&quot;:{&quot;date-parts&quot;:[[2014,11,1]]},&quot;page&quot;:&quot;243-254&quot;,&quot;abstract&quot;:&quot;While many ecosystem processes depend on biodiversity, the relationships between agricultural plant diversity and soil carbon (C) and nitrogen (N) dynamics remains controversial. Our objective was to examine how temporal plant diversity (i.e. crop rotation) influences residue decomposition, a key ecosystem function that regulates nutrient cycling, greenhouse gas emissions, and soil organic matter formation. We incubated soils from five long-term crop rotations, located at W.K. Kellogg Biological Station LTER in southwestern Michigan, USA, with and without four chemically diverse crop residues. Increasing crop biodiversity increased soil potentially mineralizable C by 125%, increased hydrolytic enzyme activity by 46%, but decreased oxidative enzyme activity by 20% in soils before residue was added. After residue additions, soils from more diverse cropping systems decomposed all residues more rapidly (0.2-8.3% greater mass loss) compared to monoculture corn. The fast-cycling, 'Active C' pool and microbial biomass N increased with higher cropping diversity, but the differences among rotations in Active C pools was higher for the most recalcitrant residues. Further, the ratio of the cellulose degrading enzyme (β-glucosidase) to the lignin degrading enzyme (phenol oxidase) was highest in the two most diverse crop rotations regardless of residue additions, providing additional evidence of enhanced microbial activity and substrate acquisition in more diverse rotations. Our study shows that crop diversity over time influences the processing of newly-added residues, microbial dynamics, and nutrient cycling. Diversifying crop rotations has the potential to enhance soil ecosystem functions and is critical to maintaining soil services in agricultural systems.&quot;,&quot;publisher&quot;:&quot;Pergamon&quot;,&quot;volume&quot;:&quot;78&quot;},&quot;isTemporary&quot;:false},{&quot;id&quot;:&quot;8cab9e5a-0594-3d36-8fae-6fedc05c5861&quot;,&quot;itemData&quot;:{&quot;type&quot;:&quot;article-journal&quot;,&quot;id&quot;:&quot;8cab9e5a-0594-3d36-8fae-6fedc05c5861&quot;,&quot;title&quot;:&quot;SOM fractionation methods: Relevance to functional pools and to stabilization mechanisms&quot;,&quot;author&quot;:[{&quot;family&quot;:&quot;Lützow&quot;,&quot;given&quot;:&quot;Margit&quot;,&quot;parse-names&quot;:false,&quot;dropping-particle&quot;:&quot;&quot;,&quot;non-dropping-particle&quot;:&quot;von&quot;},{&quot;family&quot;:&quot;Kögel-Knabner&quot;,&quot;given&quot;:&quot;Ingrid&quot;,&quot;parse-names&quot;:false,&quot;dropping-particle&quot;:&quot;&quot;,&quot;non-dropping-particle&quot;:&quot;&quot;},{&quot;family&quot;:&quot;Ekschmitt&quot;,&quot;given&quot;:&quot;Klemens&quot;,&quot;parse-names&quot;:false,&quot;dropping-particle&quot;:&quot;&quot;,&quot;non-dropping-particle&quot;:&quot;&quot;},{&quot;family&quot;:&quot;Flessa&quot;,&quot;given&quot;:&quot;Heinz&quot;,&quot;parse-names&quot;:false,&quot;dropping-particle&quot;:&quot;&quot;,&quot;non-dropping-particle&quot;:&quot;&quot;},{&quot;family&quot;:&quot;Guggenberger&quot;,&quot;given&quot;:&quot;Georg&quot;,&quot;parse-names&quot;:false,&quot;dropping-particle&quot;:&quot;&quot;,&quot;non-dropping-particle&quot;:&quot;&quot;},{&quot;family&quot;:&quot;Matzner&quot;,&quot;given&quot;:&quot;Egbert&quot;,&quot;parse-names&quot;:false,&quot;dropping-particle&quot;:&quot;&quot;,&quot;non-dropping-particle&quot;:&quot;&quot;},{&quot;family&quot;:&quot;Marschner&quot;,&quot;given&quot;:&quot;Bernd&quot;,&quot;parse-names&quot;:false,&quot;dropping-particle&quot;:&quot;&quot;,&quot;non-dropping-particle&quot;:&quot;&quot;}],&quot;container-title&quot;:&quot;Soil Biology and Biochemistry&quot;,&quot;container-title-short&quot;:&quot;Soil Biol Biochem&quot;,&quot;accessed&quot;:{&quot;date-parts&quot;:[[2021,11,30]]},&quot;DOI&quot;:&quot;10.1016/J.SOILBIO.2007.03.007&quot;,&quot;ISSN&quot;:&quot;0038-0717&quot;,&quot;issued&quot;:{&quot;date-parts&quot;:[[2007,9,1]]},&quot;page&quot;:&quot;2183-2207&quot;,&quot;abstract&quot;:&quot;Soil organic matter (SOM) consists of various functional pools that are stabilized by specific mechanisms and have certain turnover rates. For the development of mechanistic models that predict changes in SOM storage, these pools have to be quantified and characterized. In the past, numerous fractionation schemes have been developed to separate and analyse such SOM fractions. In this review, the SOM fractions obtained with such operational fractionation procedures are described in terms of their pool sizes, chemical properties, and turnover rates. The main objective of this review is to evaluate these operationally defined fractions with respect to their suitability to describe functional SOM pools that could be used to parameterize SOM turnover models. Fractionation procedures include (1) physical separation of SOM into aggregate, particle size, and density fractions and fractions according to their magnetic susceptibility, and (2) various wet chemical procedures that fractionate SOM according to solubility, hydrolysability, and resistance to oxidation or by destruction of the mineral phase. Furthermore, combinations of fractionation methods are evaluated. The active SOM pool with turnover rates &lt;10 years may best be represented by the soil microbial biomass and the light fraction (&lt;1.6-2 g cm-3) obtained by density fractionation (if black carbon contents are considered). Most chemical and physical fractionations as well as combinations of methods yield SOM fractions that are not homogeneous in terms of turnover rates. It has proven to be particularly difficult to isolate functional fractions that represent the passive model pools in which the majority of soil SOM is stabilized. The available fractionation methods do not correspond to specific stabilization mechanisms and hence do not describe functional SOM pools. Another problem is that comprehensive data for turnover rates and data for whole soil profiles are only now becoming available, especially for new fractionation methods. Such information as well as the use of specific markers and compound-specific isotope analysis may be important for future differentiation and evaluation of functional SOM fractions. © 2007 Elsevier Ltd. All rights reserved.&quot;,&quot;publisher&quot;:&quot;Pergamon&quot;,&quot;issue&quot;:&quot;9&quot;,&quot;volume&quot;:&quot;39&quot;},&quot;isTemporary&quot;:false},{&quot;id&quot;:&quot;05242545-0cb9-3351-a999-9b90e338b831&quot;,&quot;itemData&quot;:{&quot;type&quot;:&quot;article-journal&quot;,&quot;id&quot;:&quot;05242545-0cb9-3351-a999-9b90e338b831&quot;,&quot;title&quot;:&quot;A substrate-induced respiration (SIR) method for measurement of fungal and bacterial biomass on plant residues&quot;,&quot;author&quot;:[{&quot;family&quot;:&quot;Beare&quot;,&quot;given&quot;:&quot;Michael H.&quot;,&quot;parse-names&quot;:false,&quot;dropping-particle&quot;:&quot;&quot;,&quot;non-dropping-particle&quot;:&quot;&quot;},{&quot;family&quot;:&quot;Neely&quot;,&quot;given&quot;:&quot;Constance L.&quot;,&quot;parse-names&quot;:false,&quot;dropping-particle&quot;:&quot;&quot;,&quot;non-dropping-particle&quot;:&quot;&quot;},{&quot;family&quot;:&quot;Coleman&quot;,&quot;given&quot;:&quot;David C.&quot;,&quot;parse-names&quot;:false,&quot;dropping-particle&quot;:&quot;&quot;,&quot;non-dropping-particle&quot;:&quot;&quot;},{&quot;family&quot;:&quot;Hargrove&quot;,&quot;given&quot;:&quot;William L.&quot;,&quot;parse-names&quot;:false,&quot;dropping-particle&quot;:&quot;&quot;,&quot;non-dropping-particle&quot;:&quot;&quot;}],&quot;container-title&quot;:&quot;Soil Biology and Biochemistry&quot;,&quot;container-title-short&quot;:&quot;Soil Biol Biochem&quot;,&quot;accessed&quot;:{&quot;date-parts&quot;:[[2023,4,10]]},&quot;DOI&quot;:&quot;10.1016/0038-0717(90)90002-H&quot;,&quot;ISSN&quot;:&quot;0038-0717&quot;,&quot;issued&quot;:{&quot;date-parts&quot;:[[1990,1,1]]},&quot;page&quot;:&quot;585-594&quot;,&quot;abstract&quot;:&quot;The substrate-induced respiration (SIR) method was modified and adapted to measure fungal, bacterial and total microbial contributions to glucose-induced respiration and the potentially active microbial biomass on decaying plant residues of differing composition. Decomposing residues from natural and agricultural ecosystems were chopped and sieved to include the &gt; 1 mm fraction for routine SIR analyses on a continuous flow-through respiration system. SIR procedures were optimized for sample size (0.5-1.0g dry wt), glucose concentration (80mg g-1), antibiotic concentrations (16mg streptomycin g-1; 80 mg cycloheximide g-1), total solution volume (5 ml), antibiotic preincubation conditions (12 h at 4 C), and total assay time following glucose addition (2-3 h). Analyses of antibiotic selectivities for target populations were made from agar plate culture experiments with mixed residue-microbial populations under in vitro and in situ exposure to antibiotics. The results support those concentrations optimized by SIR and emphasize the importance of independent analysis of antibiotic selectivity. Measures of fungal, bacterial and total SIR (μg CO2-C g-1 dry residue h-1) were linearly correlated (P&lt;0.001) with biovolume-derived estimates of total (r2 = 0.91) and FDA-active (r2 = 0.93) fungal biomass, bacterial biomass (r2 = 0.87) and total microbial biomass (r2 = 0.91), respectively. Fungal to bacterial SIR ratios (1.6:1 to 2.5:1) emphasize the dominance of fungi in the early stages of plant residue decay (≤ 3 weeks). Plant residue SIR rates were 38-600 times greater than those of soils. Biomass specific SIR rates from plant residues (72 ng CO2 -Ch-1 μg-1 biomass-C) were 5- 6 times higher than those reported from soil SIR. These findings suggest both a larger microbial biomass as well as a much higher proportion of physiologically active microorganisms on plant residues as compared to soils. © 1990.&quot;,&quot;publisher&quot;:&quot;Pergamon&quot;,&quot;issue&quot;:&quot;5&quot;,&quot;volume&quot;:&quot;22&quot;},&quot;isTemporary&quot;:false}]},{&quot;citationID&quot;:&quot;MENDELEY_CITATION_c1425ad3-5eaa-441f-ad0c-379b960ac3c3&quot;,&quot;properties&quot;:{&quot;noteIndex&quot;:0},&quot;isEdited&quot;:false,&quot;manualOverride&quot;:{&quot;isManuallyOverridden&quot;:false,&quot;citeprocText&quot;:&quot;(Dilly et al., 2011; Hicks Pries et al., 2020)&quot;,&quot;manualOverrideText&quot;:&quot;&quot;},&quot;citationTag&quot;:&quot;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&quot;,&quot;citationItems&quot;:[{&quot;id&quot;:&quot;1205dc76-6dbc-3053-8d2c-b7a1e948e63e&quot;,&quot;itemData&quot;:{&quot;type&quot;:&quot;article-journal&quot;,&quot;id&quot;:&quot;1205dc76-6dbc-3053-8d2c-b7a1e948e63e&quot;,&quot;title&quot;:&quot;Resilience of microbial respiration, respiratory quotient and stable isotope characteristics to soil hydrocarbon addition&quot;,&quot;author&quot;:[{&quot;family&quot;:&quot;Dilly&quot;,&quot;given&quot;:&quot;Oliver&quot;,&quot;parse-names&quot;:false,&quot;dropping-particle&quot;:&quot;&quot;,&quot;non-dropping-particle&quot;:&quot;&quot;},{&quot;family&quot;:&quot;Nii-Annang&quot;,&quot;given&quot;:&quot;Seth&quot;,&quot;parse-names&quot;:false,&quot;dropping-particle&quot;:&quot;&quot;,&quot;non-dropping-particle&quot;:&quot;&quot;},{&quot;family&quot;:&quot;Franke&quot;,&quot;given&quot;:&quot;Gabriele&quot;,&quot;parse-names&quot;:false,&quot;dropping-particle&quot;:&quot;&quot;,&quot;non-dropping-particle&quot;:&quot;&quot;},{&quot;family&quot;:&quot;Fischer&quot;,&quot;given&quot;:&quot;Thomas&quot;,&quot;parse-names&quot;:false,&quot;dropping-particle&quot;:&quot;&quot;,&quot;non-dropping-particle&quot;:&quot;&quot;},{&quot;family&quot;:&quot;Buegger&quot;,&quot;given&quot;:&quot;Franz&quot;,&quot;parse-names&quot;:false,&quot;dropping-particle&quot;:&quot;&quot;,&quot;non-dropping-particle&quot;:&quot;&quot;},{&quot;family&quot;:&quot;Zyakun&quot;,&quot;given&quot;:&quot;Anatoly&quot;,&quot;parse-names&quot;:false,&quot;dropping-particle&quot;:&quot;&quot;,&quot;non-dropping-particle&quot;:&quot;&quot;}],&quot;container-title&quot;:&quot;Soil Biology and Biochemistry&quot;,&quot;container-title-short&quot;:&quot;Soil Biol Biochem&quot;,&quot;accessed&quot;:{&quot;date-parts&quot;:[[2022,3,23]]},&quot;DOI&quot;:&quot;10.1016/J.SOILBIO.2010.09.026&quot;,&quot;ISSN&quot;:&quot;0038-0717&quot;,&quot;issued&quot;:{&quot;date-parts&quot;:[[2011,9,1]]},&quot;page&quot;:&quot;1808-1811&quot;,&quot;abstract&quot;:&quot;On the basis of CO2 evolution rate, O2 uptake rate, and 13C isotopic signature of respired CO2, the metabolic response to the addition of 13C labelled n-hexadecane and palmitic acid each with supplementary nitrogen was studied for two topsoils, one under continuous agricultural management and the other under beech forest. The CO2 evolution rate was immediately stimulated in the agricultural soil and the respiratory quotient (RQ) decreased from 0.8 to 0.4 mol CO2 evolution rate per mol O2 uptake rate, which was below the theoretically expected value of 0.65 and 0.70 for the degradation of n-hexadecane and palmitic acid, respectively. The microbial response was delayed in the forest soil, but developed better than in the agricultural soil throughout the subsequent 2-4 weeks. Consequently, the respiration rate returned earlier to the initial level for the beech forest soil and the δ13C of respired CO2 and RQ approached values before hydrocarbon addition. Based on the link among respiration rates, RQ and 13C-CO2 value, the added oil-analogue compounds induced a more rapid response in the agricultural soil and were degraded more completely in the forest soil. We concluded that the resilience, which we defined here as the capacity of the soil microbiota to buffer perturbance and to reorganise in response to change resulting in a more desirable system, was higher in our forest soil than for the agricultural soil. © 2010 Elsevier Ltd.&quot;,&quot;publisher&quot;:&quot;Pergamon&quot;,&quot;issue&quot;:&quot;9&quot;,&quot;volume&quot;:&quot;43&quot;},&quot;isTemporary&quot;:false},{&quot;id&quot;:&quot;5a750fa4-3374-3fde-bc21-5442644226bf&quot;,&quot;itemData&quot;:{&quot;type&quot;:&quot;article-journal&quot;,&quot;id&quot;:&quot;5a750fa4-3374-3fde-bc21-5442644226bf&quot;,&quot;title&quot;:&quot;Using respiration quotients to track changing sources of soil respiration seasonally and with experimental warming&quot;,&quot;author&quot;:[{&quot;family&quot;:&quot;Hicks Pries&quot;,&quot;given&quot;:&quot;Caitlin&quot;,&quot;parse-names&quot;:false,&quot;dropping-particle&quot;:&quot;&quot;,&quot;non-dropping-particle&quot;:&quot;&quot;},{&quot;family&quot;:&quot;Angert&quot;,&quot;given&quot;:&quot;Alon&quot;,&quot;parse-names&quot;:false,&quot;dropping-particle&quot;:&quot;&quot;,&quot;non-dropping-particle&quot;:&quot;&quot;},{&quot;family&quot;:&quot;Castanha&quot;,&quot;given&quot;:&quot;Cristina&quot;,&quot;parse-names&quot;:false,&quot;dropping-particle&quot;:&quot;&quot;,&quot;non-dropping-particle&quot;:&quot;&quot;},{&quot;family&quot;:&quot;Hilman&quot;,&quot;given&quot;:&quot;Boaz&quot;,&quot;parse-names&quot;:false,&quot;dropping-particle&quot;:&quot;&quot;,&quot;non-dropping-particle&quot;:&quot;&quot;},{&quot;family&quot;:&quot;Torn&quot;,&quot;given&quot;:&quot;Margaret S.&quot;,&quot;parse-names&quot;:false,&quot;dropping-particle&quot;:&quot;&quot;,&quot;non-dropping-particle&quot;:&quot;&quot;}],&quot;container-title&quot;:&quot;Biogeosciences&quot;,&quot;accessed&quot;:{&quot;date-parts&quot;:[[2021,9,23]]},&quot;DOI&quot;:&quot;10.5194/BG-17-3045-2020&quot;,&quot;issued&quot;:{&quot;date-parts&quot;:[[2020,6,17]]},&quot;page&quot;:&quot;3045-3055&quot;,&quot;abstract&quot;:&quot;Developing a more mechanistic understanding of soil respiration is hampered by the difficulty in determining the contribution of different organic substrates to respiration and in disentangling autotrophic-versus-heterotrophic and aerobic-versus-anaerobic processes. Here, we use a relatively novel tool for better understanding soil respiration: The apparent respiration quotient (ARQ). The ARQ is the amount of CO2 produced in the soil divided by the amount of O2 consumed, and it changes according to which organic substrates are being consumed and whether oxygen is being used as an electron acceptor. We investigated how the ARQ of soil gas varied seasonally, by soil depth, and by in situ experimental warming (+4 °C) in a coniferousforest whole-soil-profile warming experiment over 2 years. We then compared the patterns in ARQ to those of soil δ13CO2. Our measurements showed strong seasonal variations in ARQ, from ≈ 0.9 during the late spring and summer to 0:7 during the winter. This pattern likely reflected a shift from respiration being fueled by oxidized substrates like sugars and organic acids derived from root and root respiration during the growing season to more reduced substrates such as lipids and proteins derived from microbial necromass during the winter. This interpretation was supported by δ13CO2 values, which were lower, like lipids, in the winter and higher, like sugars, in the summer. Furthermore, experimental warming significantly changed how both ARQ and δ13CO2 responded to soil temperature. Wintertime ARQ and δ13CO2 values were higher in heated than in control plots, probably due to the warming-driven increase in microbial activity that may have utilized oxidized carbon substrates, while growing-season values were lower in heated plots. Experimental warming and phenology change the sources of soil respiration throughout the soil profile. The sensitivity of ARQ to these changes demonstrates its potential as a tool for disentangling the biological sources contributing to soil respiration.&quot;,&quot;publisher&quot;:&quot;Copernicus GmbH&quot;,&quot;issue&quot;:&quot;12&quot;,&quot;volume&quot;:&quot;17&quot;,&quot;container-title-short&quot;:&quot;&quot;},&quot;isTemporary&quot;:false}]},{&quot;citationID&quot;:&quot;MENDELEY_CITATION_2920ab43-4a2a-4ca2-ad35-4fd8e7d49a5c&quot;,&quot;properties&quot;:{&quot;noteIndex&quot;:0},&quot;isEdited&quot;:false,&quot;manualOverride&quot;:{&quot;isManuallyOverridden&quot;:false,&quot;citeprocText&quot;:&quot;(Barnett et al., 2021; Cotrufo et al., 2015; K. Geyer et al., 2020; Hill et al., 2008)&quot;,&quot;manualOverrideText&quot;:&quot;&quot;},&quot;citationTag&quot;:&quot;MENDELEY_CITATION_v3_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&quot;,&quot;citationItems&quot;:[{&quot;id&quot;:&quot;95a85038-ccdf-3eaa-8a0f-c28197876af4&quot;,&quot;itemData&quot;:{&quot;type&quot;:&quot;article-journal&quot;,&quot;id&quot;:&quot;95a85038-ccdf-3eaa-8a0f-c28197876af4&quot;,&quot;title&quot;:&quot;Multisubstrate DNA stable isotope probing reveals guild structure of bacteria that mediate soil carbon cycling&quot;,&quot;author&quot;:[{&quot;family&quot;:&quot;Barnett&quot;,&quot;given&quot;:&quot;Samuel E.&quot;,&quot;parse-names&quot;:false,&quot;dropping-particle&quot;:&quot;&quot;,&quot;non-dropping-particle&quot;:&quot;&quot;},{&quot;family&quot;:&quot;Youngblut&quot;,&quot;given&quot;:&quot;Nicholas D.&quot;,&quot;parse-names&quot;:false,&quot;dropping-particle&quot;:&quot;&quot;,&quot;non-dropping-particle&quot;:&quot;&quot;},{&quot;family&quot;:&quot;Koechli&quot;,&quot;given&quot;:&quot;Chantal N.&quot;,&quot;parse-names&quot;:false,&quot;dropping-particle&quot;:&quot;&quot;,&quot;non-dropping-particle&quot;:&quot;&quot;},{&quot;family&quot;:&quot;Buckley&quot;,&quot;given&quot;:&quot;Daniel H.&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3,5,2]]},&quot;DOI&quot;:&quot;10.1073/PNAS.2115292118/SUPPL_FILE/PNAS.2115292118.SD02.XLSX&quot;,&quot;ISSN&quot;:&quot;10916490&quot;,&quot;PMID&quot;:&quot;34799453&quot;,&quot;URL&quot;:&quot;https://www.pnas.org/doi/abs/10.1073/pnas.2115292118&quot;,&quot;issued&quot;:{&quot;date-parts&quot;:[[2021,11,23]]},&quot;page&quot;:&quot;e2115292118&quot;,&quot;abstract&quot;:&quot;Soil microorganisms determine the fate of soil organic matter (SOM), and their activities compose a major component of the global carbon (C) cycle. We employed a multisubstrate, DNA-stable isotope probing experiment to track bacterial assimilation of C derived from distinct sources that varied in bioavailability. This approach allowed us to measure microbial contributions to SOM processing by measuring the C assimilation dynamics of diverse microorganisms as they interacted within soil. We identified and tracked 1,286 bacterial taxa that assimilated 13C in an agricultural soil over a period of 48 d. Overall 13C-assimilation dynamics of bacterial taxa, defined by the source and timing of the 13C they assimilated, exhibited low phylogenetic conservation. We identified bacterial guilds composed of taxa that had similar 13C assimilation dynamics. We show that C-source bioavailability explained significant variation in both C mineralization dynamics and guild structure, and that the growth dynamics of bacterial guilds differed significantly in response to C addition. We also demonstrate that the guild structure explains significant variation in the biogeographical distribution of bacteria at continental and global scales. These results suggest that an understanding of in situ growth dynamics is essential for understanding microbial contributions to soil C cycling.We interpret these findings in the context of bacterial life history strategies and their relationship to terrestrial C cycling.&quot;,&quot;publisher&quot;:&quot;National Academy of Sciences&quot;,&quot;issue&quot;:&quot;47&quot;,&quot;volume&quot;:&quot;118&quot;},&quot;isTemporary&quot;:false},{&quot;id&quot;:&quot;850d4508-32f7-3844-9b81-f09264c0a3b1&quot;,&quot;itemData&quot;:{&quot;type&quot;:&quot;article-journal&quot;,&quot;id&quot;:&quot;850d4508-32f7-3844-9b81-f09264c0a3b1&quot;,&quot;title&quot;:&quot;Formation of soil organic matter via biochemical and physical pathways of litter mass loss&quot;,&quot;author&quot;:[{&quot;family&quot;:&quot;Cotrufo&quot;,&quot;given&quot;:&quot;M. Francesca&quot;,&quot;parse-names&quot;:false,&quot;dropping-particle&quot;:&quot;&quot;,&quot;non-dropping-particle&quot;:&quot;&quot;},{&quot;family&quot;:&quot;Soong&quot;,&quot;given&quot;:&quot;Jennifer L.&quot;,&quot;parse-names&quot;:false,&quot;dropping-particle&quot;:&quot;&quot;,&quot;non-dropping-particle&quot;:&quot;&quot;},{&quot;family&quot;:&quot;Horton&quot;,&quot;given&quot;:&quot;Andrew J.&quot;,&quot;parse-names&quot;:false,&quot;dropping-particle&quot;:&quot;&quot;,&quot;non-dropping-particle&quot;:&quot;&quot;},{&quot;family&quot;:&quot;Campbell&quot;,&quot;given&quot;:&quot;Eleanor E.&quot;,&quot;parse-names&quot;:false,&quot;dropping-particle&quot;:&quot;&quot;,&quot;non-dropping-particle&quot;:&quot;&quot;},{&quot;family&quot;:&quot;Haddix&quot;,&quot;given&quot;:&quot;Michelle L.&quot;,&quot;parse-names&quot;:false,&quot;dropping-particle&quot;:&quot;&quot;,&quot;non-dropping-particle&quot;:&quot;&quot;},{&quot;family&quot;:&quot;Wall&quot;,&quot;given&quot;:&quot;Diana H.&quot;,&quot;parse-names&quot;:false,&quot;dropping-particle&quot;:&quot;&quot;,&quot;non-dropping-particle&quot;:&quot;&quot;},{&quot;family&quot;:&quot;Parton&quot;,&quot;given&quot;:&quot;William J.&quot;,&quot;parse-names&quot;:false,&quot;dropping-particle&quot;:&quot;&quot;,&quot;non-dropping-particle&quot;:&quot;&quot;}],&quot;container-title&quot;:&quot;Nature Geoscience 2015 8:10&quot;,&quot;accessed&quot;:{&quot;date-parts&quot;:[[2022,11,13]]},&quot;DOI&quot;:&quot;10.1038/ngeo2520&quot;,&quot;ISSN&quot;:&quot;1752-0908&quot;,&quot;URL&quot;:&quot;https://www.nature.com/articles/ngeo2520&quot;,&quot;issued&quot;:{&quot;date-parts&quot;:[[2015,9,7]]},&quot;page&quot;:&quot;776-779&quot;,&quot;abstract&quot;:&quot;Soil organic matter is a large global carbon pool. Isotopic labelling of litter in the lab and the field reveals that soil organic matter forms from labile organic compounds and litter fragments early and late in decomposition, respectively. Soil organic matter is the largest terrestrial carbon pool1. The pool size depends on the balance between formation of soil organic matter from decomposition of plant litter and its mineralization to inorganic carbon. Knowledge of soil organic matter formation remains limited2 and current C numerical models assume that stable soil organic matter is formed primarily from recalcitrant plant litter3. However, labile components of plant litter could also form mineral-stabilized soil organic matter4. Here we followed the decomposition of isotopically labelled above-ground litter and its incorporation into soil organic matter over three years in a grassland in Kansas, USA, and used laboratory incubations to determine the decay rates and pool structure of litter-derived organic matter. Early in decomposition, soil organic matter formed when non-structural compounds were lost from litter. Soil organic matter also formed at the end of decomposition, when both non-structural and structural compounds were lost at similar rates. We conclude that two pathways yield soil organic matter efficiently. A dissolved organic matter–microbial path occurs early in decomposition when litter loses mostly non-structural compounds, which are incorporated into microbial biomass at high rates, resulting in efficient soil organic matter formation. An equally efficient physical-transfer path occurs when litter fragments move into soil.&quot;,&quot;publisher&quot;:&quot;Nature Publishing Group&quot;,&quot;issue&quot;:&quot;10&quot;,&quot;volume&quot;:&quot;8&quot;,&quot;container-title-short&quot;:&quot;&quot;},&quot;isTemporary&quot;:false},{&quot;id&quot;:&quot;0e3e049b-7b9b-39cf-aa2b-4a2e0293adf7&quot;,&quot;itemData&quot;:{&quot;type&quot;:&quot;article-journal&quot;,&quot;id&quot;:&quot;0e3e049b-7b9b-39cf-aa2b-4a2e0293adf7&quot;,&quot;title&quot;:&quot;Decoupling of microbial glucose uptake and mineralization in soil&quot;,&quot;author&quot;:[{&quot;family&quot;:&quot;Hill&quot;,&quot;given&quot;:&quot;Paul W.&quot;,&quot;parse-names&quot;:false,&quot;dropping-particle&quot;:&quot;&quot;,&quot;non-dropping-particle&quot;:&quot;&quot;},{&quot;family&quot;:&quot;Farrar&quot;,&quot;given&quot;:&quot;John F.&quot;,&quot;parse-names&quot;:false,&quot;dropping-particle&quot;:&quot;&quot;,&quot;non-dropping-particle&quot;:&quot;&quot;},{&quot;family&quot;:&quot;Jones&quot;,&quot;given&quot;:&quot;David L.&quot;,&quot;parse-names&quot;:false,&quot;dropping-particle&quot;:&quot;&quot;,&quot;non-dropping-particle&quot;:&quot;&quot;}],&quot;container-title&quot;:&quot;Soil Biology and Biochemistry&quot;,&quot;container-title-short&quot;:&quot;Soil Biol Biochem&quot;,&quot;accessed&quot;:{&quot;date-parts&quot;:[[2022,5,30]]},&quot;DOI&quot;:&quot;10.1016/J.SOILBIO.2007.09.008&quot;,&quot;ISSN&quot;:&quot;0038-0717&quot;,&quot;issued&quot;:{&quot;date-parts&quot;:[[2008,3,1]]},&quot;page&quot;:&quot;616-624&quot;,&quot;abstract&quot;:&quot;The rate of organic matter turnover in soil is a critical component of the terrestrial carbon cycle and is frequently estimated from measurements of respiration. For estimates to be reliable requires that isotopically labelled substrate uptake into the soil microbial biomass and its subsequent mineralization occurs almost simultaneously (i.e. no time delay). Here we investigated this paradigm using glucose added to an agricultural soil. Immediately after collection from the field, various concentrations of 14C-labeled glucose (1 μM to 10 mM) were added to soil and the depletion from the soil solution measured at 1-60 min after substrate addition. 14CO2 production from the mineralization of glucose was simultaneously measured. The microbial uptake of glucose from soil solution was concentration-dependent and kinetic analysis suggests the operation of at least two distinct glucose transport systems of differing affinity. At glucose concentrations reflecting those naturally present in the soil solution (54±10 μM), the half-time (t1/2) of exogenous glucose was extremely rapid at ca. 30 s. At higher glucose concentrations (100 μM to 10 mM), the t1/2 values for the high-affinity carrier were altered little, but increasing proportions of glucose were taken up by the low affinity transport system. Glucose mineralization by the soil microbial community showed a significant delay after its uptake into the microbial biomass suggesting a decoupling of glucose uptake and subsequent respiration, possibly by dilution of glucose in labile metabolite pools. By fitting a double first order kinetic equation to the mineralization results we estimated the t1/2 for the first rapid phase of respiration at natural soil solution glucose concentrations to be 6-8 min, but at least 87% of the added glucose was retained in the microbial biomass prior to mineralization. Our results suggest that in this soil the soil solution glucose pool turns over 100-1000 times each day, an order of magnitude faster than when determined from measurements of mineralization. These results imply that traditional isotopic based measurements of substrate turnover measured using CO2 may vastly underestimate their rate of cycling in soil. © 2007 Elsevier Ltd. All rights reserved.&quot;,&quot;publisher&quot;:&quot;Pergamon&quot;,&quot;issue&quot;:&quot;3&quot;,&quot;volume&quot;:&quot;40&quot;},&quot;isTemporary&quot;:false},{&quot;id&quot;:&quot;fb54bd8a-694e-3a6d-9194-5467cf8c8014&quot;,&quot;itemData&quot;:{&quot;type&quot;:&quot;article-journal&quot;,&quot;id&quot;:&quot;fb54bd8a-694e-3a6d-9194-5467cf8c8014&quot;,&quot;title&quot;:&quot;Assessing microbial residues in soil as a potential carbon sink and moderator of carbon use efficiency&quot;,&quot;author&quot;:[{&quot;family&quot;:&quot;Geyer&quot;,&quot;given&quot;:&quot;Kevin&quot;,&quot;parse-names&quot;:false,&quot;dropping-particle&quot;:&quot;&quot;,&quot;non-dropping-particle&quot;:&quot;&quot;},{&quot;family&quot;:&quot;Schnecker&quot;,&quot;given&quot;:&quot;Jörg&quot;,&quot;parse-names&quot;:false,&quot;dropping-particle&quot;:&quot;&quot;,&quot;non-dropping-particle&quot;:&quot;&quot;},{&quot;family&quot;:&quot;Grandy&quot;,&quot;given&quot;:&quot;A. Stuart&quot;,&quot;parse-names&quot;:false,&quot;dropping-particle&quot;:&quot;&quot;,&quot;non-dropping-particle&quot;:&quot;&quot;},{&quot;family&quot;:&quot;Richter&quot;,&quot;given&quot;:&quot;Andreas&quot;,&quot;parse-names&quot;:false,&quot;dropping-particle&quot;:&quot;&quot;,&quot;non-dropping-particle&quot;:&quot;&quot;},{&quot;family&quot;:&quot;Frey&quot;,&quot;given&quot;:&quot;Serita&quot;,&quot;parse-names&quot;:false,&quot;dropping-particle&quot;:&quot;&quot;,&quot;non-dropping-particle&quot;:&quot;&quot;}],&quot;container-title&quot;:&quot;Biogeochemistry&quot;,&quot;container-title-short&quot;:&quot;Biogeochemistry&quot;,&quot;accessed&quot;:{&quot;date-parts&quot;:[[2022,9,11]]},&quot;DOI&quot;:&quot;10.1007/S10533-020-00720-4/FIGURES/5&quot;,&quot;ISSN&quot;:&quot;1573515X&quot;,&quot;URL&quot;:&quot;https://link.springer.com/article/10.1007/s10533-020-00720-4&quot;,&quot;issued&quot;:{&quot;date-parts&quot;:[[2020,12,1]]},&quot;page&quot;:&quot;237-249&quot;,&quot;abstract&quot;:&quot;A longstanding assumption of glucose tracing experiments is that all glucose is microbially utilized during short incubations of ≤2 days to become microbial biomass or carbon dioxide. Carbon use efficiency (CUE) estimates have consequently ignored the formation of residues (non-living microbial products) although such materials could represent an important sink of glucose that is prone to stabilization as soil organic matter. We examined the dynamics of microbial residue formation from a short tracer experiment with frequent samplings over 72 h, and conducted a meta-analysis of previously published glucose tracing studies to assess the generality of these experimental results. Both our experiment and meta-analysis indicated 30–34% of amended glucose-C (13C or 14C) was in the form of residues within the first 6 h of substrate addition. We expand the conventional efficiency calculation to include residues in both the numerator and denominator of efficiency, thereby deriving a novel metric of the potential persistence of glucose-C in soil as living microbial biomass plus residues (‘carbon stabilization efficiency’). This new metric indicates nearly 40% of amended glucose-C persists in soil 180 days after amendment, the majority as non-biomass residues. Starting microbial biomass and clay content emerge as critical factors that positively promote such long term stabilization of labile C. Rapid residue production supports the conclusion that non-growth maintenance activity can illicit high demands for C in soil, perhaps equaling that directed towards growth, and that residues may have an underestimated role in the cycling and sequestration potential of C in soil.&quot;,&quot;publisher&quot;:&quot;Springer Science and Business Media Deutschland GmbH&quot;,&quot;issue&quot;:&quot;2-3&quot;,&quot;volume&quot;:&quot;151&quot;},&quot;isTemporary&quot;:false}]},{&quot;citationID&quot;:&quot;MENDELEY_CITATION_74cc157d-50e9-4c89-a82f-2ba5796992f2&quot;,&quot;properties&quot;:{&quot;noteIndex&quot;:0},&quot;isEdited&quot;:false,&quot;manualOverride&quot;:{&quot;isManuallyOverridden&quot;:false,&quot;citeprocText&quot;:&quot;(Chakrawal et al., 2020)&quot;,&quot;manualOverrideText&quot;:&quot;&quot;},&quot;citationTag&quot;:&quot;MENDELEY_CITATION_v3_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&quot;,&quot;citationItems&quot;:[{&quot;id&quot;:&quot;289fdd28-8e98-35eb-b50c-d5f83218c187&quot;,&quot;itemData&quot;:{&quot;type&quot;:&quot;article-journal&quot;,&quot;id&quot;:&quot;289fdd28-8e98-35eb-b50c-d5f83218c187&quot;,&quot;title&quot;:&quot;Quantifying microbial metabolism in soils using calorespirometry — A bioenergetics perspective&quot;,&quot;author&quot;:[{&quot;family&quot;:&quot;Chakrawal&quot;,&quot;given&quot;:&quot;Arjun&quot;,&quot;parse-names&quot;:false,&quot;dropping-particle&quot;:&quot;&quot;,&quot;non-dropping-particle&quot;:&quot;&quot;},{&quot;family&quot;:&quot;Herrmann&quot;,&quot;given&quot;:&quot;Anke M.&quot;,&quot;parse-names&quot;:false,&quot;dropping-particle&quot;:&quot;&quot;,&quot;non-dropping-particle&quot;:&quot;&quot;},{&quot;family&quot;:&quot;Šantrůčková&quot;,&quot;given&quot;:&quot;Hana&quot;,&quot;parse-names&quot;:false,&quot;dropping-particle&quot;:&quot;&quot;,&quot;non-dropping-particle&quot;:&quot;&quot;},{&quot;family&quot;:&quot;Manzoni&quot;,&quot;given&quot;:&quot;Stefano&quot;,&quot;parse-names&quot;:false,&quot;dropping-particle&quot;:&quot;&quot;,&quot;non-dropping-particle&quot;:&quot;&quot;}],&quot;container-title&quot;:&quot;Soil Biology and Biochemistry&quot;,&quot;container-title-short&quot;:&quot;Soil Biol Biochem&quot;,&quot;accessed&quot;:{&quot;date-parts&quot;:[[2022,9,11]]},&quot;DOI&quot;:&quot;10.1016/J.SOILBIO.2020.107945&quot;,&quot;ISSN&quot;:&quot;0038-0717&quot;,&quot;issued&quot;:{&quot;date-parts&quot;:[[2020,9,1]]},&quot;page&quot;:&quot;107945&quot;,&quot;abstract&quot;:&quot;Microbial carbon use efficiency (CUE) measures the partitioning between anabolic and catabolic processes. While most work on CUE has been based on carbon (C) mass flows, the roles of organic C energy contents and microbial energy demand on CUE have been rarely considered. Thus, a bioenergetics perspective could provide new insights on how microorganisms utilize C and ultimately allow evaluating their role in C stabilization in soils. Recently, the calorespirometric ratio (CR)—the ratio of heat dissipation and respiration—has been used to characterize the efficiency of microbial growth in soils. Here, we formulate a coupled mass and energy balance model for microbial growth and provide a generalized relationship between CUE and CR. In the model, we consider two types of organic C in soils: an added substrate (e.g., glucose) and the native soil organic matter (SOM), to also account for priming effects. Furthermore, we consider both aerobic and fermentation metabolic pathways. We use this model as a framework to generalize previous formulations and generate hypotheses on the expected variations in CR as a function of substrate quality, metabolic pathways, and microbial traits (specifically CUE). In turn, the same equations can be used to estimate CUE from measured CR. Our results confirm previous findings on CR and show that without microbial growth, CR depends only on the rates of the different metabolic pathways, while CR is also a function of the growth yields for these metabolic pathways when microbial growth occurs. Under strictly aerobic conditions, CUE increases with increasing CR for substrates with a higher degree of reduction than that of the microbial biomass, while CUE decreases with increasing CR for substrates with a lower degree of reduction than the microbial biomass. When aerobic reactions and fermentation occur simultaneously, the relation between CUE and CR is mediated by (i) the degree of reduction of the substrates, (ii) the rates and growth yields of all metabolic pathways, and (iii) the contribution of SOM priming to microbial growth. Using the proposed framework, calorespirometry can be used to evaluate CUE and the role of different metabolic pathways in soil systems.&quot;,&quot;publisher&quot;:&quot;Pergamon&quot;,&quot;volume&quot;:&quot;148&quot;},&quot;isTemporary&quot;:false}]},{&quot;citationID&quot;:&quot;MENDELEY_CITATION_1a9c3e08-e1c4-484a-bb64-afde19e09e02&quot;,&quot;properties&quot;:{&quot;noteIndex&quot;:0},&quot;isEdited&quot;:false,&quot;manualOverride&quot;:{&quot;isManuallyOverridden&quot;:false,&quot;citeprocText&quot;:&quot;(K. M. Geyer et al., 2019)&quot;,&quot;manualOverrideText&quot;:&quot;&quot;},&quot;citationTag&quot;:&quot;MENDELEY_CITATION_v3_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&quot;,&quot;citationItems&quot;:[{&quot;id&quot;:&quot;5d38a31a-a8c9-3f26-8d03-66b719c58feb&quot;,&quot;itemData&quot;:{&quot;type&quot;:&quot;article-journal&quot;,&quot;id&quot;:&quot;5d38a31a-a8c9-3f26-8d03-66b719c58feb&quot;,&quot;title&quot;:&quot;Clarifying the interpretation of carbon use efficiency in soil through methods comparison&quot;,&quot;author&quot;:[{&quot;family&quot;:&quot;Geyer&quot;,&quot;given&quot;:&quot;Kevin M.&quot;,&quot;parse-names&quot;:false,&quot;dropping-particle&quot;:&quot;&quot;,&quot;non-dropping-particle&quot;:&quot;&quot;},{&quot;family&quot;:&quot;Dijkstra&quot;,&quot;given&quot;:&quot;Paul&quot;,&quot;parse-names&quot;:false,&quot;dropping-particle&quot;:&quot;&quot;,&quot;non-dropping-particle&quot;:&quot;&quot;},{&quot;family&quot;:&quot;Sinsabaugh&quot;,&quot;given&quot;:&quot;Robert&quot;,&quot;parse-names&quot;:false,&quot;dropping-particle&quot;:&quot;&quot;,&quot;non-dropping-particle&quot;:&quot;&quot;},{&quot;family&quot;:&quot;Frey&quot;,&quot;given&quot;:&quot;Serita D.&quot;,&quot;parse-names&quot;:false,&quot;dropping-particle&quot;:&quot;&quot;,&quot;non-dropping-particle&quot;:&quot;&quot;}],&quot;container-title&quot;:&quot;Soil Biology and Biochemistry&quot;,&quot;container-title-short&quot;:&quot;Soil Biol Biochem&quot;,&quot;accessed&quot;:{&quot;date-parts&quot;:[[2022,1,12]]},&quot;DOI&quot;:&quot;10.1016/J.SOILBIO.2018.09.036&quot;,&quot;ISSN&quot;:&quot;0038-0717&quot;,&quot;issued&quot;:{&quot;date-parts&quot;:[[2019,1,1]]},&quot;page&quot;:&quot;79-88&quot;,&quot;abstract&quot;:&quot;Accurate estimates of microbial carbon use efficiency (CUE) are required to predict how global change will impact microbially-mediated ecosystem functions such as organic matter decomposition. Multiple approaches are currently used to quantify CUE but the extent to which estimates reflect methodological variability is unknown. This limits our ability to apply or cross-compare published CUE values. Here we evaluated the performance of five methods in a single soil under standard conditions. The microbial response to three substrate amendment rates (0.0, 0.05, and 2.0 mg glucose-C g−1 soil) was examined using: 13C and 18O isotope tracing approaches which estimate CUE based on substrate uptake and growth dynamics; calorespirometry which infers growth and CUE from metabolic heat and respiration rates; metabolic flux analysis where CUE is determined as the balance between biosynthesis and respiration using position-specific 13CO2 production of labeled glucose; and stoichiometric modeling which derives CUE from elemental ratios of microbial biomass, substrate, and exoenzyme activity. The CUE estimates we obtained differed by method and substrate concentration, ranging under in situ conditions from &lt;0.4 for the substrate-nonspecific methods that do not use C tracers (18O, stoichiometric modeling) to &gt;0.6 for the substrate-specific methods that trace glucose use (13C method, calorespirometry, metabolic flux analysis). We explore the different aspects of microbial metabolism that each method captures and how this affects the interpretation of CUE estimates. We recommend that users consider the strengths and weaknesses of each method when choosing the technique that will best address their research needs.&quot;,&quot;publisher&quot;:&quot;Pergamon&quot;,&quot;volume&quot;:&quot;128&quot;},&quot;isTemporary&quot;:false}]},{&quot;citationID&quot;:&quot;MENDELEY_CITATION_e2cf7c2a-3cbe-4782-99b2-72ab0b81a4d1&quot;,&quot;properties&quot;:{&quot;noteIndex&quot;:0},&quot;isEdited&quot;:false,&quot;manualOverride&quot;:{&quot;isManuallyOverridden&quot;:false,&quot;citeprocText&quot;:&quot;(Dilly, 2001, 2003)&quot;,&quot;manualOverrideText&quot;:&quot;&quot;},&quot;citationTag&quot;:&quot;MENDELEY_CITATION_v3_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&quot;,&quot;citationItems&quot;:[{&quot;id&quot;:&quot;f4f905e1-93f7-3a9d-bd41-6d434465ccd0&quot;,&quot;itemData&quot;:{&quot;type&quot;:&quot;article-journal&quot;,&quot;id&quot;:&quot;f4f905e1-93f7-3a9d-bd41-6d434465ccd0&quot;,&quot;title&quot;:&quot;Microbial respiratory quotient during basal metabolism and after glucose amendment in soils and litter&quot;,&quot;author&quot;:[{&quot;family&quot;:&quot;Dilly&quot;,&quot;given&quot;:&quot;O.&quot;,&quot;parse-names&quot;:false,&quot;dropping-particle&quot;:&quot;&quot;,&quot;non-dropping-particle&quot;:&quot;&quot;}],&quot;container-title&quot;:&quot;Soil Biology and Biochemistry&quot;,&quot;container-title-short&quot;:&quot;Soil Biol Biochem&quot;,&quot;accessed&quot;:{&quot;date-parts&quot;:[[2021,9,12]]},&quot;DOI&quot;:&quot;10.1016/S0038-0717(00)00123-1&quot;,&quot;ISSN&quot;:&quot;0038-0717&quot;,&quot;issued&quot;:{&quot;date-parts&quot;:[[2001,1,1]]},&quot;page&quot;:&quot;117-127&quot;,&quot;abstract&quot;:&quot;The microbial respiratory quotient (RQ), defined as the ratio of mol CO2 evolution per mol O2 uptake, was estimated in soils in northern and southern Germany under different land use with and without glucose addition in order to: (i) test the degree of corresponding data of the two procedures, and (ii) evaluate discrepancies with reference to the current eco-physiology of the soil microbiota. The RQ was frequently &lt; 1 during basal metabolism when no substrate was added. This indicates relatively high O2 consumption during the current microbial mineralisation of available substrates. Throughout the first 4 h after glucose addition, the RQ values were regularly approximately 1 showing corresponding activity values based on the two procedures. Between 4 and 24 h after glucose addition when microbial growth occurred, the soil RQ was approximately 1.3 or greater but varied significantly depending on land use, soil horizon and soil pre-conditioning. Under such conditions, the RQ value was greater in soils under conventional farming than those under organic farming systems and additionally increased from the L, Of to the Ah horizon in a beech forest. RQ values &gt;1 during the initial period of microbial growth could not be attributed to abiotic soil properties. Thus, the soil microbiota apparently adapt to the degree of complete oxidation and the incorporation of the available substrates. Corresponding measurements of basal and substrate-induced respiration measurements with some litter types also showed RQ values different from 1. © 2001 Elsevier Science Ltd.&quot;,&quot;publisher&quot;:&quot;Pergamon&quot;,&quot;issue&quot;:&quot;1&quot;,&quot;volume&quot;:&quot;33&quot;},&quot;isTemporary&quot;:false},{&quot;id&quot;:&quot;7a1fbf62-6374-3818-9b48-66fae815d691&quot;,&quot;itemData&quot;:{&quot;type&quot;:&quot;article-journal&quot;,&quot;id&quot;:&quot;7a1fbf62-6374-3818-9b48-66fae815d691&quot;,&quot;title&quot;:&quot;Regulation of the respiratory quotient of soil microbiota by availability of nutrients&quot;,&quot;author&quot;:[{&quot;family&quot;:&quot;Dilly&quot;,&quot;given&quot;:&quot;Oliver&quot;,&quot;parse-names&quot;:false,&quot;dropping-particle&quot;:&quot;&quot;,&quot;non-dropping-particle&quot;:&quot;&quot;}],&quot;container-title&quot;:&quot;FEMS Microbiology Ecology&quot;,&quot;container-title-short&quot;:&quot;FEMS Microbiol Ecol&quot;,&quot;accessed&quot;:{&quot;date-parts&quot;:[[2022,5,30]]},&quot;DOI&quot;:&quot;10.1111/J.1574-6941.2003.TB01078.X&quot;,&quot;ISSN&quot;:&quot;0168-6496&quot;,&quot;URL&quot;:&quot;https://academic.oup.com/femsec/article/43/3/375/480628&quot;,&quot;issued&quot;:{&quot;date-parts&quot;:[[2003,4,1]]},&quot;page&quot;:&quot;375-381&quot;,&quot;abstract&quot;:&quot;Abstract The effects of glucose and mineral nitrogen amendment on the respiratory quotient (RQ), defined as the ratio of moles CO(2) evolved per moles of O(2) consumed, were tested on an agricultural and a forest soil (A horizon) of the Bornhöved Lake District, northern Germany. Both substrate-induced respiration rate and RQ value increased with increasing glucose concentration. Glucose plus nitrate addition gave the highest RQ value in the agricultural soil whereas addition of glucose alone gave the highest RQ value in the forest soil. Generally, glucose plus ammonium addition resulted in lower RQ values than glucose addition alone. When glucose was added to soil at field rates of C input, the RQ value showed fluctuations between 0.44 and 1.35. Low C supply caused rapid return of the initially enhanced RQ value towards those of basal respiration, that was typically &lt;1. The experiment showed that both respiratory activity and respiratory quotient increased with increasing amount of available C. The RQ values &gt;1 refer to both anabolic C uptake and 'unbalanced' C degradation. The microbial communities in the agricultural soil were less efficient in C use than those in the forest soil.&quot;,&quot;publisher&quot;:&quot;Oxford Academic&quot;,&quot;issue&quot;:&quot;3&quot;,&quot;volume&quot;:&quot;43&quot;},&quot;isTemporary&quot;:false}]},{&quot;citationID&quot;:&quot;MENDELEY_CITATION_5b9d295e-4b5f-4476-9f2a-78bc266f7ca0&quot;,&quot;properties&quot;:{&quot;noteIndex&quot;:0},&quot;isEdited&quot;:false,&quot;manualOverride&quot;:{&quot;isManuallyOverridden&quot;:false,&quot;citeprocText&quot;:&quot;(Masiello et al., 2008)&quot;,&quot;manualOverrideText&quot;:&quot;&quot;},&quot;citationTag&quot;:&quot;MENDELEY_CITATION_v3_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&quot;,&quot;citationItems&quot;:[{&quot;id&quot;:&quot;fb1c5319-67bf-30f8-9768-c0a95d715b8f&quot;,&quot;itemData&quot;:{&quot;type&quot;:&quot;article-journal&quot;,&quot;id&quot;:&quot;fb1c5319-67bf-30f8-9768-c0a95d715b8f&quot;,&quot;title&quot;:&quot;Evaluating two experimental approaches for measuring ecosystem carbon oxidation state and oxidative ratio&quot;,&quot;author&quot;:[{&quot;family&quot;:&quot;Masiello&quot;,&quot;given&quot;:&quot;C. A.&quot;,&quot;parse-names&quot;:false,&quot;dropping-particle&quot;:&quot;&quot;,&quot;non-dropping-particle&quot;:&quot;&quot;},{&quot;family&quot;:&quot;Gallagher&quot;,&quot;given&quot;:&quot;M. E.&quot;,&quot;parse-names&quot;:false,&quot;dropping-particle&quot;:&quot;&quot;,&quot;non-dropping-particle&quot;:&quot;&quot;},{&quot;family&quot;:&quot;Randerson&quot;,&quot;given&quot;:&quot;J. T.&quot;,&quot;parse-names&quot;:false,&quot;dropping-particle&quot;:&quot;&quot;,&quot;non-dropping-particle&quot;:&quot;&quot;},{&quot;family&quot;:&quot;Deco&quot;,&quot;given&quot;:&quot;R. M.&quot;,&quot;parse-names&quot;:false,&quot;dropping-particle&quot;:&quot;&quot;,&quot;non-dropping-particle&quot;:&quot;&quot;},{&quot;family&quot;:&quot;Chadwick&quot;,&quot;given&quot;:&quot;O. A.&quot;,&quot;parse-names&quot;:false,&quot;dropping-particle&quot;:&quot;&quot;,&quot;non-dropping-particle&quot;:&quot;&quot;}],&quot;container-title&quot;:&quot;Journal of Geophysical Research: Biogeosciences&quot;,&quot;container-title-short&quot;:&quot;J Geophys Res Biogeosci&quot;,&quot;accessed&quot;:{&quot;date-parts&quot;:[[2022,11,13]]},&quot;DOI&quot;:&quot;10.1029/2007JG000534&quot;,&quot;ISSN&quot;:&quot;2156-2202&quot;,&quot;URL&quot;:&quot;https://onlinelibrary.wiley.com/doi/full/10.1029/2007JG000534&quot;,&quot;issued&quot;:{&quot;date-parts&quot;:[[2008,9,1]]},&quot;page&quot;:&quot;3010&quot;,&quot;abstract&quot;:&quot;Degree of oxidation of organic carbon (Cox) is a fundamental property of the carbon cycle, reflecting the synthesis and decomposition of natural organic matter. Cox is also related to ecosystem oxidative ratio (ORthe molar ratio of O2 to CO2 fluxes associated with net ecosystem exchange (NEE). Here we compare two methods for measuring Cox and OR: (1) %C, %H, %N, and %0 elemental analysis, and (2) heat of combustion (ΔHc) measured by means of bomb calorimetry coupled with %C elemental analysis (hereafter referred to as calorimetry). Compared with %C, %N, %H, and %0 elemental analysis, calorimetry generates Cox and OR data more rapidly and cheaply. However, calorimetric measurements yield less accurate Cox and OR data. We additionally report Cox and OR data for a pair of biomass standards and a suite of biomass samples. The OR values we measured in these samples were less variable than OR data reported in the literature (generated by simultaneous measurement of ecosystem O2 and CO2 gas mixing ratios). Our bioniass OR values had a mean of 1.03 and range of 0.99-1.06. These estimates are lower than the OR value of 1.10 that is often used to partition uptake of fossil fuel CO2 between the ocean and the terrestrial biosphere Copyright 2008 by the American Geophysical Union.&quot;,&quot;publisher&quot;:&quot;John Wiley &amp; Sons, Ltd&quot;,&quot;issue&quot;:&quot;G3&quot;,&quot;volume&quot;:&quot;113&quot;},&quot;isTemporary&quot;:false}]},{&quot;citationID&quot;:&quot;MENDELEY_CITATION_fccde4f1-913a-4f17-b0a2-72e0c1ee3f2a&quot;,&quot;properties&quot;:{&quot;noteIndex&quot;:0},&quot;isEdited&quot;:false,&quot;manualOverride&quot;:{&quot;isManuallyOverridden&quot;:false,&quot;citeprocText&quot;:&quot;(Hicks Pries et al., 2020; Hilman et al., 2022; Masiello et al., 2008)&quot;,&quot;manualOverrideText&quot;:&quot;&quot;},&quot;citationTag&quot;:&quot;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&quot;,&quot;citationItems&quot;:[{&quot;id&quot;:&quot;5a750fa4-3374-3fde-bc21-5442644226bf&quot;,&quot;itemData&quot;:{&quot;type&quot;:&quot;article-journal&quot;,&quot;id&quot;:&quot;5a750fa4-3374-3fde-bc21-5442644226bf&quot;,&quot;title&quot;:&quot;Using respiration quotients to track changing sources of soil respiration seasonally and with experimental warming&quot;,&quot;author&quot;:[{&quot;family&quot;:&quot;Hicks Pries&quot;,&quot;given&quot;:&quot;Caitlin&quot;,&quot;parse-names&quot;:false,&quot;dropping-particle&quot;:&quot;&quot;,&quot;non-dropping-particle&quot;:&quot;&quot;},{&quot;family&quot;:&quot;Angert&quot;,&quot;given&quot;:&quot;Alon&quot;,&quot;parse-names&quot;:false,&quot;dropping-particle&quot;:&quot;&quot;,&quot;non-dropping-particle&quot;:&quot;&quot;},{&quot;family&quot;:&quot;Castanha&quot;,&quot;given&quot;:&quot;Cristina&quot;,&quot;parse-names&quot;:false,&quot;dropping-particle&quot;:&quot;&quot;,&quot;non-dropping-particle&quot;:&quot;&quot;},{&quot;family&quot;:&quot;Hilman&quot;,&quot;given&quot;:&quot;Boaz&quot;,&quot;parse-names&quot;:false,&quot;dropping-particle&quot;:&quot;&quot;,&quot;non-dropping-particle&quot;:&quot;&quot;},{&quot;family&quot;:&quot;Torn&quot;,&quot;given&quot;:&quot;Margaret S.&quot;,&quot;parse-names&quot;:false,&quot;dropping-particle&quot;:&quot;&quot;,&quot;non-dropping-particle&quot;:&quot;&quot;}],&quot;container-title&quot;:&quot;Biogeosciences&quot;,&quot;accessed&quot;:{&quot;date-parts&quot;:[[2021,9,23]]},&quot;DOI&quot;:&quot;10.5194/BG-17-3045-2020&quot;,&quot;issued&quot;:{&quot;date-parts&quot;:[[2020,6,17]]},&quot;page&quot;:&quot;3045-3055&quot;,&quot;abstract&quot;:&quot;Developing a more mechanistic understanding of soil respiration is hampered by the difficulty in determining the contribution of different organic substrates to respiration and in disentangling autotrophic-versus-heterotrophic and aerobic-versus-anaerobic processes. Here, we use a relatively novel tool for better understanding soil respiration: The apparent respiration quotient (ARQ). The ARQ is the amount of CO2 produced in the soil divided by the amount of O2 consumed, and it changes according to which organic substrates are being consumed and whether oxygen is being used as an electron acceptor. We investigated how the ARQ of soil gas varied seasonally, by soil depth, and by in situ experimental warming (+4 °C) in a coniferousforest whole-soil-profile warming experiment over 2 years. We then compared the patterns in ARQ to those of soil δ13CO2. Our measurements showed strong seasonal variations in ARQ, from ≈ 0.9 during the late spring and summer to 0:7 during the winter. This pattern likely reflected a shift from respiration being fueled by oxidized substrates like sugars and organic acids derived from root and root respiration during the growing season to more reduced substrates such as lipids and proteins derived from microbial necromass during the winter. This interpretation was supported by δ13CO2 values, which were lower, like lipids, in the winter and higher, like sugars, in the summer. Furthermore, experimental warming significantly changed how both ARQ and δ13CO2 responded to soil temperature. Wintertime ARQ and δ13CO2 values were higher in heated than in control plots, probably due to the warming-driven increase in microbial activity that may have utilized oxidized carbon substrates, while growing-season values were lower in heated plots. Experimental warming and phenology change the sources of soil respiration throughout the soil profile. The sensitivity of ARQ to these changes demonstrates its potential as a tool for disentangling the biological sources contributing to soil respiration.&quot;,&quot;publisher&quot;:&quot;Copernicus GmbH&quot;,&quot;issue&quot;:&quot;12&quot;,&quot;volume&quot;:&quot;17&quot;,&quot;container-title-short&quot;:&quot;&quot;},&quot;isTemporary&quot;:false},{&quot;id&quot;:&quot;680d5025-3ef2-30a9-83a4-c46fe6069ba6&quot;,&quot;itemData&quot;:{&quot;type&quot;:&quot;article-journal&quot;,&quot;id&quot;:&quot;680d5025-3ef2-30a9-83a4-c46fe6069ba6&quot;,&quot;title&quot;:&quot;The Apparent Respiratory Quotient of Soils and Tree Stems and the Processes That Control It&quot;,&quot;author&quot;:[{&quot;family&quot;:&quot;Hilman&quot;,&quot;given&quot;:&quot;Boaz&quot;,&quot;parse-names&quot;:false,&quot;dropping-particle&quot;:&quot;&quot;,&quot;non-dropping-particle&quot;:&quot;&quot;},{&quot;family&quot;:&quot;Weiner&quot;,&quot;given&quot;:&quot;Tal&quot;,&quot;parse-names&quot;:false,&quot;dropping-particle&quot;:&quot;&quot;,&quot;non-dropping-particle&quot;:&quot;&quot;},{&quot;family&quot;:&quot;Haran&quot;,&quot;given&quot;:&quot;Tom&quot;,&quot;parse-names&quot;:false,&quot;dropping-particle&quot;:&quot;&quot;,&quot;non-dropping-particle&quot;:&quot;&quot;},{&quot;family&quot;:&quot;Masiello&quot;,&quot;given&quot;:&quot;Caroline A.&quot;,&quot;parse-names&quot;:false,&quot;dropping-particle&quot;:&quot;&quot;,&quot;non-dropping-particle&quot;:&quot;&quot;},{&quot;family&quot;:&quot;Gao&quot;,&quot;given&quot;:&quot;Xiaodong&quot;,&quot;parse-names&quot;:false,&quot;dropping-particle&quot;:&quot;&quot;,&quot;non-dropping-particle&quot;:&quot;&quot;},{&quot;family&quot;:&quot;Angert&quot;,&quot;given&quot;:&quot;Alon&quot;,&quot;parse-names&quot;:false,&quot;dropping-particle&quot;:&quot;&quot;,&quot;non-dropping-particle&quot;:&quot;&quot;}],&quot;container-title&quot;:&quot;Journal of Geophysical Research: Biogeosciences&quot;,&quot;container-title-short&quot;:&quot;J Geophys Res Biogeosci&quot;,&quot;accessed&quot;:{&quot;date-parts&quot;:[[2022,3,23]]},&quot;DOI&quot;:&quot;10.1029/2021JG006676&quot;,&quot;ISBN&quot;:&quot;10.1029/2021&quot;,&quot;ISSN&quot;:&quot;2169-8961&quot;,&quot;URL&quot;:&quot;https://onlinelibrary.wiley.com/doi/full/10.1029/2021JG006676&quot;,&quot;issued&quot;:{&quot;date-parts&quot;:[[2022,3,1]]},&quot;page&quot;:&quot;e2021JG006676&quot;,&quot;publisher&quot;:&quot;John Wiley &amp; Sons, Ltd&quot;,&quot;issue&quot;:&quot;3&quot;,&quot;volume&quot;:&quot;127&quot;},&quot;isTemporary&quot;:false},{&quot;id&quot;:&quot;fb1c5319-67bf-30f8-9768-c0a95d715b8f&quot;,&quot;itemData&quot;:{&quot;type&quot;:&quot;article-journal&quot;,&quot;id&quot;:&quot;fb1c5319-67bf-30f8-9768-c0a95d715b8f&quot;,&quot;title&quot;:&quot;Evaluating two experimental approaches for measuring ecosystem carbon oxidation state and oxidative ratio&quot;,&quot;author&quot;:[{&quot;family&quot;:&quot;Masiello&quot;,&quot;given&quot;:&quot;C. A.&quot;,&quot;parse-names&quot;:false,&quot;dropping-particle&quot;:&quot;&quot;,&quot;non-dropping-particle&quot;:&quot;&quot;},{&quot;family&quot;:&quot;Gallagher&quot;,&quot;given&quot;:&quot;M. E.&quot;,&quot;parse-names&quot;:false,&quot;dropping-particle&quot;:&quot;&quot;,&quot;non-dropping-particle&quot;:&quot;&quot;},{&quot;family&quot;:&quot;Randerson&quot;,&quot;given&quot;:&quot;J. T.&quot;,&quot;parse-names&quot;:false,&quot;dropping-particle&quot;:&quot;&quot;,&quot;non-dropping-particle&quot;:&quot;&quot;},{&quot;family&quot;:&quot;Deco&quot;,&quot;given&quot;:&quot;R. M.&quot;,&quot;parse-names&quot;:false,&quot;dropping-particle&quot;:&quot;&quot;,&quot;non-dropping-particle&quot;:&quot;&quot;},{&quot;family&quot;:&quot;Chadwick&quot;,&quot;given&quot;:&quot;O. A.&quot;,&quot;parse-names&quot;:false,&quot;dropping-particle&quot;:&quot;&quot;,&quot;non-dropping-particle&quot;:&quot;&quot;}],&quot;container-title&quot;:&quot;Journal of Geophysical Research: Biogeosciences&quot;,&quot;container-title-short&quot;:&quot;J Geophys Res Biogeosci&quot;,&quot;accessed&quot;:{&quot;date-parts&quot;:[[2022,11,13]]},&quot;DOI&quot;:&quot;10.1029/2007JG000534&quot;,&quot;ISSN&quot;:&quot;2156-2202&quot;,&quot;URL&quot;:&quot;https://onlinelibrary.wiley.com/doi/full/10.1029/2007JG000534&quot;,&quot;issued&quot;:{&quot;date-parts&quot;:[[2008,9,1]]},&quot;page&quot;:&quot;3010&quot;,&quot;abstract&quot;:&quot;Degree of oxidation of organic carbon (Cox) is a fundamental property of the carbon cycle, reflecting the synthesis and decomposition of natural organic matter. Cox is also related to ecosystem oxidative ratio (ORthe molar ratio of O2 to CO2 fluxes associated with net ecosystem exchange (NEE). Here we compare two methods for measuring Cox and OR: (1) %C, %H, %N, and %0 elemental analysis, and (2) heat of combustion (ΔHc) measured by means of bomb calorimetry coupled with %C elemental analysis (hereafter referred to as calorimetry). Compared with %C, %N, %H, and %0 elemental analysis, calorimetry generates Cox and OR data more rapidly and cheaply. However, calorimetric measurements yield less accurate Cox and OR data. We additionally report Cox and OR data for a pair of biomass standards and a suite of biomass samples. The OR values we measured in these samples were less variable than OR data reported in the literature (generated by simultaneous measurement of ecosystem O2 and CO2 gas mixing ratios). Our bioniass OR values had a mean of 1.03 and range of 0.99-1.06. These estimates are lower than the OR value of 1.10 that is often used to partition uptake of fossil fuel CO2 between the ocean and the terrestrial biosphere Copyright 2008 by the American Geophysical Union.&quot;,&quot;publisher&quot;:&quot;John Wiley &amp; Sons, Ltd&quot;,&quot;issue&quot;:&quot;G3&quot;,&quot;volume&quot;:&quot;113&quot;},&quot;isTemporary&quot;:false}]},{&quot;citationID&quot;:&quot;MENDELEY_CITATION_4ba20604-344a-45c0-8e77-62b404524f38&quot;,&quot;properties&quot;:{&quot;noteIndex&quot;:0},&quot;isEdited&quot;:false,&quot;manualOverride&quot;:{&quot;isManuallyOverridden&quot;:false,&quot;citeprocText&quot;:&quot;(Angert et al., 2015; Gallagher &amp;#38; Breecker, 2020; Hicks Pries et al., 2020; Hodges et al., 2019; Sánchez-Cañete et al., 2018)&quot;,&quot;manualOverrideText&quot;:&quot;&quot;},&quot;citationTag&quot;:&quot;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&quot;,&quot;citationItems&quot;:[{&quot;id&quot;:&quot;1dcc0385-1927-3d5f-ab82-bfb9fb0f9491&quot;,&quot;itemData&quot;:{&quot;type&quot;:&quot;article-journal&quot;,&quot;id&quot;:&quot;1dcc0385-1927-3d5f-ab82-bfb9fb0f9491&quot;,&quot;title&quot;:&quot;Using O2 to study the relationships between soil CO2 efflux and soil respiration&quot;,&quot;author&quot;:[{&quot;family&quot;:&quot;Angert&quot;,&quot;given&quot;:&quot;A.&quot;,&quot;parse-names&quot;:false,&quot;dropping-particle&quot;:&quot;&quot;,&quot;non-dropping-particle&quot;:&quot;&quot;},{&quot;family&quot;:&quot;Yakir&quot;,&quot;given&quot;:&quot;D.&quot;,&quot;parse-names&quot;:false,&quot;dropping-particle&quot;:&quot;&quot;,&quot;non-dropping-particle&quot;:&quot;&quot;},{&quot;family&quot;:&quot;Rodeghiero&quot;,&quot;given&quot;:&quot;M.&quot;,&quot;parse-names&quot;:false,&quot;dropping-particle&quot;:&quot;&quot;,&quot;non-dropping-particle&quot;:&quot;&quot;},{&quot;family&quot;:&quot;Preisler&quot;,&quot;given&quot;:&quot;Y.&quot;,&quot;parse-names&quot;:false,&quot;dropping-particle&quot;:&quot;&quot;,&quot;non-dropping-particle&quot;:&quot;&quot;},{&quot;family&quot;:&quot;Davidson&quot;,&quot;given&quot;:&quot;E. A.&quot;,&quot;parse-names&quot;:false,&quot;dropping-particle&quot;:&quot;&quot;,&quot;non-dropping-particle&quot;:&quot;&quot;},{&quot;family&quot;:&quot;Weiner&quot;,&quot;given&quot;:&quot;T.&quot;,&quot;parse-names&quot;:false,&quot;dropping-particle&quot;:&quot;&quot;,&quot;non-dropping-particle&quot;:&quot;&quot;}],&quot;container-title&quot;:&quot;Biogeosciences&quot;,&quot;DOI&quot;:&quot;10.5194/bg-12-2089-2015&quot;,&quot;ISSN&quot;:&quot;17264189&quot;,&quot;issued&quot;:{&quot;date-parts&quot;:[[2015]]},&quot;page&quot;:&quot;2089-2099&quot;,&quot;abstract&quot;:&quot;Soil respiration is the sum of respiration processes in the soil and is a major flux in the global carbon cycle. It is usually assumed that the CO2 efflux is equal to the soil respiration rate. Here we challenge this assumption by combining measurements of CO2 with high-precision measurements of O2. These measurements were conducted on different ecosystems and soil types and included measurements of air samples taken from the soil profile of three Mediterranean sites: a temperate forest and two alpine forests. Root-free soils from the alpine sites were also incubated in the lab. We found that the ratio between the CO2 efflux and the O2 influx (defined as apparent respiratory quotient, ARQ) was in the range of 0.14 to 1.23 and considerably deviated from the value of 0.9 ± 0.1 expected from the elemental composition of average plants and soil organic matter. At the Mediterranean sites, these deviations are explained as a result of CO2 dissolution in the soil water and transformation to bicarbonate ions in these high-pH soils, as well as by carbonate mineral dissolution and precipitation processes. Thus, a correct estimate of the short-term, chamber-based biological respiratory flux in such soils can only be made by dividing the measured soil CO2 efflux by the average (efflux-weighted) soil profile ARQ. Applying this approach to a semiarid pine forest resulted in an estimated short-term biological respiration rate that is 3.8 times higher than the chamber-measured surface CO2. The ARQ values often observed in the more acidic soils were unexpectedly low (&lt; 0.7). These values probably result from the oxidation of reduced iron, which has been formed previously during times of high soil moisture and local anaerobic conditions inside soil aggregates. The results reported here provide direct quantitative evidence of a large temporal decoupling between soil-gas exchange fluxes and biological soil respiration.&quot;,&quot;issue&quot;:&quot;7&quot;,&quot;volume&quot;:&quot;12&quot;,&quot;container-title-short&quot;:&quot;&quot;},&quot;isTemporary&quot;:false},{&quot;id&quot;:&quot;50f6e898-8713-385d-992e-9b6078ed3b46&quot;,&quot;itemData&quot;:{&quot;type&quot;:&quot;article-journal&quot;,&quot;id&quot;:&quot;50f6e898-8713-385d-992e-9b6078ed3b46&quot;,&quot;title&quot;:&quot;The Obscuring Effects of Calcite Dissolution and Formation on Quantifying Soil Respiration&quot;,&quot;author&quot;:[{&quot;family&quot;:&quot;Gallagher&quot;,&quot;given&quot;:&quot;Timothy M.&quot;,&quot;parse-names&quot;:false,&quot;dropping-particle&quot;:&quot;&quot;,&quot;non-dropping-particle&quot;:&quot;&quot;},{&quot;family&quot;:&quot;Breecker&quot;,&quot;given&quot;:&quot;Daniel O.&quot;,&quot;parse-names&quot;:false,&quot;dropping-particle&quot;:&quot;&quot;,&quot;non-dropping-particle&quot;:&quot;&quot;}],&quot;container-title&quot;:&quot;Global Biogeochemical Cycles&quot;,&quot;container-title-short&quot;:&quot;Global Biogeochem Cycles&quot;,&quot;accessed&quot;:{&quot;date-parts&quot;:[[2021,9,12]]},&quot;DOI&quot;:&quot;10.1029/2020GB006584&quot;,&quot;ISSN&quot;:&quot;1944-9224&quot;,&quot;URL&quot;:&quot;https://onlinelibrary.wiley.com/doi/full/10.1029/2020GB006584&quot;,&quot;issued&quot;:{&quot;date-parts&quot;:[[2020,12,1]]},&quot;page&quot;:&quot;e2020GB006584&quot;,&quot;abstract&quot;:&quot;Drylands occupy nearly 40% of the land surface and comprise a globally significant carbon reservoir. Dryland-atmosphere carbon exchange may regulate interannual variability in atmospheric CO2. Quantifying soil respiration rates in these environments is often complicated by the presence of calcium carbonates, which are a common feature of dryland soils. We show with high-precision O2 measurements in a laboratory potted soil experiment that respiration rates after watering were similar in control and carbonate treatment soils. However, CO2 concentrations were up to 72% lower in the carbonate treatment soil because CO2 was initially consumed during calcite dissolution. Subsequently, CO2 concentrations were over 166% greater in the carbonate treatment soil as respiration slowed and calcite precipitated, releasing CO2. Elevated δ13C values of soil CO2 (&gt;6‰ higher in the treatment than control) confirm that observed differences were due to calcite dissolution. These findings demonstrate that calcite dissolution and precipitation can occur rapidly enough to affect soil gas compositions and that changes in soil CO2 are not always directly related to changes in soil respiration rates. Studies of local soil respiration rates and carbon exchange are likely to be influenced by dissolution and precipitation of calcium carbonates in soils. We estimate that one fifth of global soil respiration occurs in soils that contain some amount of soil carbonate, underscoring the need to account for its obscuring effects when trying to quantify soil respiration and net ecosystem exchange on a regional or global scale.&quot;,&quot;publisher&quot;:&quot;John Wiley &amp; Sons, Ltd&quot;,&quot;issue&quot;:&quot;12&quot;,&quot;volume&quot;:&quot;34&quot;},&quot;isTemporary&quot;:false},{&quot;id&quot;:&quot;5a218f09-09d3-353f-8789-6080241181a4&quot;,&quot;itemData&quot;:{&quot;type&quot;:&quot;article-journal&quot;,&quot;id&quot;:&quot;5a218f09-09d3-353f-8789-6080241181a4&quot;,&quot;title&quot;:&quot; Soil CO 2 and O 2 Concentrations Illuminate the Relative Importance of Weathering and Respiration to Seasonal Soil Gas Fluctuations &quot;,&quot;author&quot;:[{&quot;family&quot;:&quot;Hodges&quot;,&quot;given&quot;:&quot;Caitlin&quot;,&quot;parse-names&quot;:false,&quot;dropping-particle&quot;:&quot;&quot;,&quot;non-dropping-particle&quot;:&quot;&quot;},{&quot;family&quot;:&quot;Kim&quot;,&quot;given&quot;:&quot;Hyojin&quot;,&quot;parse-names&quot;:false,&quot;dropping-particle&quot;:&quot;&quot;,&quot;non-dropping-particle&quot;:&quot;&quot;},{&quot;family&quot;:&quot;Brantley&quot;,&quot;given&quot;:&quot;Susan L.&quot;,&quot;parse-names&quot;:false,&quot;dropping-particle&quot;:&quot;&quot;,&quot;non-dropping-particle&quot;:&quot;&quot;},{&quot;family&quot;:&quot;Kaye&quot;,&quot;given&quot;:&quot;Jason&quot;,&quot;parse-names&quot;:false,&quot;dropping-particle&quot;:&quot;&quot;,&quot;non-dropping-particle&quot;:&quot;&quot;}],&quot;container-title&quot;:&quot;Soil Science Society of America Journal&quot;,&quot;DOI&quot;:&quot;10.2136/sssaj2019.02.0049&quot;,&quot;ISSN&quot;:&quot;0361-5995&quot;,&quot;issued&quot;:{&quot;date-parts&quot;:[[2019]]},&quot;page&quot;:&quot;1167-1180&quot;,&quot;abstract&quot;:&quot;Soil CO2 and O2 cycles are coupled in some processes (e.g., respiration) but uncoupled in others (e.g., silicate weathering). One benchmark for interpreting soil biogeochemical processes affected by soil pCO2 and pO2 is to calculate the apparent respiratory quotient (ArQ). When aerobic respiration and diffusion are the dominant controls on gas concentrations, ArQ equals 1; ArQ deviates from 1 when other processes dominate soil CO2 and O2 chemistry. Here, we used ArQ to understand lithologic, hillslope, and seasonal controls on soil gases at the Susquehanna Shale Hills Critical Zone Observatory in central Pennsylvania. We measured soil pCO2 and pO2 at three depths from the soil surface to bedrock across catenas in one shale and one sandstone watershed over three growing seasons. We found that both parent lithology and hillslope position significantly affect soil gas concentrations and ArQ. Soil pCO2 was highest (&gt;5%) and pO2 was lowest (&lt;16%) in the valley floors. Controlling for depth, pCO2 was higher and pO2 was lower across all sites in the sandstone watershed. We attribute this pattern to higher macroporosity in sandstone lithologies, which results in greater root respiration at depth. We recorded seasonal variation in ArQ at all sites, with ArQ rising above 1 during July through September, and dipping below 1 in the early spring. We hypothesize that this seasonal fluctuation arises from anaerobic respiration in reducing microsites July through September when the soils are wet and demand for O2 is high, followed by oxidation of reduced species when the soils drain and re-oxygenate. We estimate that this anaerobic respiration in microsites contributes 36 g C m–2 yr–1 to the soil C flux. Our results provide evidence for a conceptual model of metal cycling in temperate watersheds and point to the importance of anaerobic respiration to the carbon flux from forest soils&quot;,&quot;issue&quot;:&quot;4&quot;,&quot;volume&quot;:&quot;83&quot;,&quot;container-title-short&quot;:&quot;&quot;},&quot;isTemporary&quot;:false},{&quot;id&quot;:&quot;5a750fa4-3374-3fde-bc21-5442644226bf&quot;,&quot;itemData&quot;:{&quot;type&quot;:&quot;article-journal&quot;,&quot;id&quot;:&quot;5a750fa4-3374-3fde-bc21-5442644226bf&quot;,&quot;title&quot;:&quot;Using respiration quotients to track changing sources of soil respiration seasonally and with experimental warming&quot;,&quot;author&quot;:[{&quot;family&quot;:&quot;Hicks Pries&quot;,&quot;given&quot;:&quot;Caitlin&quot;,&quot;parse-names&quot;:false,&quot;dropping-particle&quot;:&quot;&quot;,&quot;non-dropping-particle&quot;:&quot;&quot;},{&quot;family&quot;:&quot;Angert&quot;,&quot;given&quot;:&quot;Alon&quot;,&quot;parse-names&quot;:false,&quot;dropping-particle&quot;:&quot;&quot;,&quot;non-dropping-particle&quot;:&quot;&quot;},{&quot;family&quot;:&quot;Castanha&quot;,&quot;given&quot;:&quot;Cristina&quot;,&quot;parse-names&quot;:false,&quot;dropping-particle&quot;:&quot;&quot;,&quot;non-dropping-particle&quot;:&quot;&quot;},{&quot;family&quot;:&quot;Hilman&quot;,&quot;given&quot;:&quot;Boaz&quot;,&quot;parse-names&quot;:false,&quot;dropping-particle&quot;:&quot;&quot;,&quot;non-dropping-particle&quot;:&quot;&quot;},{&quot;family&quot;:&quot;Torn&quot;,&quot;given&quot;:&quot;Margaret S.&quot;,&quot;parse-names&quot;:false,&quot;dropping-particle&quot;:&quot;&quot;,&quot;non-dropping-particle&quot;:&quot;&quot;}],&quot;container-title&quot;:&quot;Biogeosciences&quot;,&quot;accessed&quot;:{&quot;date-parts&quot;:[[2021,9,23]]},&quot;DOI&quot;:&quot;10.5194/BG-17-3045-2020&quot;,&quot;issued&quot;:{&quot;date-parts&quot;:[[2020,6,17]]},&quot;page&quot;:&quot;3045-3055&quot;,&quot;abstract&quot;:&quot;Developing a more mechanistic understanding of soil respiration is hampered by the difficulty in determining the contribution of different organic substrates to respiration and in disentangling autotrophic-versus-heterotrophic and aerobic-versus-anaerobic processes. Here, we use a relatively novel tool for better understanding soil respiration: The apparent respiration quotient (ARQ). The ARQ is the amount of CO2 produced in the soil divided by the amount of O2 consumed, and it changes according to which organic substrates are being consumed and whether oxygen is being used as an electron acceptor. We investigated how the ARQ of soil gas varied seasonally, by soil depth, and by in situ experimental warming (+4 °C) in a coniferousforest whole-soil-profile warming experiment over 2 years. We then compared the patterns in ARQ to those of soil δ13CO2. Our measurements showed strong seasonal variations in ARQ, from ≈ 0.9 during the late spring and summer to 0:7 during the winter. This pattern likely reflected a shift from respiration being fueled by oxidized substrates like sugars and organic acids derived from root and root respiration during the growing season to more reduced substrates such as lipids and proteins derived from microbial necromass during the winter. This interpretation was supported by δ13CO2 values, which were lower, like lipids, in the winter and higher, like sugars, in the summer. Furthermore, experimental warming significantly changed how both ARQ and δ13CO2 responded to soil temperature. Wintertime ARQ and δ13CO2 values were higher in heated than in control plots, probably due to the warming-driven increase in microbial activity that may have utilized oxidized carbon substrates, while growing-season values were lower in heated plots. Experimental warming and phenology change the sources of soil respiration throughout the soil profile. The sensitivity of ARQ to these changes demonstrates its potential as a tool for disentangling the biological sources contributing to soil respiration.&quot;,&quot;publisher&quot;:&quot;Copernicus GmbH&quot;,&quot;issue&quot;:&quot;12&quot;,&quot;volume&quot;:&quot;17&quot;,&quot;container-title-short&quot;:&quot;&quot;},&quot;isTemporary&quot;:false},{&quot;id&quot;:&quot;2317ff80-339d-38e3-9baa-eb8e4f1030e2&quot;,&quot;itemData&quot;:{&quot;type&quot;:&quot;article-journal&quot;,&quot;id&quot;:&quot;2317ff80-339d-38e3-9baa-eb8e4f1030e2&quot;,&quot;title&quot;:&quot;A considerable fraction of soil-respired CO2 is not emitted directly to the atmosphere&quot;,&quot;author&quot;:[{&quot;family&quot;:&quot;Sánchez-Cañete&quot;,&quot;given&quot;:&quot;Enrique P.&quot;,&quot;parse-names&quot;:false,&quot;dropping-particle&quot;:&quot;&quot;,&quot;non-dropping-particle&quot;:&quot;&quot;},{&quot;family&quot;:&quot;Barron-Gafford&quot;,&quot;given&quot;:&quot;Greg A.&quot;,&quot;parse-names&quot;:false,&quot;dropping-particle&quot;:&quot;&quot;,&quot;non-dropping-particle&quot;:&quot;&quot;},{&quot;family&quot;:&quot;Chorover&quot;,&quot;given&quot;:&quot;Jon&quot;,&quot;parse-names&quot;:false,&quot;dropping-particle&quot;:&quot;&quot;,&quot;non-dropping-particle&quot;:&quot;&quot;}],&quot;container-title&quot;:&quot;Scientific Reports 2018 8:1&quot;,&quot;accessed&quot;:{&quot;date-parts&quot;:[[2023,6,7]]},&quot;DOI&quot;:&quot;10.1038/s41598-018-29803-x&quot;,&quot;ISSN&quot;:&quot;2045-2322&quot;,&quot;PMID&quot;:&quot;30202073&quot;,&quot;URL&quot;:&quot;https://www.nature.com/articles/s41598-018-29803-x&quot;,&quot;issued&quot;:{&quot;date-parts&quot;:[[2018,9,10]]},&quot;page&quot;:&quot;1-10&quot;,&quot;abstract&quot;:&quot;Soil CO2 efflux (Fsoil) is commonly considered equal to soil CO2 production (Rsoil), and both terms are used interchangeably. However, a non-negligible fraction of Rsoil can be consumed in the subsurface due to a host of disparate, yet simultaneous processes. The ratio between CO2 efflux/O2 influx, known as the apparent respiratory quotient (ARQ), enables new insights into CO2 losses from Rsoil not previously captured by Fsoil. We present the first study using continuous ARQ estimates to evaluate annual CO2 losses of carbon produced from Rsoil. We found that up to 1/3 of Rsoil was emitted directly to the atmosphere, whereas 2/3 of Rsoil was removed by subsurface processes. These subsurface losses are attributable to dissolution in water, biological activities and chemical reactions. Having better estimates of Rsoil is key to understanding the true influence of ecosystem production on Rsoil, as well as the role of soil CO2 production in other connected processes within the critical zone.&quot;,&quot;publisher&quot;:&quot;Nature Publishing Group&quot;,&quot;issue&quot;:&quot;1&quot;,&quot;volume&quot;:&quot;8&quot;,&quot;container-title-short&quot;:&quot;&quot;},&quot;isTemporary&quot;:false}]},{&quot;citationID&quot;:&quot;MENDELEY_CITATION_0bdf0a01-731b-473e-a8f1-947392edea5a&quot;,&quot;properties&quot;:{&quot;noteIndex&quot;:0},&quot;isEdited&quot;:false,&quot;manualOverride&quot;:{&quot;isManuallyOverridden&quot;:true,&quot;citeprocText&quot;:&quot;(Dilly, 2001)&quot;,&quot;manualOverrideText&quot;:&quot;Dilly (2001)&quot;},&quot;citationTag&quot;:&quot;MENDELEY_CITATION_v3_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&quot;,&quot;citationItems&quot;:[{&quot;id&quot;:&quot;f4f905e1-93f7-3a9d-bd41-6d434465ccd0&quot;,&quot;itemData&quot;:{&quot;type&quot;:&quot;article-journal&quot;,&quot;id&quot;:&quot;f4f905e1-93f7-3a9d-bd41-6d434465ccd0&quot;,&quot;title&quot;:&quot;Microbial respiratory quotient during basal metabolism and after glucose amendment in soils and litter&quot;,&quot;author&quot;:[{&quot;family&quot;:&quot;Dilly&quot;,&quot;given&quot;:&quot;O.&quot;,&quot;parse-names&quot;:false,&quot;dropping-particle&quot;:&quot;&quot;,&quot;non-dropping-particle&quot;:&quot;&quot;}],&quot;container-title&quot;:&quot;Soil Biology and Biochemistry&quot;,&quot;container-title-short&quot;:&quot;Soil Biol Biochem&quot;,&quot;accessed&quot;:{&quot;date-parts&quot;:[[2021,9,12]]},&quot;DOI&quot;:&quot;10.1016/S0038-0717(00)00123-1&quot;,&quot;ISSN&quot;:&quot;0038-0717&quot;,&quot;issued&quot;:{&quot;date-parts&quot;:[[2001,1,1]]},&quot;page&quot;:&quot;117-127&quot;,&quot;abstract&quot;:&quot;The microbial respiratory quotient (RQ), defined as the ratio of mol CO2 evolution per mol O2 uptake, was estimated in soils in northern and southern Germany under different land use with and without glucose addition in order to: (i) test the degree of corresponding data of the two procedures, and (ii) evaluate discrepancies with reference to the current eco-physiology of the soil microbiota. The RQ was frequently &lt; 1 during basal metabolism when no substrate was added. This indicates relatively high O2 consumption during the current microbial mineralisation of available substrates. Throughout the first 4 h after glucose addition, the RQ values were regularly approximately 1 showing corresponding activity values based on the two procedures. Between 4 and 24 h after glucose addition when microbial growth occurred, the soil RQ was approximately 1.3 or greater but varied significantly depending on land use, soil horizon and soil pre-conditioning. Under such conditions, the RQ value was greater in soils under conventional farming than those under organic farming systems and additionally increased from the L, Of to the Ah horizon in a beech forest. RQ values &gt;1 during the initial period of microbial growth could not be attributed to abiotic soil properties. Thus, the soil microbiota apparently adapt to the degree of complete oxidation and the incorporation of the available substrates. Corresponding measurements of basal and substrate-induced respiration measurements with some litter types also showed RQ values different from 1. © 2001 Elsevier Science Ltd.&quot;,&quot;publisher&quot;:&quot;Pergamon&quot;,&quot;issue&quot;:&quot;1&quot;,&quot;volume&quot;:&quot;33&quot;},&quot;isTemporary&quot;:false}]},{&quot;citationID&quot;:&quot;MENDELEY_CITATION_de865e36-7c45-40a0-b6ce-53540da4bd35&quot;,&quot;properties&quot;:{&quot;noteIndex&quot;:0},&quot;isEdited&quot;:false,&quot;manualOverride&quot;:{&quot;isManuallyOverridden&quot;:false,&quot;citeprocText&quot;:&quot;(Roels, 1980)&quot;,&quot;manualOverrideText&quot;:&quot;&quot;},&quot;citationTag&quot;:&quot;MENDELEY_CITATION_v3_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&quot;,&quot;citationItems&quot;:[{&quot;id&quot;:&quot;68949f03-f771-3987-9b87-aec1dadc2a05&quot;,&quot;itemData&quot;:{&quot;type&quot;:&quot;article-journal&quot;,&quot;id&quot;:&quot;68949f03-f771-3987-9b87-aec1dadc2a05&quot;,&quot;title&quot;:&quot;Application of Macroscopic Principles To Microbial Metabolism&quot;,&quot;author&quot;:[{&quot;family&quot;:&quot;Roels&quot;,&quot;given&quot;:&quot;J. A.&quot;,&quot;parse-names&quot;:false,&quot;dropping-particle&quot;:&quot;&quot;,&quot;non-dropping-particle&quot;:&quot;&quot;}],&quot;container-title&quot;:&quot;Biotechnology and Bioengineering&quot;,&quot;container-title-short&quot;:&quot;Biotechnol Bioeng&quot;,&quot;DOI&quot;:&quot;10.1111/j.1749-6632.1981.tb14182.x&quot;,&quot;ISSN&quot;:&quot;17496632&quot;,&quot;PMID&quot;:&quot;19309739&quot;,&quot;issued&quot;:{&quot;date-parts&quot;:[[1980]]},&quot;page&quot;:&quot;2457-2514&quot;,&quot;issue&quot;:&quot;12&quot;,&quot;volume&quot;:&quot;22&quot;},&quot;isTemporary&quot;:false}]},{&quot;citationID&quot;:&quot;MENDELEY_CITATION_c3c774a3-926d-454b-9a67-bdca893ae665&quot;,&quot;properties&quot;:{&quot;noteIndex&quot;:0},&quot;isEdited&quot;:false,&quot;manualOverride&quot;:{&quot;isManuallyOverridden&quot;:false,&quot;citeprocText&quot;:&quot;(Roels, 1980)&quot;,&quot;manualOverrideText&quot;:&quot;&quot;},&quot;citationTag&quot;:&quot;MENDELEY_CITATION_v3_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&quot;,&quot;citationItems&quot;:[{&quot;id&quot;:&quot;68949f03-f771-3987-9b87-aec1dadc2a05&quot;,&quot;itemData&quot;:{&quot;type&quot;:&quot;article-journal&quot;,&quot;id&quot;:&quot;68949f03-f771-3987-9b87-aec1dadc2a05&quot;,&quot;title&quot;:&quot;Application of Macroscopic Principles To Microbial Metabolism&quot;,&quot;author&quot;:[{&quot;family&quot;:&quot;Roels&quot;,&quot;given&quot;:&quot;J. A.&quot;,&quot;parse-names&quot;:false,&quot;dropping-particle&quot;:&quot;&quot;,&quot;non-dropping-particle&quot;:&quot;&quot;}],&quot;container-title&quot;:&quot;Biotechnology and Bioengineering&quot;,&quot;container-title-short&quot;:&quot;Biotechnol Bioeng&quot;,&quot;DOI&quot;:&quot;10.1111/j.1749-6632.1981.tb14182.x&quot;,&quot;ISSN&quot;:&quot;17496632&quot;,&quot;PMID&quot;:&quot;19309739&quot;,&quot;issued&quot;:{&quot;date-parts&quot;:[[1980]]},&quot;page&quot;:&quot;2457-2514&quot;,&quot;issue&quot;:&quot;12&quot;,&quot;volume&quot;:&quot;22&quot;},&quot;isTemporary&quot;:false}]},{&quot;citationID&quot;:&quot;MENDELEY_CITATION_9c02c243-1b0f-4d5a-9618-1d75568ce7f6&quot;,&quot;properties&quot;:{&quot;noteIndex&quot;:0},&quot;isEdited&quot;:false,&quot;manualOverride&quot;:{&quot;isManuallyOverridden&quot;:false,&quot;citeprocText&quot;:&quot;(Sinsabaugh et al., 2013)&quot;,&quot;manualOverrideText&quot;:&quot;&quot;},&quot;citationTag&quot;:&quot;MENDELEY_CITATION_v3_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&quot;,&quot;citationItems&quot;:[{&quot;id&quot;:&quot;fe676c68-1969-3428-b78b-a02dce93709b&quot;,&quot;itemData&quot;:{&quot;type&quot;:&quot;article-journal&quot;,&quot;id&quot;:&quot;fe676c68-1969-3428-b78b-a02dce93709b&quot;,&quot;title&quot;:&quot;Carbon use efficiency of microbial communities: Stoichiometry, methodology and modelling&quot;,&quot;author&quot;:[{&quot;family&quot;:&quot;Sinsabaugh&quot;,&quot;given&quot;:&quot;Robert L.&quot;,&quot;parse-names&quot;:false,&quot;dropping-particle&quot;:&quot;&quot;,&quot;non-dropping-particle&quot;:&quot;&quot;},{&quot;family&quot;:&quot;Manzoni&quot;,&quot;given&quot;:&quot;Stefano&quot;,&quot;parse-names&quot;:false,&quot;dropping-particle&quot;:&quot;&quot;,&quot;non-dropping-particle&quot;:&quot;&quot;},{&quot;family&quot;:&quot;Moorhead&quot;,&quot;given&quot;:&quot;Daryl L.&quot;,&quot;parse-names&quot;:false,&quot;dropping-particle&quot;:&quot;&quot;,&quot;non-dropping-particle&quot;:&quot;&quot;},{&quot;family&quot;:&quot;Richter&quot;,&quot;given&quot;:&quot;Andreas&quot;,&quot;parse-names&quot;:false,&quot;dropping-particle&quot;:&quot;&quot;,&quot;non-dropping-particle&quot;:&quot;&quot;}],&quot;container-title&quot;:&quot;Ecology Letters&quot;,&quot;container-title-short&quot;:&quot;Ecol Lett&quot;,&quot;accessed&quot;:{&quot;date-parts&quot;:[[2022,1,26]]},&quot;DOI&quot;:&quot;10.1111/ELE.12113&quot;,&quot;ISSN&quot;:&quot;1461023X&quot;,&quot;PMID&quot;:&quot;23627730&quot;,&quot;issued&quot;:{&quot;date-parts&quot;:[[2013,7]]},&quot;page&quot;:&quot;930-939&quot;,&quot;abstract&quot;:&quot;Carbon use efficiency (CUE) is a fundamental parameter for ecological models based on the physiology of microorganisms. CUE determines energy and material flows to higher trophic levels, conversion of plant-produced carbon into microbial products and rates of ecosystem carbon storage. Thermodynamic calculations support a maximum CUE value of ~ 0.60 (CUE max). Kinetic and stoichiometric constraints on microbial growth suggest that CUE in multi-resource limited natural systems should approach ~ 0.3 (CUE max/2). However, the mean CUE values reported for aquatic and terrestrial ecosystems differ by twofold (~ 0.26 vs. ~ 0.55) because the methods used to estimate CUE in aquatic and terrestrial systems generally differ and soil estimates are less likely to capture the full maintenance costs of community metabolism given the difficulty of measurements in water-limited environments. Moreover, many simulation models lack adequate representation of energy spilling pathways and stoichiometric constraints on metabolism, which can also lead to overestimates of CUE. We recommend that broad-scale models use a CUE value of 0.30, unless there is evidence for lower values as a result of pervasive nutrient limitations. Ecosystem models operating at finer scales should consider resource composition, stoichiometric constraints and biomass composition, as well as environmental drivers, to predict the CUE of microbial communities. © 2013 John Wiley &amp; Sons Ltd/CNRS.&quot;,&quot;issue&quot;:&quot;7&quot;,&quot;volume&quot;:&quot;16&quot;},&quot;isTemporary&quot;:false}]},{&quot;citationID&quot;:&quot;MENDELEY_CITATION_f83766d6-2aa4-4a7d-a214-4341d6970867&quot;,&quot;properties&quot;:{&quot;noteIndex&quot;:0},&quot;isEdited&quot;:false,&quot;manualOverride&quot;:{&quot;isManuallyOverridden&quot;:false,&quot;citeprocText&quot;:&quot;(McDaniel et al., 2014; Vance et al., 1987)&quot;,&quot;manualOverrideText&quot;:&quot;&quot;},&quot;citationTag&quot;:&quot;MENDELEY_CITATION_v3_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&quot;,&quot;citationItems&quot;:[{&quot;id&quot;:&quot;c0cc633e-68bd-3e7a-b2b5-de86401b4b3d&quot;,&quot;itemData&quot;:{&quot;type&quot;:&quot;article-journal&quot;,&quot;id&quot;:&quot;c0cc633e-68bd-3e7a-b2b5-de86401b4b3d&quot;,&quot;title&quot;:&quot;Crop rotation complexity regulates the decomposition of high and low quality residues&quot;,&quot;author&quot;:[{&quot;family&quot;:&quot;McDaniel&quot;,&quot;given&quot;:&quot;M. D.&quot;,&quot;parse-names&quot;:false,&quot;dropping-particle&quot;:&quot;&quot;,&quot;non-dropping-particle&quot;:&quot;&quot;},{&quot;family&quot;:&quot;Grandy&quot;,&quot;given&quot;:&quot;A. S.&quot;,&quot;parse-names&quot;:false,&quot;dropping-particle&quot;:&quot;&quot;,&quot;non-dropping-particle&quot;:&quot;&quot;},{&quot;family&quot;:&quot;Tiemann&quot;,&quot;given&quot;:&quot;L. K.&quot;,&quot;parse-names&quot;:false,&quot;dropping-particle&quot;:&quot;&quot;,&quot;non-dropping-particle&quot;:&quot;&quot;},{&quot;family&quot;:&quot;Weintraub&quot;,&quot;given&quot;:&quot;M. N.&quot;,&quot;parse-names&quot;:false,&quot;dropping-particle&quot;:&quot;&quot;,&quot;non-dropping-particle&quot;:&quot;&quot;}],&quot;container-title&quot;:&quot;Soil Biology and Biochemistry&quot;,&quot;container-title-short&quot;:&quot;Soil Biol Biochem&quot;,&quot;accessed&quot;:{&quot;date-parts&quot;:[[2022,1,23]]},&quot;DOI&quot;:&quot;10.1016/J.SOILBIO.2014.07.027&quot;,&quot;ISSN&quot;:&quot;0038-0717&quot;,&quot;issued&quot;:{&quot;date-parts&quot;:[[2014,11,1]]},&quot;page&quot;:&quot;243-254&quot;,&quot;abstract&quot;:&quot;While many ecosystem processes depend on biodiversity, the relationships between agricultural plant diversity and soil carbon (C) and nitrogen (N) dynamics remains controversial. Our objective was to examine how temporal plant diversity (i.e. crop rotation) influences residue decomposition, a key ecosystem function that regulates nutrient cycling, greenhouse gas emissions, and soil organic matter formation. We incubated soils from five long-term crop rotations, located at W.K. Kellogg Biological Station LTER in southwestern Michigan, USA, with and without four chemically diverse crop residues. Increasing crop biodiversity increased soil potentially mineralizable C by 125%, increased hydrolytic enzyme activity by 46%, but decreased oxidative enzyme activity by 20% in soils before residue was added. After residue additions, soils from more diverse cropping systems decomposed all residues more rapidly (0.2-8.3% greater mass loss) compared to monoculture corn. The fast-cycling, 'Active C' pool and microbial biomass N increased with higher cropping diversity, but the differences among rotations in Active C pools was higher for the most recalcitrant residues. Further, the ratio of the cellulose degrading enzyme (β-glucosidase) to the lignin degrading enzyme (phenol oxidase) was highest in the two most diverse crop rotations regardless of residue additions, providing additional evidence of enhanced microbial activity and substrate acquisition in more diverse rotations. Our study shows that crop diversity over time influences the processing of newly-added residues, microbial dynamics, and nutrient cycling. Diversifying crop rotations has the potential to enhance soil ecosystem functions and is critical to maintaining soil services in agricultural systems.&quot;,&quot;publisher&quot;:&quot;Pergamon&quot;,&quot;volume&quot;:&quot;78&quot;},&quot;isTemporary&quot;:false},{&quot;id&quot;:&quot;81ebdca6-3768-3397-8480-ddf7821f58ef&quot;,&quot;itemData&quot;:{&quot;type&quot;:&quot;article-journal&quot;,&quot;id&quot;:&quot;81ebdca6-3768-3397-8480-ddf7821f58ef&quot;,&quot;title&quot;:&quot;An extraction method for measuring soil microbial biomass C&quot;,&quot;author&quot;:[{&quot;family&quot;:&quot;Vance&quot;,&quot;given&quot;:&quot;E. D.&quot;,&quot;parse-names&quot;:false,&quot;dropping-particle&quot;:&quot;&quot;,&quot;non-dropping-particle&quot;:&quot;&quot;},{&quot;family&quot;:&quot;Brookes&quot;,&quot;given&quot;:&quot;P. C.&quot;,&quot;parse-names&quot;:false,&quot;dropping-particle&quot;:&quot;&quot;,&quot;non-dropping-particle&quot;:&quot;&quot;},{&quot;family&quot;:&quot;Jenkinson&quot;,&quot;given&quot;:&quot;D. S.&quot;,&quot;parse-names&quot;:false,&quot;dropping-particle&quot;:&quot;&quot;,&quot;non-dropping-particle&quot;:&quot;&quot;}],&quot;container-title&quot;:&quot;Soil Biology and Biochemistry&quot;,&quot;container-title-short&quot;:&quot;Soil Biol Biochem&quot;,&quot;accessed&quot;:{&quot;date-parts&quot;:[[2023,1,17]]},&quot;DOI&quot;:&quot;10.1016/0038-0717(87)90052-6&quot;,&quot;ISSN&quot;:&quot;0038-0717&quot;,&quot;issued&quot;:{&quot;date-parts&quot;:[[1987,1,1]]},&quot;page&quot;:&quot;703-707&quot;,&quot;abstract&quot;:&quot;The effects of fumigation on organic C extractable by 0.5 M K2SO4 were examined in a contrasting range of soils. EC (the difference between organic C extracted by 0.5 M K2SO4 from fumigated and non-fumigated soil) was about 70% of FC (the flush of CO2-C caused by fumigation during a 10 day incubation), meaned for ten soils. There was a close relationship between microbial biomass C, measured by fumigation-incubation (from the relationship Biomass C = FC/0.45) and EC given by the equation: Biomass C = (2.64 ± 0.060) EC that accounted for 99.2% of the variance in the data. This relationship held over a wide range of soil pH (3.9-8.0). ATP and microbial biomass N concentrations were measured in four of the soils. The (ATP) (EC) ratios were very similar in the four soils, suggesting that both ATP and the organic C rendered decomposable by CHCl3 came from the soil microbial biomass. The C:N ratio of the biomass in a strongly acid (pH 4.2) soil was greater (9.4) than in the three less-acid soils (mean C:N ratio 5.1). We propose that the organic C rendered extractable to 0.5 m K2SO4 after a 24 h CHCl3-fumigation (EC) comes from the cells of the microbial biomass and can be used to estimate soil microbial biomass C in both neutral and acid soils. © 1987.&quot;,&quot;publisher&quot;:&quot;Pergamon&quot;,&quot;issue&quot;:&quot;6&quot;,&quot;volume&quot;:&quot;19&quot;},&quot;isTemporary&quot;:false}]},{&quot;citationID&quot;:&quot;MENDELEY_CITATION_3a170c46-5d5e-415d-a6c3-9b5e2e2cf443&quot;,&quot;properties&quot;:{&quot;noteIndex&quot;:0},&quot;isEdited&quot;:false,&quot;manualOverride&quot;:{&quot;isManuallyOverridden&quot;:false,&quot;citeprocText&quot;:&quot;(Vance et al., 1987)&quot;,&quot;manualOverrideText&quot;:&quot;&quot;},&quot;citationTag&quot;:&quot;MENDELEY_CITATION_v3_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&quot;,&quot;citationItems&quot;:[{&quot;id&quot;:&quot;81ebdca6-3768-3397-8480-ddf7821f58ef&quot;,&quot;itemData&quot;:{&quot;type&quot;:&quot;article-journal&quot;,&quot;id&quot;:&quot;81ebdca6-3768-3397-8480-ddf7821f58ef&quot;,&quot;title&quot;:&quot;An extraction method for measuring soil microbial biomass C&quot;,&quot;author&quot;:[{&quot;family&quot;:&quot;Vance&quot;,&quot;given&quot;:&quot;E. D.&quot;,&quot;parse-names&quot;:false,&quot;dropping-particle&quot;:&quot;&quot;,&quot;non-dropping-particle&quot;:&quot;&quot;},{&quot;family&quot;:&quot;Brookes&quot;,&quot;given&quot;:&quot;P. C.&quot;,&quot;parse-names&quot;:false,&quot;dropping-particle&quot;:&quot;&quot;,&quot;non-dropping-particle&quot;:&quot;&quot;},{&quot;family&quot;:&quot;Jenkinson&quot;,&quot;given&quot;:&quot;D. S.&quot;,&quot;parse-names&quot;:false,&quot;dropping-particle&quot;:&quot;&quot;,&quot;non-dropping-particle&quot;:&quot;&quot;}],&quot;container-title&quot;:&quot;Soil Biology and Biochemistry&quot;,&quot;container-title-short&quot;:&quot;Soil Biol Biochem&quot;,&quot;accessed&quot;:{&quot;date-parts&quot;:[[2023,1,17]]},&quot;DOI&quot;:&quot;10.1016/0038-0717(87)90052-6&quot;,&quot;ISSN&quot;:&quot;0038-0717&quot;,&quot;issued&quot;:{&quot;date-parts&quot;:[[1987,1,1]]},&quot;page&quot;:&quot;703-707&quot;,&quot;abstract&quot;:&quot;The effects of fumigation on organic C extractable by 0.5 M K2SO4 were examined in a contrasting range of soils. EC (the difference between organic C extracted by 0.5 M K2SO4 from fumigated and non-fumigated soil) was about 70% of FC (the flush of CO2-C caused by fumigation during a 10 day incubation), meaned for ten soils. There was a close relationship between microbial biomass C, measured by fumigation-incubation (from the relationship Biomass C = FC/0.45) and EC given by the equation: Biomass C = (2.64 ± 0.060) EC that accounted for 99.2% of the variance in the data. This relationship held over a wide range of soil pH (3.9-8.0). ATP and microbial biomass N concentrations were measured in four of the soils. The (ATP) (EC) ratios were very similar in the four soils, suggesting that both ATP and the organic C rendered decomposable by CHCl3 came from the soil microbial biomass. The C:N ratio of the biomass in a strongly acid (pH 4.2) soil was greater (9.4) than in the three less-acid soils (mean C:N ratio 5.1). We propose that the organic C rendered extractable to 0.5 m K2SO4 after a 24 h CHCl3-fumigation (EC) comes from the cells of the microbial biomass and can be used to estimate soil microbial biomass C in both neutral and acid soils. © 1987.&quot;,&quot;publisher&quot;:&quot;Pergamon&quot;,&quot;issue&quot;:&quot;6&quot;,&quot;volume&quot;:&quot;19&quot;},&quot;isTemporary&quot;:false}]},{&quot;citationID&quot;:&quot;MENDELEY_CITATION_dfa8eab3-5de3-4eca-ac00-01e251a5fa28&quot;,&quot;properties&quot;:{&quot;noteIndex&quot;:0},&quot;isEdited&quot;:false,&quot;manualOverride&quot;:{&quot;isManuallyOverridden&quot;:false,&quot;citeprocText&quot;:&quot;(Masiello et al., 2008)&quot;,&quot;manualOverrideText&quot;:&quot;&quot;},&quot;citationTag&quot;:&quot;MENDELEY_CITATION_v3_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&quot;,&quot;citationItems&quot;:[{&quot;id&quot;:&quot;fb1c5319-67bf-30f8-9768-c0a95d715b8f&quot;,&quot;itemData&quot;:{&quot;type&quot;:&quot;article-journal&quot;,&quot;id&quot;:&quot;fb1c5319-67bf-30f8-9768-c0a95d715b8f&quot;,&quot;title&quot;:&quot;Evaluating two experimental approaches for measuring ecosystem carbon oxidation state and oxidative ratio&quot;,&quot;author&quot;:[{&quot;family&quot;:&quot;Masiello&quot;,&quot;given&quot;:&quot;C. A.&quot;,&quot;parse-names&quot;:false,&quot;dropping-particle&quot;:&quot;&quot;,&quot;non-dropping-particle&quot;:&quot;&quot;},{&quot;family&quot;:&quot;Gallagher&quot;,&quot;given&quot;:&quot;M. E.&quot;,&quot;parse-names&quot;:false,&quot;dropping-particle&quot;:&quot;&quot;,&quot;non-dropping-particle&quot;:&quot;&quot;},{&quot;family&quot;:&quot;Randerson&quot;,&quot;given&quot;:&quot;J. T.&quot;,&quot;parse-names&quot;:false,&quot;dropping-particle&quot;:&quot;&quot;,&quot;non-dropping-particle&quot;:&quot;&quot;},{&quot;family&quot;:&quot;Deco&quot;,&quot;given&quot;:&quot;R. M.&quot;,&quot;parse-names&quot;:false,&quot;dropping-particle&quot;:&quot;&quot;,&quot;non-dropping-particle&quot;:&quot;&quot;},{&quot;family&quot;:&quot;Chadwick&quot;,&quot;given&quot;:&quot;O. A.&quot;,&quot;parse-names&quot;:false,&quot;dropping-particle&quot;:&quot;&quot;,&quot;non-dropping-particle&quot;:&quot;&quot;}],&quot;container-title&quot;:&quot;Journal of Geophysical Research: Biogeosciences&quot;,&quot;container-title-short&quot;:&quot;J Geophys Res Biogeosci&quot;,&quot;accessed&quot;:{&quot;date-parts&quot;:[[2022,11,13]]},&quot;DOI&quot;:&quot;10.1029/2007JG000534&quot;,&quot;ISSN&quot;:&quot;2156-2202&quot;,&quot;URL&quot;:&quot;https://onlinelibrary.wiley.com/doi/full/10.1029/2007JG000534&quot;,&quot;issued&quot;:{&quot;date-parts&quot;:[[2008,9,1]]},&quot;page&quot;:&quot;3010&quot;,&quot;abstract&quot;:&quot;Degree of oxidation of organic carbon (Cox) is a fundamental property of the carbon cycle, reflecting the synthesis and decomposition of natural organic matter. Cox is also related to ecosystem oxidative ratio (ORthe molar ratio of O2 to CO2 fluxes associated with net ecosystem exchange (NEE). Here we compare two methods for measuring Cox and OR: (1) %C, %H, %N, and %0 elemental analysis, and (2) heat of combustion (ΔHc) measured by means of bomb calorimetry coupled with %C elemental analysis (hereafter referred to as calorimetry). Compared with %C, %N, %H, and %0 elemental analysis, calorimetry generates Cox and OR data more rapidly and cheaply. However, calorimetric measurements yield less accurate Cox and OR data. We additionally report Cox and OR data for a pair of biomass standards and a suite of biomass samples. The OR values we measured in these samples were less variable than OR data reported in the literature (generated by simultaneous measurement of ecosystem O2 and CO2 gas mixing ratios). Our bioniass OR values had a mean of 1.03 and range of 0.99-1.06. These estimates are lower than the OR value of 1.10 that is often used to partition uptake of fossil fuel CO2 between the ocean and the terrestrial biosphere Copyright 2008 by the American Geophysical Union.&quot;,&quot;publisher&quot;:&quot;John Wiley &amp; Sons, Ltd&quot;,&quot;issue&quot;:&quot;G3&quot;,&quot;volume&quot;:&quot;113&quot;},&quot;isTemporary&quot;:false}]},{&quot;citationID&quot;:&quot;MENDELEY_CITATION_bce12fb8-200c-4849-a8f9-57424f5611dc&quot;,&quot;properties&quot;:{&quot;noteIndex&quot;:0},&quot;isEdited&quot;:false,&quot;manualOverride&quot;:{&quot;isManuallyOverridden&quot;:false,&quot;citeprocText&quot;:&quot;(Dilly, 2001)&quot;,&quot;manualOverrideText&quot;:&quot;&quot;},&quot;citationTag&quot;:&quot;MENDELEY_CITATION_v3_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&quot;,&quot;citationItems&quot;:[{&quot;id&quot;:&quot;f4f905e1-93f7-3a9d-bd41-6d434465ccd0&quot;,&quot;itemData&quot;:{&quot;type&quot;:&quot;article-journal&quot;,&quot;id&quot;:&quot;f4f905e1-93f7-3a9d-bd41-6d434465ccd0&quot;,&quot;title&quot;:&quot;Microbial respiratory quotient during basal metabolism and after glucose amendment in soils and litter&quot;,&quot;author&quot;:[{&quot;family&quot;:&quot;Dilly&quot;,&quot;given&quot;:&quot;O.&quot;,&quot;parse-names&quot;:false,&quot;dropping-particle&quot;:&quot;&quot;,&quot;non-dropping-particle&quot;:&quot;&quot;}],&quot;container-title&quot;:&quot;Soil Biology and Biochemistry&quot;,&quot;container-title-short&quot;:&quot;Soil Biol Biochem&quot;,&quot;accessed&quot;:{&quot;date-parts&quot;:[[2021,9,12]]},&quot;DOI&quot;:&quot;10.1016/S0038-0717(00)00123-1&quot;,&quot;ISSN&quot;:&quot;0038-0717&quot;,&quot;issued&quot;:{&quot;date-parts&quot;:[[2001,1,1]]},&quot;page&quot;:&quot;117-127&quot;,&quot;abstract&quot;:&quot;The microbial respiratory quotient (RQ), defined as the ratio of mol CO2 evolution per mol O2 uptake, was estimated in soils in northern and southern Germany under different land use with and without glucose addition in order to: (i) test the degree of corresponding data of the two procedures, and (ii) evaluate discrepancies with reference to the current eco-physiology of the soil microbiota. The RQ was frequently &lt; 1 during basal metabolism when no substrate was added. This indicates relatively high O2 consumption during the current microbial mineralisation of available substrates. Throughout the first 4 h after glucose addition, the RQ values were regularly approximately 1 showing corresponding activity values based on the two procedures. Between 4 and 24 h after glucose addition when microbial growth occurred, the soil RQ was approximately 1.3 or greater but varied significantly depending on land use, soil horizon and soil pre-conditioning. Under such conditions, the RQ value was greater in soils under conventional farming than those under organic farming systems and additionally increased from the L, Of to the Ah horizon in a beech forest. RQ values &gt;1 during the initial period of microbial growth could not be attributed to abiotic soil properties. Thus, the soil microbiota apparently adapt to the degree of complete oxidation and the incorporation of the available substrates. Corresponding measurements of basal and substrate-induced respiration measurements with some litter types also showed RQ values different from 1. © 2001 Elsevier Science Ltd.&quot;,&quot;publisher&quot;:&quot;Pergamon&quot;,&quot;issue&quot;:&quot;1&quot;,&quot;volume&quot;:&quot;33&quot;},&quot;isTemporary&quot;:false}]},{&quot;citationID&quot;:&quot;MENDELEY_CITATION_7d61caa0-36c3-4a91-9833-4f22938cfbf6&quot;,&quot;properties&quot;:{&quot;noteIndex&quot;:0},&quot;isEdited&quot;:false,&quot;manualOverride&quot;:{&quot;isManuallyOverridden&quot;:false,&quot;citeprocText&quot;:&quot;(J. P. Schimel &amp;#38; Weintraub, 2003)&quot;,&quot;manualOverrideText&quot;:&quot;&quot;},&quot;citationTag&quot;:&quot;MENDELEY_CITATION_v3_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&quot;,&quot;citationItems&quot;:[{&quot;id&quot;:&quot;09fd4a51-fe6a-323c-90d2-7caba4e0a943&quot;,&quot;itemData&quot;:{&quot;type&quot;:&quot;article-journal&quot;,&quot;id&quot;:&quot;09fd4a51-fe6a-323c-90d2-7caba4e0a943&quot;,&quot;title&quot;:&quot;The implications of exoenzyme activity on microbial carbon and nitrogen limitation in soil: a theoretical model&quot;,&quot;author&quot;:[{&quot;family&quot;:&quot;Schimel&quot;,&quot;given&quot;:&quot;Joshua P.&quot;,&quot;parse-names&quot;:false,&quot;dropping-particle&quot;:&quot;&quot;,&quot;non-dropping-particle&quot;:&quot;&quot;},{&quot;family&quot;:&quot;Weintraub&quot;,&quot;given&quot;:&quot;Michael N.&quot;,&quot;parse-names&quot;:false,&quot;dropping-particle&quot;:&quot;&quot;,&quot;non-dropping-particle&quot;:&quot;&quot;}],&quot;container-title&quot;:&quot;Soil Biology and Biochemistry&quot;,&quot;container-title-short&quot;:&quot;Soil Biol Biochem&quot;,&quot;accessed&quot;:{&quot;date-parts&quot;:[[2022,5,25]]},&quot;DOI&quot;:&quot;10.1016/S0038-0717(03)00015-4&quot;,&quot;ISSN&quot;:&quot;0038-0717&quot;,&quot;issued&quot;:{&quot;date-parts&quot;:[[2003,4,1]]},&quot;page&quot;:&quot;549-563&quot;,&quot;abstract&quot;:&quot;Traditional models of soil organic matter (SOM) decomposition are all based on first order kinetics in which the decomposition rate of a particular C pool is proportional to the size of the pool and a simple decomposition constant (dC/dt = kC). In fact, SOM decomposition is catalyzed by extracellular enzymes that are produced by microorganisms. We built a simple theoretical model to explore the behavior of the decomposition-microbial growth system when the fundamental kinetic assumption is changed from first order kinetics to exoenzymes catalyzed decomposition (dC/dt = KC x Enzymes). An analysis of the enzyme kinetics showed that there must be some mechanism to produce a non-linear response of decomposition rates to enzyme concentration - the most likely is competition for enzyme binding on solid substrates as predicted by Langmuir adsorption isotherm theory. This non-linearity also induces C limitation, regardless of the potential supply of C. The linked C and N version of the model showed that actual polymer breakdown and microbial use of the released monomers can be disconnected, and that it requires relatively little N to maintain the maximal rate of decomposition, regardless of the microbial biomass' ability to use the breakdown products. In this model, adding a pulse of C to an N limited system increases respiration, while adding N actually decreases respiration (as C is redirected from waste respiration to microbial growth). For many years, researchers have argued that the lack of a respiratory response by soil microbes to added N indicates that they are not N limited. This model suggests that conclusion may be wrong. While total C flow may be limited by the functioning of the exoenzyme system, actual microbial growth may be N limited. © 2003 Elsevier Science Ltd. All rights reserved.&quot;,&quot;publisher&quot;:&quot;Pergamon&quot;,&quot;issue&quot;:&quot;4&quot;,&quot;volume&quot;:&quot;35&quot;},&quot;isTemporary&quot;:false}]},{&quot;citationID&quot;:&quot;MENDELEY_CITATION_e27d68b0-cab0-4305-ba58-aa24b4f9dd4c&quot;,&quot;properties&quot;:{&quot;noteIndex&quot;:0},&quot;isEdited&quot;:false,&quot;manualOverride&quot;:{&quot;isManuallyOverridden&quot;:false,&quot;citeprocText&quot;:&quot;(Masiello et al., 2008)&quot;,&quot;manualOverrideText&quot;:&quot;&quot;},&quot;citationTag&quot;:&quot;MENDELEY_CITATION_v3_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&quot;,&quot;citationItems&quot;:[{&quot;id&quot;:&quot;fb1c5319-67bf-30f8-9768-c0a95d715b8f&quot;,&quot;itemData&quot;:{&quot;type&quot;:&quot;article-journal&quot;,&quot;id&quot;:&quot;fb1c5319-67bf-30f8-9768-c0a95d715b8f&quot;,&quot;title&quot;:&quot;Evaluating two experimental approaches for measuring ecosystem carbon oxidation state and oxidative ratio&quot;,&quot;author&quot;:[{&quot;family&quot;:&quot;Masiello&quot;,&quot;given&quot;:&quot;C. A.&quot;,&quot;parse-names&quot;:false,&quot;dropping-particle&quot;:&quot;&quot;,&quot;non-dropping-particle&quot;:&quot;&quot;},{&quot;family&quot;:&quot;Gallagher&quot;,&quot;given&quot;:&quot;M. E.&quot;,&quot;parse-names&quot;:false,&quot;dropping-particle&quot;:&quot;&quot;,&quot;non-dropping-particle&quot;:&quot;&quot;},{&quot;family&quot;:&quot;Randerson&quot;,&quot;given&quot;:&quot;J. T.&quot;,&quot;parse-names&quot;:false,&quot;dropping-particle&quot;:&quot;&quot;,&quot;non-dropping-particle&quot;:&quot;&quot;},{&quot;family&quot;:&quot;Deco&quot;,&quot;given&quot;:&quot;R. M.&quot;,&quot;parse-names&quot;:false,&quot;dropping-particle&quot;:&quot;&quot;,&quot;non-dropping-particle&quot;:&quot;&quot;},{&quot;family&quot;:&quot;Chadwick&quot;,&quot;given&quot;:&quot;O. A.&quot;,&quot;parse-names&quot;:false,&quot;dropping-particle&quot;:&quot;&quot;,&quot;non-dropping-particle&quot;:&quot;&quot;}],&quot;container-title&quot;:&quot;Journal of Geophysical Research: Biogeosciences&quot;,&quot;container-title-short&quot;:&quot;J Geophys Res Biogeosci&quot;,&quot;accessed&quot;:{&quot;date-parts&quot;:[[2022,11,13]]},&quot;DOI&quot;:&quot;10.1029/2007JG000534&quot;,&quot;ISSN&quot;:&quot;2156-2202&quot;,&quot;URL&quot;:&quot;https://onlinelibrary.wiley.com/doi/full/10.1029/2007JG000534&quot;,&quot;issued&quot;:{&quot;date-parts&quot;:[[2008,9,1]]},&quot;page&quot;:&quot;3010&quot;,&quot;abstract&quot;:&quot;Degree of oxidation of organic carbon (Cox) is a fundamental property of the carbon cycle, reflecting the synthesis and decomposition of natural organic matter. Cox is also related to ecosystem oxidative ratio (ORthe molar ratio of O2 to CO2 fluxes associated with net ecosystem exchange (NEE). Here we compare two methods for measuring Cox and OR: (1) %C, %H, %N, and %0 elemental analysis, and (2) heat of combustion (ΔHc) measured by means of bomb calorimetry coupled with %C elemental analysis (hereafter referred to as calorimetry). Compared with %C, %N, %H, and %0 elemental analysis, calorimetry generates Cox and OR data more rapidly and cheaply. However, calorimetric measurements yield less accurate Cox and OR data. We additionally report Cox and OR data for a pair of biomass standards and a suite of biomass samples. The OR values we measured in these samples were less variable than OR data reported in the literature (generated by simultaneous measurement of ecosystem O2 and CO2 gas mixing ratios). Our bioniass OR values had a mean of 1.03 and range of 0.99-1.06. These estimates are lower than the OR value of 1.10 that is often used to partition uptake of fossil fuel CO2 between the ocean and the terrestrial biosphere Copyright 2008 by the American Geophysical Union.&quot;,&quot;publisher&quot;:&quot;John Wiley &amp; Sons, Ltd&quot;,&quot;issue&quot;:&quot;G3&quot;,&quot;volume&quot;:&quot;113&quot;},&quot;isTemporary&quot;:false}]},{&quot;citationID&quot;:&quot;MENDELEY_CITATION_1ca76311-6e79-49d3-b7ec-697d29ca8b40&quot;,&quot;properties&quot;:{&quot;noteIndex&quot;:0},&quot;isEdited&quot;:false,&quot;manualOverride&quot;:{&quot;isManuallyOverridden&quot;:false,&quot;citeprocText&quot;:&quot;(Qiao et al., 2014)&quot;,&quot;manualOverrideText&quot;:&quot;&quot;},&quot;citationTag&quot;:&quot;MENDELEY_CITATION_v3_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&quot;,&quot;citationItems&quot;:[{&quot;id&quot;:&quot;05237f45-941e-393d-94c3-f56ae20e1237&quot;,&quot;itemData&quot;:{&quot;type&quot;:&quot;article-journal&quot;,&quot;id&quot;:&quot;05237f45-941e-393d-94c3-f56ae20e1237&quot;,&quot;title&quot;:&quot;Labile carbon retention compensates for CO2 released by priming in forest soils&quot;,&quot;author&quot;:[{&quot;family&quot;:&quot;Qiao&quot;,&quot;given&quot;:&quot;Na&quot;,&quot;parse-names&quot;:false,&quot;dropping-particle&quot;:&quot;&quot;,&quot;non-dropping-particle&quot;:&quot;&quot;},{&quot;family&quot;:&quot;Schaefer&quot;,&quot;given&quot;:&quot;Douglas&quot;,&quot;parse-names&quot;:false,&quot;dropping-particle&quot;:&quot;&quot;,&quot;non-dropping-particle&quot;:&quot;&quot;},{&quot;family&quot;:&quot;Blagodatskaya&quot;,&quot;given&quot;:&quot;Evgenia&quot;,&quot;parse-names&quot;:false,&quot;dropping-particle&quot;:&quot;&quot;,&quot;non-dropping-particle&quot;:&quot;&quot;},{&quot;family&quot;:&quot;Zou&quot;,&quot;given&quot;:&quot;Xiaoming&quot;,&quot;parse-names&quot;:false,&quot;dropping-particle&quot;:&quot;&quot;,&quot;non-dropping-particle&quot;:&quot;&quot;},{&quot;family&quot;:&quot;Xu&quot;,&quot;given&quot;:&quot;Xingliang&quot;,&quot;parse-names&quot;:false,&quot;dropping-particle&quot;:&quot;&quot;,&quot;non-dropping-particle&quot;:&quot;&quot;},{&quot;family&quot;:&quot;Kuzyakov&quot;,&quot;given&quot;:&quot;Yakov&quot;,&quot;parse-names&quot;:false,&quot;dropping-particle&quot;:&quot;&quot;,&quot;non-dropping-particle&quot;:&quot;&quot;}],&quot;container-title&quot;:&quot;Global Change Biology&quot;,&quot;container-title-short&quot;:&quot;Glob Chang Biol&quot;,&quot;accessed&quot;:{&quot;date-parts&quot;:[[2023,5,4]]},&quot;DOI&quot;:&quot;10.1111/GCB.12458&quot;,&quot;ISSN&quot;:&quot;1365-2486&quot;,&quot;PMID&quot;:&quot;24293210&quot;,&quot;URL&quot;:&quot;https://onlinelibrary.wiley.com/doi/full/10.1111/gcb.12458&quot;,&quot;issued&quot;:{&quot;date-parts&quot;:[[2014,6,1]]},&quot;page&quot;:&quot;1943-1954&quot;,&quot;abstract&quot;:&quot;Increase of belowground C allocation by plants under global warming or elevated CO2 may promote decomposition of soil organic carbon (SOC) by priming and strongly affects SOC dynamics. The specific effects by priming of SOC depend on the amount and frequency of C inputs. Most previous priming studies have investigated single C additions, but they are not very representative for litterfall and root exudation in many terrestrial ecosystems. We evaluated effects of 13C-labeled glucose added to soil in three temporal patterns: single, repeated, and continuous on dynamics of CO2 and priming of SOC decomposition over 6 months. Total and 13C labeled CO2 were monitored to analyze priming dynamics and net C balance between SOC loss caused by priming and the retention of added glucose-C. Cumulative priming ranged from 1.3 to 5.5 mg C g-1 SOC in the subtropical, and from -0.6 to 5.5 mg C g-1 SOC in the tropical soils. Single addition induced more priming than repeated and continuous inputs. Therefore, single additions of high substrate amounts may overestimate priming effects over the short term. The amount of added glucose C remaining in soil after 6 months (subtropical: 8.1-11.2 mg C g-1 SOC or 41-56% of added glucose; tropical: 8.7-15.0 mg C g-1 SOC or 43-75% of glucose) was substantially higher than the net C loss due to SOC decomposition including priming effect. This overcompensation of C losses was highest with continuous inputs and lowest with single inputs. Therefore, raised labile organic C input to soils by higher plant productivity will increase SOC content even though priming accelerates decomposition of native SOC. Consequently, higher continuous input of C belowground by plants under warming or elevated CO2 can increase C stocks in soil despite accelerated C cycling by priming in soils. © 2013 John Wiley &amp; Sons Ltd.&quot;,&quot;publisher&quot;:&quot;John Wiley &amp; Sons, Ltd&quot;,&quot;issue&quot;:&quot;6&quot;,&quot;volume&quot;:&quot;20&quot;},&quot;isTemporary&quot;:false}]},{&quot;citationID&quot;:&quot;MENDELEY_CITATION_117d9a42-b1b1-457f-86a4-022e3590c5e7&quot;,&quot;properties&quot;:{&quot;noteIndex&quot;:0},&quot;isEdited&quot;:false,&quot;manualOverride&quot;:{&quot;isManuallyOverridden&quot;:false,&quot;citeprocText&quot;:&quot;(Dictor et al., 1998; Ross, 1990)&quot;,&quot;manualOverrideText&quot;:&quot;&quot;},&quot;citationTag&quot;:&quot;MENDELEY_CITATION_v3_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&quot;,&quot;citationItems&quot;:[{&quot;id&quot;:&quot;1e6c302a-78c9-3f0b-a046-a4032d6712e0&quot;,&quot;itemData&quot;:{&quot;type&quot;:&quot;article-journal&quot;,&quot;id&quot;:&quot;1e6c302a-78c9-3f0b-a046-a4032d6712e0&quot;,&quot;title&quot;:&quot;Reassessement of the Kec coefficient of the fumigation–extraction method in a soil profile&quot;,&quot;author&quot;:[{&quot;family&quot;:&quot;Dictor&quot;,&quot;given&quot;:&quot;Marie Christine&quot;,&quot;parse-names&quot;:false,&quot;dropping-particle&quot;:&quot;&quot;,&quot;non-dropping-particle&quot;:&quot;&quot;},{&quot;family&quot;:&quot;Tessier&quot;,&quot;given&quot;:&quot;Laurent&quot;,&quot;parse-names&quot;:false,&quot;dropping-particle&quot;:&quot;&quot;,&quot;non-dropping-particle&quot;:&quot;&quot;},{&quot;family&quot;:&quot;Soulas&quot;,&quot;given&quot;:&quot;Guy&quot;,&quot;parse-names&quot;:false,&quot;dropping-particle&quot;:&quot;&quot;,&quot;non-dropping-particle&quot;:&quot;&quot;}],&quot;container-title&quot;:&quot;Soil Biology and Biochemistry&quot;,&quot;container-title-short&quot;:&quot;Soil Biol Biochem&quot;,&quot;accessed&quot;:{&quot;date-parts&quot;:[[2023,6,8]]},&quot;DOI&quot;:&quot;10.1016/S0038-0717(97)00111-9&quot;,&quot;ISSN&quot;:&quot;0038-0717&quot;,&quot;issued&quot;:{&quot;date-parts&quot;:[[1998,2,1]]},&quot;page&quot;:&quot;119-127&quot;,&quot;abstract&quot;:&quot;We investigated whether the chloroform fumigation extraction (CFE) method could be used to determine the microbial biomass in subsurface soils. The structure of microbial communities may vary over depth and the distribution of their cellular components may result in variations in the value of the calibration coefficient K(ec). To verify whether this is so, we adopted a procedure based on in situ labelling of the microbial biomass using 14C-labelled carbon substrates. This procedure was evaluated under different operating conditions, by changing the chemical type (glucose or acetate), and the amount and duration of contact with the tracer substrates. Experimental data support two main conclusions. First, realistic values of the K(ec) coefficient can be obtained for subsoil microflora as long as they are determined under nutrient conditions similar to those prevailing in the natural environment. Second, a relationship exists between the value of the K(ec) coefficient and the depth in the soil profile.&quot;,&quot;publisher&quot;:&quot;Pergamon&quot;,&quot;issue&quot;:&quot;2&quot;,&quot;volume&quot;:&quot;30&quot;},&quot;isTemporary&quot;:false},{&quot;id&quot;:&quot;9f3a6bf8-35a2-35f0-a4da-056f4519bf15&quot;,&quot;itemData&quot;:{&quot;type&quot;:&quot;article-journal&quot;,&quot;id&quot;:&quot;9f3a6bf8-35a2-35f0-a4da-056f4519bf15&quot;,&quot;title&quot;:&quot;Estimation of soil microbial c by a fumigation-extraction method: influence of seasons, soils and calibration with the fumigation-incubation procedure&quot;,&quot;author&quot;:[{&quot;family&quot;:&quot;Ross&quot;,&quot;given&quot;:&quot;D. J.&quot;,&quot;parse-names&quot;:false,&quot;dropping-particle&quot;:&quot;&quot;,&quot;non-dropping-particle&quot;:&quot;&quot;}],&quot;container-title&quot;:&quot;Soil Biology and Biochemistry&quot;,&quot;container-title-short&quot;:&quot;Soil Biol Biochem&quot;,&quot;accessed&quot;:{&quot;date-parts&quot;:[[2023,6,8]]},&quot;DOI&quot;:&quot;10.1016/0038-0717(90)90103-7&quot;,&quot;ISSN&quot;:&quot;00380717&quot;,&quot;issued&quot;:{&quot;date-parts&quot;:[[1990]]},&quot;page&quot;:&quot;295-300&quot;,&quot;abstract&quot;:&quot;Extractable-C in soils from perennial grasslands was measured by an extraction method using 0.5 m K2SO4. In fresh, unfumigated samples taken at different seasons, extractable-C contents were related positively to the field-moisture content of each soil. In contrast, values of extractable-C flush, viz. the difference between the amounts of C extracted from chloroform-fumigated and unfumigated soil, were generally highest in the driest, summer or autumn samples. Extractable-C flush was converted to microbial biomass C by calibration with the fumigation-incubation procedure, to obtain kEC factors. Various modifications of the incubation procedure were investigated, and had a marked effect on kEC values; the use of a small inoculum and fumigated control appeared the most satisfactory procedure for calculating microbial C, for fresh and pre-incubated samples. The mean kEC value of seven soils was then ca 0.33. with a SD of 0.07. The kEC values of individual soils varied with season of sampling, and were generally highest in autumn. Variations of kEC values amongst the different soils were. however, appreciably greater. Some limitations of the fumigation-extraction method and of the use of a common kEC-factor for different soils are discussed. Preliminary calibration of extractable-C flush values, for conversion to microbial biomass C content, is recommended for detailed studies of an individual soil. © 1990.&quot;,&quot;issue&quot;:&quot;3&quot;,&quot;volume&quot;:&quot;2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213</TotalTime>
  <Pages>20</Pages>
  <Words>7965</Words>
  <Characters>45401</Characters>
  <Application>Microsoft Office Word</Application>
  <DocSecurity>0</DocSecurity>
  <Lines>378</Lines>
  <Paragraphs>106</Paragraphs>
  <ScaleCrop>false</ScaleCrop>
  <Company>Copernicus Gesellschaft mbH</Company>
  <LinksUpToDate>false</LinksUpToDate>
  <CharactersWithSpaces>53260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Martin Rasmussen</dc:creator>
  <cp:keywords/>
  <cp:lastModifiedBy>Smart, Kyle</cp:lastModifiedBy>
  <cp:revision>530</cp:revision>
  <cp:lastPrinted>2016-02-01T10:21:00Z</cp:lastPrinted>
  <dcterms:created xsi:type="dcterms:W3CDTF">2024-01-17T19:36:00Z</dcterms:created>
  <dcterms:modified xsi:type="dcterms:W3CDTF">2024-02-13T16:20:00Z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http://www.zotero.org/styles/gsa-today</vt:lpwstr>
  </property>
  <property fmtid="{D5CDD505-2E9C-101B-9397-08002B2CF9AE}" pid="15" name="Mendeley Recent Style Name 6_1">
    <vt:lpwstr>GSA Today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